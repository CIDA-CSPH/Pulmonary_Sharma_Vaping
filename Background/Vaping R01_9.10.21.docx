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C973E5" w14:textId="5F743C49" w:rsidR="003B1D9C" w:rsidRDefault="00114D33" w:rsidP="003B1D9C">
      <w:pPr>
        <w:shd w:val="clear" w:color="auto" w:fill="FFFFFF"/>
        <w:spacing w:before="100" w:beforeAutospacing="1" w:after="100" w:afterAutospacing="1" w:line="240" w:lineRule="auto"/>
        <w:contextualSpacing/>
        <w:rPr>
          <w:rFonts w:ascii="Arial" w:hAnsi="Arial" w:cs="Arial"/>
        </w:rPr>
      </w:pPr>
      <w:r w:rsidRPr="001E1CE1">
        <w:rPr>
          <w:rFonts w:ascii="Arial" w:hAnsi="Arial" w:cs="Arial"/>
          <w:b/>
        </w:rPr>
        <w:t xml:space="preserve">Specific Aims: </w:t>
      </w:r>
      <w:r w:rsidR="00DD73ED" w:rsidRPr="001E1CE1">
        <w:rPr>
          <w:rFonts w:ascii="Arial" w:hAnsi="Arial" w:cs="Arial"/>
        </w:rPr>
        <w:t xml:space="preserve">Adolescent </w:t>
      </w:r>
      <w:proofErr w:type="spellStart"/>
      <w:r w:rsidR="00DD73ED" w:rsidRPr="001E1CE1">
        <w:rPr>
          <w:rFonts w:ascii="Arial" w:hAnsi="Arial" w:cs="Arial"/>
        </w:rPr>
        <w:t>vaping</w:t>
      </w:r>
      <w:proofErr w:type="spellEnd"/>
      <w:r w:rsidRPr="001E1CE1">
        <w:rPr>
          <w:rFonts w:ascii="Arial" w:hAnsi="Arial" w:cs="Arial"/>
        </w:rPr>
        <w:t xml:space="preserve"> has increased dramatically since 2011(1,2). In 2020, approximately 19.6% (3 million) of </w:t>
      </w:r>
      <w:r w:rsidR="006D793C" w:rsidRPr="001E1CE1">
        <w:rPr>
          <w:rFonts w:ascii="Arial" w:hAnsi="Arial" w:cs="Arial"/>
        </w:rPr>
        <w:t xml:space="preserve">U.S. </w:t>
      </w:r>
      <w:r w:rsidRPr="001E1CE1">
        <w:rPr>
          <w:rFonts w:ascii="Arial" w:hAnsi="Arial" w:cs="Arial"/>
        </w:rPr>
        <w:t>high school students reported e-cigarette (e-cig)</w:t>
      </w:r>
      <w:r w:rsidR="007622E9" w:rsidRPr="001E1CE1">
        <w:rPr>
          <w:rFonts w:ascii="Arial" w:hAnsi="Arial" w:cs="Arial"/>
        </w:rPr>
        <w:t xml:space="preserve"> </w:t>
      </w:r>
      <w:proofErr w:type="gramStart"/>
      <w:r w:rsidR="007622E9" w:rsidRPr="001E1CE1">
        <w:rPr>
          <w:rFonts w:ascii="Arial" w:hAnsi="Arial" w:cs="Arial"/>
        </w:rPr>
        <w:t>use</w:t>
      </w:r>
      <w:r w:rsidRPr="001E1CE1">
        <w:rPr>
          <w:rFonts w:ascii="Arial" w:hAnsi="Arial" w:cs="Arial"/>
        </w:rPr>
        <w:t>(</w:t>
      </w:r>
      <w:proofErr w:type="gramEnd"/>
      <w:r w:rsidRPr="001E1CE1">
        <w:rPr>
          <w:rFonts w:ascii="Arial" w:hAnsi="Arial" w:cs="Arial"/>
        </w:rPr>
        <w:t>3)</w:t>
      </w:r>
      <w:r w:rsidR="007622E9" w:rsidRPr="001E1CE1">
        <w:rPr>
          <w:rFonts w:ascii="Arial" w:hAnsi="Arial" w:cs="Arial"/>
        </w:rPr>
        <w:t>.</w:t>
      </w:r>
      <w:r w:rsidRPr="001E1CE1">
        <w:rPr>
          <w:rFonts w:ascii="Arial" w:hAnsi="Arial" w:cs="Arial"/>
        </w:rPr>
        <w:t xml:space="preserve"> </w:t>
      </w:r>
      <w:r w:rsidR="007622E9" w:rsidRPr="001E1CE1">
        <w:rPr>
          <w:rFonts w:ascii="Arial" w:hAnsi="Arial" w:cs="Arial"/>
        </w:rPr>
        <w:t xml:space="preserve">Colorado has one of the highest </w:t>
      </w:r>
      <w:proofErr w:type="spellStart"/>
      <w:r w:rsidR="007622E9" w:rsidRPr="001E1CE1">
        <w:rPr>
          <w:rFonts w:ascii="Arial" w:hAnsi="Arial" w:cs="Arial"/>
        </w:rPr>
        <w:t>vaping</w:t>
      </w:r>
      <w:proofErr w:type="spellEnd"/>
      <w:r w:rsidR="007622E9" w:rsidRPr="001E1CE1">
        <w:rPr>
          <w:rFonts w:ascii="Arial" w:hAnsi="Arial" w:cs="Arial"/>
        </w:rPr>
        <w:t xml:space="preserve"> rates amongst adolescents in the U</w:t>
      </w:r>
      <w:r w:rsidR="00CE35C8" w:rsidRPr="001E1CE1">
        <w:rPr>
          <w:rFonts w:ascii="Arial" w:hAnsi="Arial" w:cs="Arial"/>
        </w:rPr>
        <w:t>.S</w:t>
      </w:r>
      <w:proofErr w:type="gramStart"/>
      <w:r w:rsidR="00CE35C8" w:rsidRPr="001E1CE1">
        <w:rPr>
          <w:rFonts w:ascii="Arial" w:hAnsi="Arial" w:cs="Arial"/>
        </w:rPr>
        <w:t>.</w:t>
      </w:r>
      <w:r w:rsidR="007622E9" w:rsidRPr="001E1CE1">
        <w:rPr>
          <w:rFonts w:ascii="Arial" w:hAnsi="Arial" w:cs="Arial"/>
        </w:rPr>
        <w:t>(</w:t>
      </w:r>
      <w:proofErr w:type="gramEnd"/>
      <w:r w:rsidR="00A62556" w:rsidRPr="001E1CE1">
        <w:rPr>
          <w:rFonts w:ascii="Arial" w:eastAsia="Times New Roman" w:hAnsi="Arial" w:cs="Arial"/>
          <w:color w:val="212121"/>
        </w:rPr>
        <w:t>30699300</w:t>
      </w:r>
      <w:r w:rsidR="007622E9" w:rsidRPr="001E1CE1">
        <w:rPr>
          <w:rFonts w:ascii="Arial" w:hAnsi="Arial" w:cs="Arial"/>
        </w:rPr>
        <w:t xml:space="preserve">). </w:t>
      </w:r>
      <w:r w:rsidRPr="001E1CE1">
        <w:rPr>
          <w:rFonts w:ascii="Arial" w:hAnsi="Arial" w:cs="Arial"/>
        </w:rPr>
        <w:t>Hispanic/</w:t>
      </w:r>
      <w:proofErr w:type="spellStart"/>
      <w:r w:rsidRPr="001E1CE1">
        <w:rPr>
          <w:rFonts w:ascii="Arial" w:hAnsi="Arial" w:cs="Arial"/>
        </w:rPr>
        <w:t>Latin</w:t>
      </w:r>
      <w:r w:rsidR="004B2839" w:rsidRPr="001E1CE1">
        <w:rPr>
          <w:rFonts w:ascii="Arial" w:hAnsi="Arial" w:cs="Arial"/>
        </w:rPr>
        <w:t>x</w:t>
      </w:r>
      <w:proofErr w:type="spellEnd"/>
      <w:r w:rsidRPr="001E1CE1">
        <w:rPr>
          <w:rFonts w:ascii="Arial" w:hAnsi="Arial" w:cs="Arial"/>
        </w:rPr>
        <w:t xml:space="preserve"> youth have disproportionately higher </w:t>
      </w:r>
      <w:proofErr w:type="spellStart"/>
      <w:r w:rsidRPr="001E1CE1">
        <w:rPr>
          <w:rFonts w:ascii="Arial" w:hAnsi="Arial" w:cs="Arial"/>
        </w:rPr>
        <w:t>vaping</w:t>
      </w:r>
      <w:proofErr w:type="spellEnd"/>
      <w:r w:rsidRPr="001E1CE1">
        <w:rPr>
          <w:rFonts w:ascii="Arial" w:hAnsi="Arial" w:cs="Arial"/>
        </w:rPr>
        <w:t xml:space="preserve"> rates</w:t>
      </w:r>
      <w:r w:rsidR="007622E9" w:rsidRPr="001E1CE1">
        <w:rPr>
          <w:rFonts w:ascii="Arial" w:hAnsi="Arial" w:cs="Arial"/>
        </w:rPr>
        <w:t xml:space="preserve"> than their non-Hispanic white counterparts</w:t>
      </w:r>
      <w:r w:rsidRPr="001E1CE1">
        <w:rPr>
          <w:rFonts w:ascii="Arial" w:hAnsi="Arial" w:cs="Arial"/>
        </w:rPr>
        <w:fldChar w:fldCharType="begin"/>
      </w:r>
      <w:r w:rsidRPr="001E1CE1">
        <w:rPr>
          <w:rFonts w:ascii="Arial" w:hAnsi="Arial" w:cs="Arial"/>
        </w:rPr>
        <w:instrText xml:space="preserve"> ADDIN EN.CITE &lt;EndNote&gt;&lt;Cite&gt;&lt;Author&gt;Hammig&lt;/Author&gt;&lt;Year&gt;2017&lt;/Year&gt;&lt;RecNum&gt;5&lt;/RecNum&gt;&lt;DisplayText&gt;(3)&lt;/DisplayText&gt;&lt;record&gt;&lt;rec-number&gt;5&lt;/rec-number&gt;&lt;foreign-keys&gt;&lt;key app="EN" db-id="2rast9s9pdsdtnevd9mx2wdnpptppstxsds2" timestamp="1570546747"&gt;5&lt;/key&gt;&lt;/foreign-keys&gt;&lt;ref-type name="Journal Article"&gt;17&lt;/ref-type&gt;&lt;contributors&gt;&lt;authors&gt;&lt;author&gt;Hammig, B.&lt;/author&gt;&lt;author&gt;Daniel-Dobbs, P.&lt;/author&gt;&lt;author&gt;Blunt-Vinti, H.&lt;/author&gt;&lt;/authors&gt;&lt;/contributors&gt;&lt;auth-address&gt;a Community Health Promotion , University of Arkansas , Fayetteville , AR , USA.&lt;/auth-address&gt;&lt;titles&gt;&lt;title&gt;Electronic cigarette initiation among minority youth in the United States&lt;/title&gt;&lt;secondary-title&gt;Am J Drug Alcohol Abuse&lt;/secondary-title&gt;&lt;/titles&gt;&lt;periodical&gt;&lt;full-title&gt;Am J Drug Alcohol Abuse&lt;/full-title&gt;&lt;/periodical&gt;&lt;pages&gt;306-310&lt;/pages&gt;&lt;volume&gt;43&lt;/volume&gt;&lt;number&gt;3&lt;/number&gt;&lt;keywords&gt;&lt;keyword&gt;Adolescent&lt;/keyword&gt;&lt;keyword&gt;Advertising as Topic/statistics &amp;amp; numerical data&lt;/keyword&gt;&lt;keyword&gt;Child&lt;/keyword&gt;&lt;keyword&gt;Electronic Nicotine Delivery Systems/*statistics &amp;amp; numerical data&lt;/keyword&gt;&lt;keyword&gt;Female&lt;/keyword&gt;&lt;keyword&gt;Health Surveys&lt;/keyword&gt;&lt;keyword&gt;Hispanic Americans/statistics &amp;amp; numerical data&lt;/keyword&gt;&lt;keyword&gt;Humans&lt;/keyword&gt;&lt;keyword&gt;Logistic Models&lt;/keyword&gt;&lt;keyword&gt;Male&lt;/keyword&gt;&lt;keyword&gt;Minority Groups/*statistics &amp;amp; numerical data&lt;/keyword&gt;&lt;keyword&gt;Schools&lt;/keyword&gt;&lt;keyword&gt;Students/*statistics &amp;amp; numerical data&lt;/keyword&gt;&lt;keyword&gt;United States&lt;/keyword&gt;&lt;keyword&gt;Vaping/psychology/*statistics &amp;amp; numerical data&lt;/keyword&gt;&lt;keyword&gt;*Electronic cigarettes&lt;/keyword&gt;&lt;keyword&gt;*minority&lt;/keyword&gt;&lt;keyword&gt;*nicotine&lt;/keyword&gt;&lt;keyword&gt;*youth&lt;/keyword&gt;&lt;/keywords&gt;&lt;dates&gt;&lt;year&gt;2017&lt;/year&gt;&lt;pub-dates&gt;&lt;date&gt;May&lt;/date&gt;&lt;/pub-dates&gt;&lt;/dates&gt;&lt;isbn&gt;1097-9891 (Electronic)&amp;#xD;0095-2990 (Linking)&lt;/isbn&gt;&lt;accession-num&gt;27494770&lt;/accession-num&gt;&lt;urls&gt;&lt;related-urls&gt;&lt;url&gt;https://www.ncbi.nlm.nih.gov/pubmed/27494770&lt;/url&gt;&lt;/related-urls&gt;&lt;/urls&gt;&lt;electronic-resource-num&gt;10.1080/00952990.2016.1203926&lt;/electronic-resource-num&gt;&lt;/record&gt;&lt;/Cite&gt;&lt;/EndNote&gt;</w:instrText>
      </w:r>
      <w:r w:rsidRPr="001E1CE1">
        <w:rPr>
          <w:rFonts w:ascii="Arial" w:hAnsi="Arial" w:cs="Arial"/>
        </w:rPr>
        <w:fldChar w:fldCharType="separate"/>
      </w:r>
      <w:r w:rsidRPr="001E1CE1">
        <w:rPr>
          <w:rFonts w:ascii="Arial" w:hAnsi="Arial" w:cs="Arial"/>
          <w:noProof/>
        </w:rPr>
        <w:t>(3)</w:t>
      </w:r>
      <w:r w:rsidRPr="001E1CE1">
        <w:rPr>
          <w:rFonts w:ascii="Arial" w:hAnsi="Arial" w:cs="Arial"/>
        </w:rPr>
        <w:fldChar w:fldCharType="end"/>
      </w:r>
      <w:r w:rsidRPr="001E1CE1">
        <w:rPr>
          <w:rFonts w:ascii="Arial" w:hAnsi="Arial" w:cs="Arial"/>
        </w:rPr>
        <w:t>. In Colorado 48.</w:t>
      </w:r>
      <w:r w:rsidR="008252EF" w:rsidRPr="001E1CE1">
        <w:rPr>
          <w:rFonts w:ascii="Arial" w:hAnsi="Arial" w:cs="Arial"/>
        </w:rPr>
        <w:t>4</w:t>
      </w:r>
      <w:r w:rsidRPr="001E1CE1">
        <w:rPr>
          <w:rFonts w:ascii="Arial" w:hAnsi="Arial" w:cs="Arial"/>
        </w:rPr>
        <w:t xml:space="preserve">% of </w:t>
      </w:r>
      <w:proofErr w:type="spellStart"/>
      <w:r w:rsidRPr="001E1CE1">
        <w:rPr>
          <w:rFonts w:ascii="Arial" w:hAnsi="Arial" w:cs="Arial"/>
        </w:rPr>
        <w:t>Latin</w:t>
      </w:r>
      <w:r w:rsidR="004B2839" w:rsidRPr="001E1CE1">
        <w:rPr>
          <w:rFonts w:ascii="Arial" w:hAnsi="Arial" w:cs="Arial"/>
        </w:rPr>
        <w:t>x</w:t>
      </w:r>
      <w:proofErr w:type="spellEnd"/>
      <w:r w:rsidRPr="001E1CE1">
        <w:rPr>
          <w:rFonts w:ascii="Arial" w:hAnsi="Arial" w:cs="Arial"/>
        </w:rPr>
        <w:t xml:space="preserve"> high school youth reported having ever </w:t>
      </w:r>
      <w:proofErr w:type="spellStart"/>
      <w:r w:rsidRPr="001E1CE1">
        <w:rPr>
          <w:rFonts w:ascii="Arial" w:hAnsi="Arial" w:cs="Arial"/>
        </w:rPr>
        <w:t>vaped</w:t>
      </w:r>
      <w:proofErr w:type="spellEnd"/>
      <w:r w:rsidR="005937B3" w:rsidRPr="001E1CE1">
        <w:rPr>
          <w:rFonts w:ascii="Arial" w:hAnsi="Arial" w:cs="Arial"/>
        </w:rPr>
        <w:t>, and in counties like Pueblo, as much as 60%</w:t>
      </w:r>
      <w:r w:rsidRPr="001E1CE1">
        <w:rPr>
          <w:rFonts w:ascii="Arial" w:hAnsi="Arial" w:cs="Arial"/>
        </w:rPr>
        <w:t xml:space="preserve">. </w:t>
      </w:r>
      <w:r w:rsidR="006D793C" w:rsidRPr="001E1CE1">
        <w:rPr>
          <w:rFonts w:ascii="Arial" w:hAnsi="Arial" w:cs="Arial"/>
        </w:rPr>
        <w:t>W</w:t>
      </w:r>
      <w:r w:rsidR="000A7F18" w:rsidRPr="001E1CE1">
        <w:rPr>
          <w:rFonts w:ascii="Arial" w:hAnsi="Arial" w:cs="Arial"/>
        </w:rPr>
        <w:t>e show</w:t>
      </w:r>
      <w:r w:rsidR="007622E9" w:rsidRPr="001E1CE1">
        <w:rPr>
          <w:rFonts w:ascii="Arial" w:hAnsi="Arial" w:cs="Arial"/>
        </w:rPr>
        <w:t xml:space="preserve"> that the perception of harm from </w:t>
      </w:r>
      <w:proofErr w:type="spellStart"/>
      <w:r w:rsidR="007622E9" w:rsidRPr="001E1CE1">
        <w:rPr>
          <w:rFonts w:ascii="Arial" w:hAnsi="Arial" w:cs="Arial"/>
        </w:rPr>
        <w:t>vaping</w:t>
      </w:r>
      <w:proofErr w:type="spellEnd"/>
      <w:r w:rsidR="007622E9" w:rsidRPr="001E1CE1">
        <w:rPr>
          <w:rFonts w:ascii="Arial" w:hAnsi="Arial" w:cs="Arial"/>
        </w:rPr>
        <w:t xml:space="preserve"> products is significantly lower in </w:t>
      </w:r>
      <w:proofErr w:type="spellStart"/>
      <w:r w:rsidR="007622E9" w:rsidRPr="001E1CE1">
        <w:rPr>
          <w:rFonts w:ascii="Arial" w:hAnsi="Arial" w:cs="Arial"/>
        </w:rPr>
        <w:t>Latinx</w:t>
      </w:r>
      <w:proofErr w:type="spellEnd"/>
      <w:r w:rsidR="007622E9" w:rsidRPr="001E1CE1">
        <w:rPr>
          <w:rFonts w:ascii="Arial" w:hAnsi="Arial" w:cs="Arial"/>
        </w:rPr>
        <w:t xml:space="preserve"> adolescents compared to their non-Hispanic white counterparts and may partially explain this developing health disparity. </w:t>
      </w:r>
      <w:r w:rsidRPr="001E1CE1">
        <w:rPr>
          <w:rFonts w:ascii="Arial" w:hAnsi="Arial" w:cs="Arial"/>
        </w:rPr>
        <w:t xml:space="preserve">Research regarding behavioral aspects of </w:t>
      </w:r>
      <w:proofErr w:type="spellStart"/>
      <w:r w:rsidRPr="001E1CE1">
        <w:rPr>
          <w:rFonts w:ascii="Arial" w:hAnsi="Arial" w:cs="Arial"/>
        </w:rPr>
        <w:t>vape</w:t>
      </w:r>
      <w:proofErr w:type="spellEnd"/>
      <w:r w:rsidRPr="001E1CE1">
        <w:rPr>
          <w:rFonts w:ascii="Arial" w:hAnsi="Arial" w:cs="Arial"/>
        </w:rPr>
        <w:t xml:space="preserve"> initiation amongst adolescents</w:t>
      </w:r>
      <w:r w:rsidR="007622E9" w:rsidRPr="001E1CE1">
        <w:rPr>
          <w:rFonts w:ascii="Arial" w:hAnsi="Arial" w:cs="Arial"/>
        </w:rPr>
        <w:t xml:space="preserve">, barriers to quitting, </w:t>
      </w:r>
      <w:proofErr w:type="spellStart"/>
      <w:r w:rsidRPr="001E1CE1">
        <w:rPr>
          <w:rFonts w:ascii="Arial" w:hAnsi="Arial" w:cs="Arial"/>
        </w:rPr>
        <w:t>vaping</w:t>
      </w:r>
      <w:proofErr w:type="spellEnd"/>
      <w:r w:rsidRPr="001E1CE1">
        <w:rPr>
          <w:rFonts w:ascii="Arial" w:hAnsi="Arial" w:cs="Arial"/>
        </w:rPr>
        <w:t xml:space="preserve"> prevention and </w:t>
      </w:r>
      <w:r w:rsidR="007622E9" w:rsidRPr="001E1CE1">
        <w:rPr>
          <w:rFonts w:ascii="Arial" w:hAnsi="Arial" w:cs="Arial"/>
        </w:rPr>
        <w:t xml:space="preserve">targeted adolescent </w:t>
      </w:r>
      <w:r w:rsidRPr="001E1CE1">
        <w:rPr>
          <w:rFonts w:ascii="Arial" w:hAnsi="Arial" w:cs="Arial"/>
        </w:rPr>
        <w:t xml:space="preserve">cessation </w:t>
      </w:r>
      <w:r w:rsidR="007622E9" w:rsidRPr="001E1CE1">
        <w:rPr>
          <w:rFonts w:ascii="Arial" w:hAnsi="Arial" w:cs="Arial"/>
        </w:rPr>
        <w:t>programs,</w:t>
      </w:r>
      <w:r w:rsidRPr="001E1CE1">
        <w:rPr>
          <w:rFonts w:ascii="Arial" w:hAnsi="Arial" w:cs="Arial"/>
        </w:rPr>
        <w:t xml:space="preserve"> currently unexplored, are urgently needed. </w:t>
      </w:r>
      <w:r w:rsidR="006D793C" w:rsidRPr="001E1CE1">
        <w:rPr>
          <w:rFonts w:ascii="Arial" w:hAnsi="Arial" w:cs="Arial"/>
        </w:rPr>
        <w:t>E</w:t>
      </w:r>
      <w:r w:rsidRPr="001E1CE1">
        <w:rPr>
          <w:rFonts w:ascii="Arial" w:hAnsi="Arial" w:cs="Arial"/>
        </w:rPr>
        <w:t>xposure to e-cigs in healthy adults</w:t>
      </w:r>
      <w:r w:rsidR="00DD73ED" w:rsidRPr="001E1CE1">
        <w:rPr>
          <w:rFonts w:ascii="Arial" w:hAnsi="Arial" w:cs="Arial"/>
        </w:rPr>
        <w:t xml:space="preserve"> is associated with increased respiratory symptoms and</w:t>
      </w:r>
      <w:r w:rsidRPr="001E1CE1">
        <w:rPr>
          <w:rFonts w:ascii="Arial" w:hAnsi="Arial" w:cs="Arial"/>
        </w:rPr>
        <w:t xml:space="preserve"> has been shown to </w:t>
      </w:r>
      <w:r w:rsidR="0006460A">
        <w:rPr>
          <w:rFonts w:ascii="Arial" w:hAnsi="Arial" w:cs="Arial"/>
        </w:rPr>
        <w:t xml:space="preserve">acutely </w:t>
      </w:r>
      <w:r w:rsidRPr="001E1CE1">
        <w:rPr>
          <w:rFonts w:ascii="Arial" w:hAnsi="Arial" w:cs="Arial"/>
        </w:rPr>
        <w:t>increase airway resistance</w:t>
      </w:r>
      <w:r w:rsidRPr="001E1CE1">
        <w:rPr>
          <w:rFonts w:ascii="Arial" w:hAnsi="Arial" w:cs="Arial"/>
        </w:rPr>
        <w:fldChar w:fldCharType="begin"/>
      </w:r>
      <w:r w:rsidRPr="001E1CE1">
        <w:rPr>
          <w:rFonts w:ascii="Arial" w:hAnsi="Arial" w:cs="Arial"/>
        </w:rPr>
        <w:instrText xml:space="preserve"> ADDIN EN.CITE &lt;EndNote&gt;&lt;Cite&gt;&lt;Author&gt;Chun&lt;/Author&gt;&lt;Year&gt;2017&lt;/Year&gt;&lt;RecNum&gt;10&lt;/RecNum&gt;&lt;DisplayText&gt;(4)&lt;/DisplayText&gt;&lt;record&gt;&lt;rec-number&gt;10&lt;/rec-number&gt;&lt;foreign-keys&gt;&lt;key app="EN" db-id="2rast9s9pdsdtnevd9mx2wdnpptppstxsds2" timestamp="1570547770"&gt;10&lt;/key&gt;&lt;/foreign-keys&gt;&lt;ref-type name="Journal Article"&gt;17&lt;/ref-type&gt;&lt;contributors&gt;&lt;authors&gt;&lt;author&gt;Chun, L. F.&lt;/author&gt;&lt;author&gt;Moazed, F.&lt;/author&gt;&lt;author&gt;Calfee, C. S.&lt;/author&gt;&lt;author&gt;Matthay, M. A.&lt;/author&gt;&lt;author&gt;Gotts, J. E.&lt;/author&gt;&lt;/authors&gt;&lt;/contributors&gt;&lt;auth-address&gt;Departments of Medicine and Anesthesia, Cardiovascular Research Institute, University of California, San Francisco, California.&amp;#xD;Departments of Medicine and Anesthesia, Cardiovascular Research Institute, University of California, San Francisco, California michael.matthay@ucsf.edu.&lt;/auth-address&gt;&lt;titles&gt;&lt;title&gt;Pulmonary toxicity of e-cigarettes&lt;/title&gt;&lt;secondary-title&gt;Am J Physiol Lung Cell Mol Physiol&lt;/secondary-title&gt;&lt;/titles&gt;&lt;periodical&gt;&lt;full-title&gt;Am J Physiol Lung Cell Mol Physiol&lt;/full-title&gt;&lt;/periodical&gt;&lt;pages&gt;L193-L206&lt;/pages&gt;&lt;volume&gt;313&lt;/volume&gt;&lt;number&gt;2&lt;/number&gt;&lt;keywords&gt;&lt;keyword&gt;Animals&lt;/keyword&gt;&lt;keyword&gt;Electronic Nicotine Delivery Systems/*adverse effects&lt;/keyword&gt;&lt;keyword&gt;Humans&lt;/keyword&gt;&lt;keyword&gt;Lung Injury/*chemically induced&lt;/keyword&gt;&lt;keyword&gt;Nicotine/adverse effects&lt;/keyword&gt;&lt;keyword&gt;Smoking/adverse effects&lt;/keyword&gt;&lt;keyword&gt;Tobacco/adverse effects&lt;/keyword&gt;&lt;keyword&gt;*alveolar epithelium&lt;/keyword&gt;&lt;keyword&gt;*bronchial epithelium&lt;/keyword&gt;&lt;keyword&gt;*electronic cigarette&lt;/keyword&gt;&lt;keyword&gt;*lung&lt;/keyword&gt;&lt;keyword&gt;*smoking&lt;/keyword&gt;&lt;keyword&gt;*toxicity&lt;/keyword&gt;&lt;/keywords&gt;&lt;dates&gt;&lt;year&gt;2017&lt;/year&gt;&lt;pub-dates&gt;&lt;date&gt;Aug 1&lt;/date&gt;&lt;/pub-dates&gt;&lt;/dates&gt;&lt;isbn&gt;1522-1504 (Electronic)&amp;#xD;1040-0605 (Linking)&lt;/isbn&gt;&lt;accession-num&gt;28522559&lt;/accession-num&gt;&lt;urls&gt;&lt;related-urls&gt;&lt;url&gt;https://www.ncbi.nlm.nih.gov/pubmed/28522559&lt;/url&gt;&lt;/related-urls&gt;&lt;/urls&gt;&lt;custom2&gt;PMC5582932&lt;/custom2&gt;&lt;electronic-resource-num&gt;10.1152/ajplung.00071.2017&lt;/electronic-resource-num&gt;&lt;/record&gt;&lt;/Cite&gt;&lt;/EndNote&gt;</w:instrText>
      </w:r>
      <w:r w:rsidRPr="001E1CE1">
        <w:rPr>
          <w:rFonts w:ascii="Arial" w:hAnsi="Arial" w:cs="Arial"/>
        </w:rPr>
        <w:fldChar w:fldCharType="separate"/>
      </w:r>
      <w:r w:rsidRPr="001E1CE1">
        <w:rPr>
          <w:rFonts w:ascii="Arial" w:hAnsi="Arial" w:cs="Arial"/>
          <w:noProof/>
        </w:rPr>
        <w:t>(4)</w:t>
      </w:r>
      <w:r w:rsidRPr="001E1CE1">
        <w:rPr>
          <w:rFonts w:ascii="Arial" w:hAnsi="Arial" w:cs="Arial"/>
        </w:rPr>
        <w:fldChar w:fldCharType="end"/>
      </w:r>
      <w:r w:rsidR="00321961" w:rsidRPr="001E1CE1">
        <w:rPr>
          <w:rFonts w:ascii="Arial" w:hAnsi="Arial" w:cs="Arial"/>
        </w:rPr>
        <w:t xml:space="preserve">. </w:t>
      </w:r>
      <w:r w:rsidR="00540F23" w:rsidRPr="001E1CE1">
        <w:rPr>
          <w:rFonts w:ascii="Arial" w:hAnsi="Arial" w:cs="Arial"/>
        </w:rPr>
        <w:t xml:space="preserve">However, </w:t>
      </w:r>
      <w:r w:rsidR="00321961" w:rsidRPr="001E1CE1">
        <w:rPr>
          <w:rFonts w:ascii="Arial" w:hAnsi="Arial" w:cs="Arial"/>
        </w:rPr>
        <w:t>studies investigating the i</w:t>
      </w:r>
      <w:r w:rsidR="00540F23" w:rsidRPr="001E1CE1">
        <w:rPr>
          <w:rFonts w:ascii="Arial" w:hAnsi="Arial" w:cs="Arial"/>
        </w:rPr>
        <w:t xml:space="preserve">mpact of habitual </w:t>
      </w:r>
      <w:proofErr w:type="spellStart"/>
      <w:r w:rsidR="00540F23" w:rsidRPr="001E1CE1">
        <w:rPr>
          <w:rFonts w:ascii="Arial" w:hAnsi="Arial" w:cs="Arial"/>
        </w:rPr>
        <w:t>vape</w:t>
      </w:r>
      <w:proofErr w:type="spellEnd"/>
      <w:r w:rsidR="00540F23" w:rsidRPr="001E1CE1">
        <w:rPr>
          <w:rFonts w:ascii="Arial" w:hAnsi="Arial" w:cs="Arial"/>
        </w:rPr>
        <w:t xml:space="preserve"> exposure on </w:t>
      </w:r>
      <w:r w:rsidR="00321961" w:rsidRPr="001E1CE1">
        <w:rPr>
          <w:rFonts w:ascii="Arial" w:hAnsi="Arial" w:cs="Arial"/>
        </w:rPr>
        <w:t xml:space="preserve">lung biology and </w:t>
      </w:r>
      <w:r w:rsidR="00540F23" w:rsidRPr="001E1CE1">
        <w:rPr>
          <w:rFonts w:ascii="Arial" w:hAnsi="Arial" w:cs="Arial"/>
        </w:rPr>
        <w:t>adolescent lung health</w:t>
      </w:r>
      <w:r w:rsidR="00321961" w:rsidRPr="001E1CE1">
        <w:rPr>
          <w:rFonts w:ascii="Arial" w:hAnsi="Arial" w:cs="Arial"/>
        </w:rPr>
        <w:t xml:space="preserve"> are lacking, thus, remains a critical knowledge gap in the field. </w:t>
      </w:r>
      <w:r w:rsidR="000E64BA" w:rsidRPr="001E1CE1">
        <w:rPr>
          <w:rFonts w:ascii="Arial" w:hAnsi="Arial" w:cs="Arial"/>
        </w:rPr>
        <w:t xml:space="preserve">Our preliminary data demonstrate that habitual </w:t>
      </w:r>
      <w:proofErr w:type="spellStart"/>
      <w:r w:rsidR="000A7F18" w:rsidRPr="001E1CE1">
        <w:rPr>
          <w:rFonts w:ascii="Arial" w:hAnsi="Arial" w:cs="Arial"/>
        </w:rPr>
        <w:t>vap</w:t>
      </w:r>
      <w:r w:rsidR="003C0CE1">
        <w:rPr>
          <w:rFonts w:ascii="Arial" w:hAnsi="Arial" w:cs="Arial"/>
        </w:rPr>
        <w:t>ing</w:t>
      </w:r>
      <w:proofErr w:type="spellEnd"/>
      <w:r w:rsidR="000A7F18" w:rsidRPr="001E1CE1">
        <w:rPr>
          <w:rFonts w:ascii="Arial" w:hAnsi="Arial" w:cs="Arial"/>
        </w:rPr>
        <w:t xml:space="preserve"> results in </w:t>
      </w:r>
      <w:r w:rsidR="00716164" w:rsidRPr="001E1CE1">
        <w:rPr>
          <w:rFonts w:ascii="Arial" w:hAnsi="Arial" w:cs="Arial"/>
        </w:rPr>
        <w:t>increased airway resistance</w:t>
      </w:r>
      <w:r w:rsidR="000A7F18" w:rsidRPr="001E1CE1">
        <w:rPr>
          <w:rFonts w:ascii="Arial" w:hAnsi="Arial" w:cs="Arial"/>
        </w:rPr>
        <w:t xml:space="preserve">, inflammation, and </w:t>
      </w:r>
      <w:proofErr w:type="spellStart"/>
      <w:r w:rsidR="000A7F18" w:rsidRPr="001E1CE1">
        <w:rPr>
          <w:rFonts w:ascii="Arial" w:hAnsi="Arial" w:cs="Arial"/>
        </w:rPr>
        <w:t>ciliary</w:t>
      </w:r>
      <w:proofErr w:type="spellEnd"/>
      <w:r w:rsidR="000A7F18" w:rsidRPr="001E1CE1">
        <w:rPr>
          <w:rFonts w:ascii="Arial" w:hAnsi="Arial" w:cs="Arial"/>
        </w:rPr>
        <w:t xml:space="preserve"> dysfunction even in early adolescence</w:t>
      </w:r>
      <w:r w:rsidR="003C0CE1">
        <w:rPr>
          <w:rFonts w:ascii="Arial" w:hAnsi="Arial" w:cs="Arial"/>
        </w:rPr>
        <w:t xml:space="preserve">. </w:t>
      </w:r>
      <w:r w:rsidR="000A7F18" w:rsidRPr="001E1CE1">
        <w:rPr>
          <w:rFonts w:ascii="Arial" w:hAnsi="Arial" w:cs="Arial"/>
        </w:rPr>
        <w:t xml:space="preserve">Based on these observations, </w:t>
      </w:r>
      <w:r w:rsidR="000A7F18" w:rsidRPr="001E1CE1">
        <w:rPr>
          <w:rFonts w:ascii="Arial" w:hAnsi="Arial" w:cs="Arial"/>
          <w:b/>
        </w:rPr>
        <w:t>w</w:t>
      </w:r>
      <w:r w:rsidRPr="001E1CE1">
        <w:rPr>
          <w:rFonts w:ascii="Arial" w:hAnsi="Arial" w:cs="Arial"/>
          <w:b/>
        </w:rPr>
        <w:t xml:space="preserve">e hypothesize that </w:t>
      </w:r>
      <w:r w:rsidR="00D23638" w:rsidRPr="001E1CE1">
        <w:rPr>
          <w:rFonts w:ascii="Arial" w:hAnsi="Arial" w:cs="Arial"/>
          <w:b/>
        </w:rPr>
        <w:t xml:space="preserve">a) habitual </w:t>
      </w:r>
      <w:proofErr w:type="spellStart"/>
      <w:r w:rsidR="00DD73ED" w:rsidRPr="001E1CE1">
        <w:rPr>
          <w:rFonts w:ascii="Arial" w:hAnsi="Arial" w:cs="Arial"/>
          <w:b/>
        </w:rPr>
        <w:t>vaping</w:t>
      </w:r>
      <w:proofErr w:type="spellEnd"/>
      <w:r w:rsidRPr="001E1CE1">
        <w:rPr>
          <w:rFonts w:ascii="Arial" w:hAnsi="Arial" w:cs="Arial"/>
          <w:b/>
        </w:rPr>
        <w:t xml:space="preserve"> result</w:t>
      </w:r>
      <w:r w:rsidR="00321961" w:rsidRPr="001E1CE1">
        <w:rPr>
          <w:rFonts w:ascii="Arial" w:hAnsi="Arial" w:cs="Arial"/>
          <w:b/>
        </w:rPr>
        <w:t>s</w:t>
      </w:r>
      <w:r w:rsidRPr="001E1CE1">
        <w:rPr>
          <w:rFonts w:ascii="Arial" w:hAnsi="Arial" w:cs="Arial"/>
          <w:b/>
        </w:rPr>
        <w:t xml:space="preserve"> in increa</w:t>
      </w:r>
      <w:r w:rsidR="007622E9" w:rsidRPr="001E1CE1">
        <w:rPr>
          <w:rFonts w:ascii="Arial" w:hAnsi="Arial" w:cs="Arial"/>
          <w:b/>
        </w:rPr>
        <w:t xml:space="preserve">sed respiratory symptoms, </w:t>
      </w:r>
      <w:r w:rsidR="00D23638" w:rsidRPr="001E1CE1">
        <w:rPr>
          <w:rFonts w:ascii="Arial" w:hAnsi="Arial" w:cs="Arial"/>
          <w:b/>
        </w:rPr>
        <w:t xml:space="preserve">abnormal airway </w:t>
      </w:r>
      <w:r w:rsidR="000E50FB" w:rsidRPr="001E1CE1">
        <w:rPr>
          <w:rFonts w:ascii="Arial" w:hAnsi="Arial" w:cs="Arial"/>
          <w:b/>
        </w:rPr>
        <w:t>resistance</w:t>
      </w:r>
      <w:r w:rsidR="000A7F18" w:rsidRPr="001E1CE1">
        <w:rPr>
          <w:rFonts w:ascii="Arial" w:hAnsi="Arial" w:cs="Arial"/>
          <w:b/>
        </w:rPr>
        <w:t xml:space="preserve"> and </w:t>
      </w:r>
      <w:proofErr w:type="spellStart"/>
      <w:r w:rsidR="000A7F18" w:rsidRPr="001E1CE1">
        <w:rPr>
          <w:rFonts w:ascii="Arial" w:hAnsi="Arial" w:cs="Arial"/>
          <w:b/>
        </w:rPr>
        <w:t>dysregulation</w:t>
      </w:r>
      <w:proofErr w:type="spellEnd"/>
      <w:r w:rsidR="000A7F18" w:rsidRPr="001E1CE1">
        <w:rPr>
          <w:rFonts w:ascii="Arial" w:hAnsi="Arial" w:cs="Arial"/>
          <w:b/>
        </w:rPr>
        <w:t xml:space="preserve"> of genes involved in </w:t>
      </w:r>
      <w:r w:rsidR="00B47CE5">
        <w:rPr>
          <w:rFonts w:ascii="Arial" w:hAnsi="Arial" w:cs="Arial"/>
          <w:b/>
        </w:rPr>
        <w:t xml:space="preserve">airway </w:t>
      </w:r>
      <w:r w:rsidR="000A7F18" w:rsidRPr="001E1CE1">
        <w:rPr>
          <w:rFonts w:ascii="Arial" w:hAnsi="Arial" w:cs="Arial"/>
          <w:b/>
        </w:rPr>
        <w:t xml:space="preserve">inflammation and </w:t>
      </w:r>
      <w:proofErr w:type="spellStart"/>
      <w:r w:rsidR="000A7F18" w:rsidRPr="001E1CE1">
        <w:rPr>
          <w:rFonts w:ascii="Arial" w:hAnsi="Arial" w:cs="Arial"/>
          <w:b/>
        </w:rPr>
        <w:t>ciliary</w:t>
      </w:r>
      <w:proofErr w:type="spellEnd"/>
      <w:r w:rsidR="000A7F18" w:rsidRPr="001E1CE1">
        <w:rPr>
          <w:rFonts w:ascii="Arial" w:hAnsi="Arial" w:cs="Arial"/>
          <w:b/>
        </w:rPr>
        <w:t xml:space="preserve"> dysfunction</w:t>
      </w:r>
      <w:r w:rsidRPr="001E1CE1">
        <w:rPr>
          <w:rFonts w:ascii="Arial" w:hAnsi="Arial" w:cs="Arial"/>
          <w:b/>
        </w:rPr>
        <w:t xml:space="preserve"> in adolescent </w:t>
      </w:r>
      <w:proofErr w:type="spellStart"/>
      <w:r w:rsidRPr="001E1CE1">
        <w:rPr>
          <w:rFonts w:ascii="Arial" w:hAnsi="Arial" w:cs="Arial"/>
          <w:b/>
        </w:rPr>
        <w:t>Latinx</w:t>
      </w:r>
      <w:proofErr w:type="spellEnd"/>
      <w:r w:rsidRPr="001E1CE1">
        <w:rPr>
          <w:rFonts w:ascii="Arial" w:hAnsi="Arial" w:cs="Arial"/>
          <w:b/>
        </w:rPr>
        <w:t xml:space="preserve"> </w:t>
      </w:r>
      <w:proofErr w:type="spellStart"/>
      <w:r w:rsidRPr="001E1CE1">
        <w:rPr>
          <w:rFonts w:ascii="Arial" w:hAnsi="Arial" w:cs="Arial"/>
          <w:b/>
        </w:rPr>
        <w:t>vaping</w:t>
      </w:r>
      <w:proofErr w:type="spellEnd"/>
      <w:r w:rsidRPr="001E1CE1">
        <w:rPr>
          <w:rFonts w:ascii="Arial" w:hAnsi="Arial" w:cs="Arial"/>
          <w:b/>
        </w:rPr>
        <w:t xml:space="preserve"> compared to non-</w:t>
      </w:r>
      <w:proofErr w:type="spellStart"/>
      <w:r w:rsidRPr="001E1CE1">
        <w:rPr>
          <w:rFonts w:ascii="Arial" w:hAnsi="Arial" w:cs="Arial"/>
          <w:b/>
        </w:rPr>
        <w:t>vaping</w:t>
      </w:r>
      <w:proofErr w:type="spellEnd"/>
      <w:r w:rsidRPr="001E1CE1">
        <w:rPr>
          <w:rFonts w:ascii="Arial" w:hAnsi="Arial" w:cs="Arial"/>
          <w:b/>
        </w:rPr>
        <w:t xml:space="preserve"> controls</w:t>
      </w:r>
      <w:r w:rsidR="00D23638" w:rsidRPr="001E1CE1">
        <w:rPr>
          <w:rFonts w:ascii="Arial" w:hAnsi="Arial" w:cs="Arial"/>
          <w:b/>
        </w:rPr>
        <w:t xml:space="preserve">; </w:t>
      </w:r>
      <w:r w:rsidRPr="001E1CE1">
        <w:rPr>
          <w:rFonts w:ascii="Arial" w:hAnsi="Arial" w:cs="Arial"/>
          <w:b/>
        </w:rPr>
        <w:t xml:space="preserve">and </w:t>
      </w:r>
      <w:r w:rsidR="00D23638" w:rsidRPr="001E1CE1">
        <w:rPr>
          <w:rFonts w:ascii="Arial" w:hAnsi="Arial" w:cs="Arial"/>
          <w:b/>
        </w:rPr>
        <w:t xml:space="preserve">b) </w:t>
      </w:r>
      <w:r w:rsidRPr="001E1CE1">
        <w:rPr>
          <w:rFonts w:ascii="Arial" w:hAnsi="Arial" w:cs="Arial"/>
          <w:b/>
        </w:rPr>
        <w:t>that a novel pilot cessation program developed utilizing demographic and behavioral characteristics associated with these subje</w:t>
      </w:r>
      <w:r w:rsidR="007622E9" w:rsidRPr="001E1CE1">
        <w:rPr>
          <w:rFonts w:ascii="Arial" w:hAnsi="Arial" w:cs="Arial"/>
          <w:b/>
        </w:rPr>
        <w:t xml:space="preserve">cts will decrease </w:t>
      </w:r>
      <w:r w:rsidR="00B47CE5">
        <w:rPr>
          <w:rFonts w:ascii="Arial" w:hAnsi="Arial" w:cs="Arial"/>
          <w:b/>
        </w:rPr>
        <w:t>nicotine dependence</w:t>
      </w:r>
      <w:r w:rsidR="007622E9" w:rsidRPr="001E1CE1">
        <w:rPr>
          <w:rFonts w:ascii="Arial" w:hAnsi="Arial" w:cs="Arial"/>
          <w:b/>
        </w:rPr>
        <w:t xml:space="preserve">, improve respiratory symptoms, </w:t>
      </w:r>
      <w:r w:rsidR="00CD7ECE" w:rsidRPr="001E1CE1">
        <w:rPr>
          <w:rFonts w:ascii="Arial" w:hAnsi="Arial" w:cs="Arial"/>
          <w:b/>
        </w:rPr>
        <w:t>airway resistance</w:t>
      </w:r>
      <w:r w:rsidR="007622E9" w:rsidRPr="001E1CE1">
        <w:rPr>
          <w:rFonts w:ascii="Arial" w:hAnsi="Arial" w:cs="Arial"/>
          <w:b/>
        </w:rPr>
        <w:t>, and will normalize</w:t>
      </w:r>
      <w:r w:rsidRPr="001E1CE1">
        <w:rPr>
          <w:rFonts w:ascii="Arial" w:hAnsi="Arial" w:cs="Arial"/>
          <w:b/>
        </w:rPr>
        <w:t xml:space="preserve"> inflammatory gene expression.</w:t>
      </w:r>
      <w:r w:rsidRPr="001E1CE1">
        <w:rPr>
          <w:rFonts w:ascii="Arial" w:hAnsi="Arial" w:cs="Arial"/>
        </w:rPr>
        <w:t xml:space="preserve"> To test th</w:t>
      </w:r>
      <w:r w:rsidR="004B2839" w:rsidRPr="001E1CE1">
        <w:rPr>
          <w:rFonts w:ascii="Arial" w:hAnsi="Arial" w:cs="Arial"/>
        </w:rPr>
        <w:t>e</w:t>
      </w:r>
      <w:r w:rsidRPr="001E1CE1">
        <w:rPr>
          <w:rFonts w:ascii="Arial" w:hAnsi="Arial" w:cs="Arial"/>
        </w:rPr>
        <w:t>s</w:t>
      </w:r>
      <w:r w:rsidR="004B2839" w:rsidRPr="001E1CE1">
        <w:rPr>
          <w:rFonts w:ascii="Arial" w:hAnsi="Arial" w:cs="Arial"/>
        </w:rPr>
        <w:t>e</w:t>
      </w:r>
      <w:r w:rsidRPr="001E1CE1">
        <w:rPr>
          <w:rFonts w:ascii="Arial" w:hAnsi="Arial" w:cs="Arial"/>
        </w:rPr>
        <w:t xml:space="preserve"> hypothes</w:t>
      </w:r>
      <w:r w:rsidR="004B2839" w:rsidRPr="001E1CE1">
        <w:rPr>
          <w:rFonts w:ascii="Arial" w:hAnsi="Arial" w:cs="Arial"/>
        </w:rPr>
        <w:t>e</w:t>
      </w:r>
      <w:r w:rsidRPr="001E1CE1">
        <w:rPr>
          <w:rFonts w:ascii="Arial" w:hAnsi="Arial" w:cs="Arial"/>
        </w:rPr>
        <w:t xml:space="preserve">s, we propose a novel </w:t>
      </w:r>
      <w:proofErr w:type="spellStart"/>
      <w:r w:rsidR="00B25209">
        <w:rPr>
          <w:rFonts w:ascii="Arial" w:hAnsi="Arial" w:cs="Arial"/>
        </w:rPr>
        <w:t>biobehavioral</w:t>
      </w:r>
      <w:proofErr w:type="spellEnd"/>
      <w:r w:rsidRPr="001E1CE1">
        <w:rPr>
          <w:rFonts w:ascii="Arial" w:hAnsi="Arial" w:cs="Arial"/>
        </w:rPr>
        <w:t xml:space="preserve"> approach to </w:t>
      </w:r>
      <w:r w:rsidRPr="001E1CE1">
        <w:rPr>
          <w:rFonts w:ascii="Arial" w:hAnsi="Arial" w:cs="Arial"/>
          <w:b/>
        </w:rPr>
        <w:t>Aim 1</w:t>
      </w:r>
      <w:r w:rsidRPr="001E1CE1">
        <w:rPr>
          <w:rFonts w:ascii="Arial" w:hAnsi="Arial" w:cs="Arial"/>
        </w:rPr>
        <w:t xml:space="preserve">) identify the impact of </w:t>
      </w:r>
      <w:proofErr w:type="spellStart"/>
      <w:r w:rsidRPr="001E1CE1">
        <w:rPr>
          <w:rFonts w:ascii="Arial" w:hAnsi="Arial" w:cs="Arial"/>
        </w:rPr>
        <w:t>vaping</w:t>
      </w:r>
      <w:proofErr w:type="spellEnd"/>
      <w:r w:rsidRPr="001E1CE1">
        <w:rPr>
          <w:rFonts w:ascii="Arial" w:hAnsi="Arial" w:cs="Arial"/>
        </w:rPr>
        <w:t xml:space="preserve"> on respiratory symptoms and lung function in </w:t>
      </w:r>
      <w:proofErr w:type="spellStart"/>
      <w:r w:rsidRPr="001E1CE1">
        <w:rPr>
          <w:rFonts w:ascii="Arial" w:hAnsi="Arial" w:cs="Arial"/>
        </w:rPr>
        <w:t>Latinx</w:t>
      </w:r>
      <w:proofErr w:type="spellEnd"/>
      <w:r w:rsidRPr="001E1CE1">
        <w:rPr>
          <w:rFonts w:ascii="Arial" w:hAnsi="Arial" w:cs="Arial"/>
        </w:rPr>
        <w:t xml:space="preserve"> adolescents, </w:t>
      </w:r>
      <w:r w:rsidRPr="001E1CE1">
        <w:rPr>
          <w:rFonts w:ascii="Arial" w:hAnsi="Arial" w:cs="Arial"/>
          <w:b/>
        </w:rPr>
        <w:t>Aim 2</w:t>
      </w:r>
      <w:r w:rsidRPr="001E1CE1">
        <w:rPr>
          <w:rFonts w:ascii="Arial" w:hAnsi="Arial" w:cs="Arial"/>
        </w:rPr>
        <w:t>)</w:t>
      </w:r>
      <w:r w:rsidRPr="001E1CE1">
        <w:rPr>
          <w:rFonts w:ascii="Arial" w:hAnsi="Arial" w:cs="Arial"/>
          <w:b/>
        </w:rPr>
        <w:t xml:space="preserve"> </w:t>
      </w:r>
      <w:r w:rsidRPr="001E1CE1">
        <w:rPr>
          <w:rFonts w:ascii="Arial" w:hAnsi="Arial" w:cs="Arial"/>
        </w:rPr>
        <w:t xml:space="preserve">investigate the nasal epithelial gene expression signature of habitual </w:t>
      </w:r>
      <w:proofErr w:type="spellStart"/>
      <w:r w:rsidRPr="001E1CE1">
        <w:rPr>
          <w:rFonts w:ascii="Arial" w:hAnsi="Arial" w:cs="Arial"/>
        </w:rPr>
        <w:t>vaping</w:t>
      </w:r>
      <w:proofErr w:type="spellEnd"/>
      <w:r w:rsidR="00D23638" w:rsidRPr="001E1CE1">
        <w:rPr>
          <w:rFonts w:ascii="Arial" w:hAnsi="Arial" w:cs="Arial"/>
        </w:rPr>
        <w:t xml:space="preserve">, </w:t>
      </w:r>
      <w:r w:rsidRPr="001E1CE1">
        <w:rPr>
          <w:rFonts w:ascii="Arial" w:hAnsi="Arial" w:cs="Arial"/>
        </w:rPr>
        <w:t xml:space="preserve">and </w:t>
      </w:r>
      <w:r w:rsidRPr="001E1CE1">
        <w:rPr>
          <w:rFonts w:ascii="Arial" w:hAnsi="Arial" w:cs="Arial"/>
          <w:b/>
        </w:rPr>
        <w:t>Aim 3</w:t>
      </w:r>
      <w:r w:rsidRPr="001E1CE1">
        <w:rPr>
          <w:rFonts w:ascii="Arial" w:hAnsi="Arial" w:cs="Arial"/>
        </w:rPr>
        <w:t xml:space="preserve">) </w:t>
      </w:r>
      <w:r w:rsidR="00716164" w:rsidRPr="001E1CE1">
        <w:rPr>
          <w:rFonts w:ascii="Arial" w:hAnsi="Arial" w:cs="Arial"/>
        </w:rPr>
        <w:t>p</w:t>
      </w:r>
      <w:r w:rsidR="00D23638" w:rsidRPr="001E1CE1">
        <w:rPr>
          <w:rFonts w:ascii="Arial" w:hAnsi="Arial" w:cs="Arial"/>
        </w:rPr>
        <w:t xml:space="preserve">ilot </w:t>
      </w:r>
      <w:r w:rsidRPr="001E1CE1">
        <w:rPr>
          <w:rFonts w:ascii="Arial" w:hAnsi="Arial" w:cs="Arial"/>
        </w:rPr>
        <w:t>a multi-faceted intervention strategy specifically for this at risk population and test whether this intervention strategy can decrease nicotine dependence and improve</w:t>
      </w:r>
      <w:r w:rsidR="007900D9">
        <w:rPr>
          <w:rFonts w:ascii="Arial" w:hAnsi="Arial" w:cs="Arial"/>
        </w:rPr>
        <w:t xml:space="preserve"> airway resistance, inflammation, and </w:t>
      </w:r>
      <w:proofErr w:type="spellStart"/>
      <w:r w:rsidR="007900D9">
        <w:rPr>
          <w:rFonts w:ascii="Arial" w:hAnsi="Arial" w:cs="Arial"/>
        </w:rPr>
        <w:t>ciliary</w:t>
      </w:r>
      <w:proofErr w:type="spellEnd"/>
      <w:r w:rsidR="007900D9">
        <w:rPr>
          <w:rFonts w:ascii="Arial" w:hAnsi="Arial" w:cs="Arial"/>
        </w:rPr>
        <w:t xml:space="preserve"> dysfunction.</w:t>
      </w:r>
    </w:p>
    <w:p w14:paraId="0939A4C0" w14:textId="77777777" w:rsidR="003B1D9C" w:rsidRPr="003B1D9C" w:rsidRDefault="003B1D9C" w:rsidP="003B1D9C">
      <w:pPr>
        <w:shd w:val="clear" w:color="auto" w:fill="FFFFFF"/>
        <w:spacing w:before="100" w:beforeAutospacing="1" w:after="100" w:afterAutospacing="1" w:line="240" w:lineRule="auto"/>
        <w:contextualSpacing/>
        <w:rPr>
          <w:rFonts w:ascii="Arial" w:hAnsi="Arial" w:cs="Arial"/>
          <w:sz w:val="10"/>
          <w:szCs w:val="10"/>
        </w:rPr>
      </w:pPr>
    </w:p>
    <w:p w14:paraId="77288067" w14:textId="1155485E" w:rsidR="006D793C" w:rsidRPr="001E1CE1" w:rsidRDefault="00114D33" w:rsidP="003B1D9C">
      <w:pPr>
        <w:spacing w:after="0" w:line="240" w:lineRule="auto"/>
        <w:contextualSpacing/>
        <w:rPr>
          <w:rFonts w:ascii="Arial" w:hAnsi="Arial" w:cs="Arial"/>
        </w:rPr>
      </w:pPr>
      <w:r w:rsidRPr="001E1CE1">
        <w:rPr>
          <w:rFonts w:ascii="Arial" w:hAnsi="Arial" w:cs="Arial"/>
          <w:b/>
        </w:rPr>
        <w:t xml:space="preserve">Aim 1: The Impact of </w:t>
      </w:r>
      <w:proofErr w:type="spellStart"/>
      <w:r w:rsidRPr="001E1CE1">
        <w:rPr>
          <w:rFonts w:ascii="Arial" w:hAnsi="Arial" w:cs="Arial"/>
          <w:b/>
        </w:rPr>
        <w:t>Vape</w:t>
      </w:r>
      <w:proofErr w:type="spellEnd"/>
      <w:r w:rsidRPr="001E1CE1">
        <w:rPr>
          <w:rFonts w:ascii="Arial" w:hAnsi="Arial" w:cs="Arial"/>
          <w:b/>
        </w:rPr>
        <w:t xml:space="preserve"> use on Respiratory Outcomes</w:t>
      </w:r>
      <w:r w:rsidR="003A7C64" w:rsidRPr="001E1CE1">
        <w:rPr>
          <w:rFonts w:ascii="Arial" w:hAnsi="Arial" w:cs="Arial"/>
          <w:b/>
        </w:rPr>
        <w:t xml:space="preserve"> in </w:t>
      </w:r>
      <w:proofErr w:type="spellStart"/>
      <w:r w:rsidR="003A7C64" w:rsidRPr="001E1CE1">
        <w:rPr>
          <w:rFonts w:ascii="Arial" w:hAnsi="Arial" w:cs="Arial"/>
          <w:b/>
        </w:rPr>
        <w:t>Latinx</w:t>
      </w:r>
      <w:proofErr w:type="spellEnd"/>
      <w:r w:rsidR="003A7C64" w:rsidRPr="001E1CE1">
        <w:rPr>
          <w:rFonts w:ascii="Arial" w:hAnsi="Arial" w:cs="Arial"/>
          <w:b/>
        </w:rPr>
        <w:t xml:space="preserve"> Adolescents</w:t>
      </w:r>
      <w:r w:rsidRPr="001E1CE1">
        <w:rPr>
          <w:rFonts w:ascii="Arial" w:hAnsi="Arial" w:cs="Arial"/>
        </w:rPr>
        <w:t xml:space="preserve">.  We hypothesize that </w:t>
      </w:r>
      <w:proofErr w:type="spellStart"/>
      <w:r w:rsidRPr="001E1CE1">
        <w:rPr>
          <w:rFonts w:ascii="Arial" w:hAnsi="Arial" w:cs="Arial"/>
        </w:rPr>
        <w:t>vaping</w:t>
      </w:r>
      <w:proofErr w:type="spellEnd"/>
      <w:r w:rsidRPr="001E1CE1">
        <w:rPr>
          <w:rFonts w:ascii="Arial" w:hAnsi="Arial" w:cs="Arial"/>
        </w:rPr>
        <w:t xml:space="preserve"> is associated with increased respiratory symptoms</w:t>
      </w:r>
      <w:r w:rsidR="00CD7ECE" w:rsidRPr="001E1CE1">
        <w:rPr>
          <w:rFonts w:ascii="Arial" w:hAnsi="Arial" w:cs="Arial"/>
        </w:rPr>
        <w:t xml:space="preserve"> and</w:t>
      </w:r>
      <w:r w:rsidR="00283528" w:rsidRPr="001E1CE1">
        <w:rPr>
          <w:rFonts w:ascii="Arial" w:hAnsi="Arial" w:cs="Arial"/>
        </w:rPr>
        <w:t xml:space="preserve"> </w:t>
      </w:r>
      <w:r w:rsidR="005937B3" w:rsidRPr="001E1CE1">
        <w:rPr>
          <w:rFonts w:ascii="Arial" w:hAnsi="Arial" w:cs="Arial"/>
        </w:rPr>
        <w:t>airway resistance</w:t>
      </w:r>
      <w:r w:rsidR="00CD7ECE" w:rsidRPr="001E1CE1">
        <w:rPr>
          <w:rFonts w:ascii="Arial" w:hAnsi="Arial" w:cs="Arial"/>
        </w:rPr>
        <w:t xml:space="preserve"> </w:t>
      </w:r>
      <w:r w:rsidRPr="001E1CE1">
        <w:rPr>
          <w:rFonts w:ascii="Arial" w:hAnsi="Arial" w:cs="Arial"/>
        </w:rPr>
        <w:t xml:space="preserve">in </w:t>
      </w:r>
      <w:proofErr w:type="spellStart"/>
      <w:r w:rsidRPr="001E1CE1">
        <w:rPr>
          <w:rFonts w:ascii="Arial" w:hAnsi="Arial" w:cs="Arial"/>
        </w:rPr>
        <w:t>Latinx</w:t>
      </w:r>
      <w:proofErr w:type="spellEnd"/>
      <w:r w:rsidRPr="001E1CE1">
        <w:rPr>
          <w:rFonts w:ascii="Arial" w:hAnsi="Arial" w:cs="Arial"/>
        </w:rPr>
        <w:t xml:space="preserve"> youth. We will conduct comprehensive </w:t>
      </w:r>
      <w:proofErr w:type="spellStart"/>
      <w:r w:rsidRPr="001E1CE1">
        <w:rPr>
          <w:rFonts w:ascii="Arial" w:hAnsi="Arial" w:cs="Arial"/>
        </w:rPr>
        <w:t>phenotyping</w:t>
      </w:r>
      <w:proofErr w:type="spellEnd"/>
      <w:r w:rsidRPr="001E1CE1">
        <w:rPr>
          <w:rFonts w:ascii="Arial" w:hAnsi="Arial" w:cs="Arial"/>
        </w:rPr>
        <w:t xml:space="preserve"> of</w:t>
      </w:r>
      <w:r w:rsidR="00321961" w:rsidRPr="001E1CE1">
        <w:rPr>
          <w:rFonts w:ascii="Arial" w:hAnsi="Arial" w:cs="Arial"/>
        </w:rPr>
        <w:t xml:space="preserve"> </w:t>
      </w:r>
      <w:r w:rsidR="00716164" w:rsidRPr="001E1CE1">
        <w:rPr>
          <w:rFonts w:ascii="Arial" w:hAnsi="Arial" w:cs="Arial"/>
        </w:rPr>
        <w:t>30</w:t>
      </w:r>
      <w:r w:rsidR="00321961" w:rsidRPr="001E1CE1">
        <w:rPr>
          <w:rFonts w:ascii="Arial" w:hAnsi="Arial" w:cs="Arial"/>
        </w:rPr>
        <w:t>0</w:t>
      </w:r>
      <w:r w:rsidRPr="001E1CE1">
        <w:rPr>
          <w:rFonts w:ascii="Arial" w:hAnsi="Arial" w:cs="Arial"/>
        </w:rPr>
        <w:t xml:space="preserve"> </w:t>
      </w:r>
      <w:proofErr w:type="spellStart"/>
      <w:r w:rsidRPr="001E1CE1">
        <w:rPr>
          <w:rFonts w:ascii="Arial" w:hAnsi="Arial" w:cs="Arial"/>
        </w:rPr>
        <w:t>Latinx</w:t>
      </w:r>
      <w:proofErr w:type="spellEnd"/>
      <w:r w:rsidRPr="001E1CE1">
        <w:rPr>
          <w:rFonts w:ascii="Arial" w:hAnsi="Arial" w:cs="Arial"/>
        </w:rPr>
        <w:t xml:space="preserve"> adolescents </w:t>
      </w:r>
      <w:r w:rsidR="003C0CE1">
        <w:rPr>
          <w:rFonts w:ascii="Arial" w:hAnsi="Arial" w:cs="Arial"/>
        </w:rPr>
        <w:t xml:space="preserve">without </w:t>
      </w:r>
      <w:r w:rsidR="0006460A">
        <w:rPr>
          <w:rFonts w:ascii="Arial" w:hAnsi="Arial" w:cs="Arial"/>
        </w:rPr>
        <w:t xml:space="preserve">known </w:t>
      </w:r>
      <w:r w:rsidR="003C0CE1">
        <w:rPr>
          <w:rFonts w:ascii="Arial" w:hAnsi="Arial" w:cs="Arial"/>
        </w:rPr>
        <w:t xml:space="preserve">pre-existing lung disease </w:t>
      </w:r>
      <w:r w:rsidRPr="001E1CE1">
        <w:rPr>
          <w:rFonts w:ascii="Arial" w:hAnsi="Arial" w:cs="Arial"/>
        </w:rPr>
        <w:t xml:space="preserve">recruited through school programs in Pueblo, Colorado. We will determine the impact of </w:t>
      </w:r>
      <w:proofErr w:type="spellStart"/>
      <w:r w:rsidR="00DD73ED" w:rsidRPr="001E1CE1">
        <w:rPr>
          <w:rFonts w:ascii="Arial" w:hAnsi="Arial" w:cs="Arial"/>
        </w:rPr>
        <w:t>vaping</w:t>
      </w:r>
      <w:proofErr w:type="spellEnd"/>
      <w:r w:rsidRPr="001E1CE1">
        <w:rPr>
          <w:rFonts w:ascii="Arial" w:hAnsi="Arial" w:cs="Arial"/>
        </w:rPr>
        <w:t xml:space="preserve"> on respiratory outcomes by testing for its association with</w:t>
      </w:r>
      <w:r w:rsidR="009D29F8">
        <w:rPr>
          <w:rFonts w:ascii="Arial" w:hAnsi="Arial" w:cs="Arial"/>
        </w:rPr>
        <w:t xml:space="preserve"> respiratory symptoms</w:t>
      </w:r>
      <w:r w:rsidR="00B47CE5">
        <w:rPr>
          <w:rFonts w:ascii="Arial" w:hAnsi="Arial" w:cs="Arial"/>
        </w:rPr>
        <w:t xml:space="preserve"> (St. George’s Respiratory Questionnaire)</w:t>
      </w:r>
      <w:r w:rsidR="009D29F8">
        <w:rPr>
          <w:rFonts w:ascii="Arial" w:hAnsi="Arial" w:cs="Arial"/>
        </w:rPr>
        <w:t>,</w:t>
      </w:r>
      <w:r w:rsidRPr="001E1CE1">
        <w:rPr>
          <w:rFonts w:ascii="Arial" w:hAnsi="Arial" w:cs="Arial"/>
        </w:rPr>
        <w:t xml:space="preserve"> </w:t>
      </w:r>
      <w:r w:rsidR="00CD7ECE" w:rsidRPr="001E1CE1">
        <w:rPr>
          <w:rFonts w:ascii="Arial" w:hAnsi="Arial" w:cs="Arial"/>
        </w:rPr>
        <w:t xml:space="preserve">impulse </w:t>
      </w:r>
      <w:proofErr w:type="spellStart"/>
      <w:r w:rsidR="00CD7ECE" w:rsidRPr="001E1CE1">
        <w:rPr>
          <w:rFonts w:ascii="Arial" w:hAnsi="Arial" w:cs="Arial"/>
        </w:rPr>
        <w:t>oscillometry</w:t>
      </w:r>
      <w:proofErr w:type="spellEnd"/>
      <w:r w:rsidR="00CD7ECE" w:rsidRPr="001E1CE1">
        <w:rPr>
          <w:rFonts w:ascii="Arial" w:hAnsi="Arial" w:cs="Arial"/>
        </w:rPr>
        <w:t xml:space="preserve"> (IOS), </w:t>
      </w:r>
      <w:proofErr w:type="spellStart"/>
      <w:r w:rsidRPr="001E1CE1">
        <w:rPr>
          <w:rFonts w:ascii="Arial" w:hAnsi="Arial" w:cs="Arial"/>
        </w:rPr>
        <w:t>spirometric</w:t>
      </w:r>
      <w:proofErr w:type="spellEnd"/>
      <w:r w:rsidRPr="001E1CE1">
        <w:rPr>
          <w:rFonts w:ascii="Arial" w:hAnsi="Arial" w:cs="Arial"/>
        </w:rPr>
        <w:t xml:space="preserve"> measures of lung function</w:t>
      </w:r>
      <w:r w:rsidR="00DD73ED" w:rsidRPr="001E1CE1">
        <w:rPr>
          <w:rFonts w:ascii="Arial" w:hAnsi="Arial" w:cs="Arial"/>
        </w:rPr>
        <w:t xml:space="preserve"> (</w:t>
      </w:r>
      <w:proofErr w:type="spellStart"/>
      <w:r w:rsidR="00DD73ED" w:rsidRPr="001E1CE1">
        <w:rPr>
          <w:rFonts w:ascii="Arial" w:hAnsi="Arial" w:cs="Arial"/>
        </w:rPr>
        <w:t>spirometry</w:t>
      </w:r>
      <w:proofErr w:type="spellEnd"/>
      <w:r w:rsidR="00DD73ED" w:rsidRPr="001E1CE1">
        <w:rPr>
          <w:rFonts w:ascii="Arial" w:hAnsi="Arial" w:cs="Arial"/>
        </w:rPr>
        <w:t>)</w:t>
      </w:r>
      <w:r w:rsidRPr="001E1CE1">
        <w:rPr>
          <w:rFonts w:ascii="Arial" w:hAnsi="Arial" w:cs="Arial"/>
        </w:rPr>
        <w:t xml:space="preserve">, and </w:t>
      </w:r>
      <w:r w:rsidR="00B47CE5">
        <w:rPr>
          <w:rFonts w:ascii="Arial" w:hAnsi="Arial" w:cs="Arial"/>
        </w:rPr>
        <w:t xml:space="preserve">fraction of </w:t>
      </w:r>
      <w:r w:rsidRPr="001E1CE1">
        <w:rPr>
          <w:rFonts w:ascii="Arial" w:hAnsi="Arial" w:cs="Arial"/>
        </w:rPr>
        <w:t>exhaled nitric oxide</w:t>
      </w:r>
      <w:r w:rsidR="00DF09FE" w:rsidRPr="001E1CE1">
        <w:rPr>
          <w:rFonts w:ascii="Arial" w:hAnsi="Arial" w:cs="Arial"/>
        </w:rPr>
        <w:t xml:space="preserve"> (</w:t>
      </w:r>
      <w:proofErr w:type="spellStart"/>
      <w:r w:rsidR="00DF09FE" w:rsidRPr="001E1CE1">
        <w:rPr>
          <w:rFonts w:ascii="Arial" w:hAnsi="Arial" w:cs="Arial"/>
        </w:rPr>
        <w:t>FeNO</w:t>
      </w:r>
      <w:proofErr w:type="spellEnd"/>
      <w:r w:rsidR="00DF09FE" w:rsidRPr="001E1CE1">
        <w:rPr>
          <w:rFonts w:ascii="Arial" w:hAnsi="Arial" w:cs="Arial"/>
        </w:rPr>
        <w:t>)</w:t>
      </w:r>
      <w:r w:rsidRPr="001E1CE1">
        <w:rPr>
          <w:rFonts w:ascii="Arial" w:hAnsi="Arial" w:cs="Arial"/>
        </w:rPr>
        <w:t>,</w:t>
      </w:r>
      <w:r w:rsidR="00DD73ED" w:rsidRPr="001E1CE1">
        <w:rPr>
          <w:rFonts w:ascii="Arial" w:hAnsi="Arial" w:cs="Arial"/>
        </w:rPr>
        <w:t xml:space="preserve"> </w:t>
      </w:r>
      <w:r w:rsidRPr="001E1CE1">
        <w:rPr>
          <w:rFonts w:ascii="Arial" w:hAnsi="Arial" w:cs="Arial"/>
        </w:rPr>
        <w:t xml:space="preserve">comparing </w:t>
      </w:r>
      <w:proofErr w:type="spellStart"/>
      <w:r w:rsidR="00DD73ED" w:rsidRPr="001E1CE1">
        <w:rPr>
          <w:rFonts w:ascii="Arial" w:hAnsi="Arial" w:cs="Arial"/>
        </w:rPr>
        <w:t>Latinx</w:t>
      </w:r>
      <w:proofErr w:type="spellEnd"/>
      <w:r w:rsidR="00DD73ED" w:rsidRPr="001E1CE1">
        <w:rPr>
          <w:rFonts w:ascii="Arial" w:hAnsi="Arial" w:cs="Arial"/>
        </w:rPr>
        <w:t xml:space="preserve"> </w:t>
      </w:r>
      <w:r w:rsidRPr="001E1CE1">
        <w:rPr>
          <w:rFonts w:ascii="Arial" w:hAnsi="Arial" w:cs="Arial"/>
        </w:rPr>
        <w:t xml:space="preserve">adolescents who </w:t>
      </w:r>
      <w:proofErr w:type="spellStart"/>
      <w:r w:rsidRPr="001E1CE1">
        <w:rPr>
          <w:rFonts w:ascii="Arial" w:hAnsi="Arial" w:cs="Arial"/>
        </w:rPr>
        <w:t>vape</w:t>
      </w:r>
      <w:proofErr w:type="spellEnd"/>
      <w:r w:rsidR="00321961" w:rsidRPr="001E1CE1">
        <w:rPr>
          <w:rFonts w:ascii="Arial" w:hAnsi="Arial" w:cs="Arial"/>
        </w:rPr>
        <w:t xml:space="preserve"> (n=</w:t>
      </w:r>
      <w:r w:rsidR="00716164" w:rsidRPr="001E1CE1">
        <w:rPr>
          <w:rFonts w:ascii="Arial" w:hAnsi="Arial" w:cs="Arial"/>
        </w:rPr>
        <w:t>200</w:t>
      </w:r>
      <w:r w:rsidRPr="001E1CE1">
        <w:rPr>
          <w:rFonts w:ascii="Arial" w:hAnsi="Arial" w:cs="Arial"/>
        </w:rPr>
        <w:t>) with non-</w:t>
      </w:r>
      <w:proofErr w:type="spellStart"/>
      <w:r w:rsidRPr="001E1CE1">
        <w:rPr>
          <w:rFonts w:ascii="Arial" w:hAnsi="Arial" w:cs="Arial"/>
        </w:rPr>
        <w:t>vaping</w:t>
      </w:r>
      <w:proofErr w:type="spellEnd"/>
      <w:r w:rsidRPr="001E1CE1">
        <w:rPr>
          <w:rFonts w:ascii="Arial" w:hAnsi="Arial" w:cs="Arial"/>
        </w:rPr>
        <w:t xml:space="preserve"> controls (n=100) </w:t>
      </w:r>
      <w:r w:rsidR="00321961" w:rsidRPr="001E1CE1">
        <w:rPr>
          <w:rFonts w:ascii="Arial" w:hAnsi="Arial" w:cs="Arial"/>
        </w:rPr>
        <w:t xml:space="preserve">using linear models </w:t>
      </w:r>
      <w:r w:rsidRPr="001E1CE1">
        <w:rPr>
          <w:rFonts w:ascii="Arial" w:hAnsi="Arial" w:cs="Arial"/>
        </w:rPr>
        <w:t>with appropriate covariate adjustment.</w:t>
      </w:r>
    </w:p>
    <w:p w14:paraId="0D5C6A08" w14:textId="67D2F4F0" w:rsidR="00013C6F" w:rsidRPr="003B1D9C" w:rsidRDefault="00114D33" w:rsidP="006D793C">
      <w:pPr>
        <w:spacing w:after="0"/>
        <w:rPr>
          <w:rFonts w:ascii="Arial" w:hAnsi="Arial" w:cs="Arial"/>
          <w:sz w:val="10"/>
          <w:szCs w:val="10"/>
        </w:rPr>
      </w:pPr>
      <w:r w:rsidRPr="001E1CE1">
        <w:rPr>
          <w:rFonts w:ascii="Arial" w:hAnsi="Arial" w:cs="Arial"/>
        </w:rPr>
        <w:t xml:space="preserve">  </w:t>
      </w:r>
    </w:p>
    <w:p w14:paraId="3CC9DA44" w14:textId="4DC87EAC" w:rsidR="00114D33" w:rsidRPr="001E1CE1" w:rsidRDefault="00114D33" w:rsidP="006D793C">
      <w:pPr>
        <w:spacing w:after="0"/>
        <w:rPr>
          <w:rFonts w:ascii="Arial" w:hAnsi="Arial" w:cs="Arial"/>
        </w:rPr>
      </w:pPr>
      <w:r w:rsidRPr="001E1CE1">
        <w:rPr>
          <w:rFonts w:ascii="Arial" w:hAnsi="Arial" w:cs="Arial"/>
          <w:b/>
        </w:rPr>
        <w:t>Aim 2: The Gene Expression</w:t>
      </w:r>
      <w:r w:rsidR="003A7C64" w:rsidRPr="001E1CE1">
        <w:rPr>
          <w:rFonts w:ascii="Arial" w:hAnsi="Arial" w:cs="Arial"/>
          <w:b/>
        </w:rPr>
        <w:t xml:space="preserve"> Signature of </w:t>
      </w:r>
      <w:proofErr w:type="spellStart"/>
      <w:r w:rsidR="003A7C64" w:rsidRPr="001E1CE1">
        <w:rPr>
          <w:rFonts w:ascii="Arial" w:hAnsi="Arial" w:cs="Arial"/>
          <w:b/>
        </w:rPr>
        <w:t>Vape</w:t>
      </w:r>
      <w:proofErr w:type="spellEnd"/>
      <w:r w:rsidR="003A7C64" w:rsidRPr="001E1CE1">
        <w:rPr>
          <w:rFonts w:ascii="Arial" w:hAnsi="Arial" w:cs="Arial"/>
          <w:b/>
        </w:rPr>
        <w:t xml:space="preserve"> Use in </w:t>
      </w:r>
      <w:proofErr w:type="spellStart"/>
      <w:r w:rsidR="003A7C64" w:rsidRPr="001E1CE1">
        <w:rPr>
          <w:rFonts w:ascii="Arial" w:hAnsi="Arial" w:cs="Arial"/>
          <w:b/>
        </w:rPr>
        <w:t>Latinx</w:t>
      </w:r>
      <w:proofErr w:type="spellEnd"/>
      <w:r w:rsidR="003A7C64" w:rsidRPr="001E1CE1">
        <w:rPr>
          <w:rFonts w:ascii="Arial" w:hAnsi="Arial" w:cs="Arial"/>
          <w:b/>
        </w:rPr>
        <w:t xml:space="preserve"> Adolescents</w:t>
      </w:r>
      <w:r w:rsidRPr="001E1CE1">
        <w:rPr>
          <w:rFonts w:ascii="Arial" w:hAnsi="Arial" w:cs="Arial"/>
          <w:b/>
        </w:rPr>
        <w:t xml:space="preserve">: </w:t>
      </w:r>
      <w:r w:rsidRPr="001E1CE1">
        <w:rPr>
          <w:rFonts w:ascii="Arial" w:hAnsi="Arial" w:cs="Arial"/>
        </w:rPr>
        <w:t xml:space="preserve">We hypothesize that </w:t>
      </w:r>
      <w:r w:rsidR="00283528" w:rsidRPr="001E1CE1">
        <w:rPr>
          <w:rFonts w:ascii="Arial" w:hAnsi="Arial" w:cs="Arial"/>
        </w:rPr>
        <w:t xml:space="preserve">habitual </w:t>
      </w:r>
      <w:proofErr w:type="spellStart"/>
      <w:r w:rsidR="00283528" w:rsidRPr="001E1CE1">
        <w:rPr>
          <w:rFonts w:ascii="Arial" w:hAnsi="Arial" w:cs="Arial"/>
        </w:rPr>
        <w:t>vape</w:t>
      </w:r>
      <w:proofErr w:type="spellEnd"/>
      <w:r w:rsidR="00283528" w:rsidRPr="001E1CE1">
        <w:rPr>
          <w:rFonts w:ascii="Arial" w:hAnsi="Arial" w:cs="Arial"/>
        </w:rPr>
        <w:t xml:space="preserve"> exposure is associated with augmentation of inflammatory </w:t>
      </w:r>
      <w:r w:rsidR="00DD73ED" w:rsidRPr="001E1CE1">
        <w:rPr>
          <w:rFonts w:ascii="Arial" w:hAnsi="Arial" w:cs="Arial"/>
        </w:rPr>
        <w:t xml:space="preserve">and </w:t>
      </w:r>
      <w:proofErr w:type="spellStart"/>
      <w:r w:rsidR="00DD73ED" w:rsidRPr="001E1CE1">
        <w:rPr>
          <w:rFonts w:ascii="Arial" w:hAnsi="Arial" w:cs="Arial"/>
        </w:rPr>
        <w:t>ciliary</w:t>
      </w:r>
      <w:proofErr w:type="spellEnd"/>
      <w:r w:rsidR="00DD73ED" w:rsidRPr="001E1CE1">
        <w:rPr>
          <w:rFonts w:ascii="Arial" w:hAnsi="Arial" w:cs="Arial"/>
        </w:rPr>
        <w:t xml:space="preserve"> dysfunction </w:t>
      </w:r>
      <w:r w:rsidR="00283528" w:rsidRPr="001E1CE1">
        <w:rPr>
          <w:rFonts w:ascii="Arial" w:hAnsi="Arial" w:cs="Arial"/>
        </w:rPr>
        <w:t>gene expression pathways</w:t>
      </w:r>
      <w:r w:rsidRPr="001E1CE1">
        <w:rPr>
          <w:rFonts w:ascii="Arial" w:hAnsi="Arial" w:cs="Arial"/>
        </w:rPr>
        <w:t>. We will characterize the nasal epithelial gene expression signature of</w:t>
      </w:r>
      <w:r w:rsidR="00283528" w:rsidRPr="001E1CE1">
        <w:rPr>
          <w:rFonts w:ascii="Arial" w:hAnsi="Arial" w:cs="Arial"/>
        </w:rPr>
        <w:t xml:space="preserve"> habitual</w:t>
      </w:r>
      <w:r w:rsidRPr="001E1CE1">
        <w:rPr>
          <w:rFonts w:ascii="Arial" w:hAnsi="Arial" w:cs="Arial"/>
        </w:rPr>
        <w:t xml:space="preserve"> e-cig exposure in </w:t>
      </w:r>
      <w:proofErr w:type="spellStart"/>
      <w:r w:rsidRPr="001E1CE1">
        <w:rPr>
          <w:rFonts w:ascii="Arial" w:hAnsi="Arial" w:cs="Arial"/>
        </w:rPr>
        <w:t>Latinx</w:t>
      </w:r>
      <w:proofErr w:type="spellEnd"/>
      <w:r w:rsidRPr="001E1CE1">
        <w:rPr>
          <w:rFonts w:ascii="Arial" w:hAnsi="Arial" w:cs="Arial"/>
        </w:rPr>
        <w:t xml:space="preserve"> youth by performing RNA-sequencing (RNA-</w:t>
      </w:r>
      <w:proofErr w:type="spellStart"/>
      <w:r w:rsidRPr="001E1CE1">
        <w:rPr>
          <w:rFonts w:ascii="Arial" w:hAnsi="Arial" w:cs="Arial"/>
        </w:rPr>
        <w:t>seq</w:t>
      </w:r>
      <w:proofErr w:type="spellEnd"/>
      <w:r w:rsidRPr="001E1CE1">
        <w:rPr>
          <w:rFonts w:ascii="Arial" w:hAnsi="Arial" w:cs="Arial"/>
        </w:rPr>
        <w:t xml:space="preserve">) on </w:t>
      </w:r>
      <w:r w:rsidR="00716164" w:rsidRPr="001E1CE1">
        <w:rPr>
          <w:rFonts w:ascii="Arial" w:hAnsi="Arial" w:cs="Arial"/>
        </w:rPr>
        <w:t>200</w:t>
      </w:r>
      <w:r w:rsidRPr="001E1CE1">
        <w:rPr>
          <w:rFonts w:ascii="Arial" w:hAnsi="Arial" w:cs="Arial"/>
        </w:rPr>
        <w:t xml:space="preserve"> </w:t>
      </w:r>
      <w:proofErr w:type="spellStart"/>
      <w:r w:rsidRPr="001E1CE1">
        <w:rPr>
          <w:rFonts w:ascii="Arial" w:hAnsi="Arial" w:cs="Arial"/>
        </w:rPr>
        <w:t>vape</w:t>
      </w:r>
      <w:proofErr w:type="spellEnd"/>
      <w:r w:rsidRPr="001E1CE1">
        <w:rPr>
          <w:rFonts w:ascii="Arial" w:hAnsi="Arial" w:cs="Arial"/>
        </w:rPr>
        <w:t xml:space="preserve">-exposed youth and </w:t>
      </w:r>
      <w:r w:rsidR="00716164" w:rsidRPr="001E1CE1">
        <w:rPr>
          <w:rFonts w:ascii="Arial" w:hAnsi="Arial" w:cs="Arial"/>
        </w:rPr>
        <w:t>10</w:t>
      </w:r>
      <w:r w:rsidRPr="001E1CE1">
        <w:rPr>
          <w:rFonts w:ascii="Arial" w:hAnsi="Arial" w:cs="Arial"/>
        </w:rPr>
        <w:t>0 non-</w:t>
      </w:r>
      <w:proofErr w:type="spellStart"/>
      <w:r w:rsidRPr="001E1CE1">
        <w:rPr>
          <w:rFonts w:ascii="Arial" w:hAnsi="Arial" w:cs="Arial"/>
        </w:rPr>
        <w:t>vaping</w:t>
      </w:r>
      <w:proofErr w:type="spellEnd"/>
      <w:r w:rsidRPr="001E1CE1">
        <w:rPr>
          <w:rFonts w:ascii="Arial" w:hAnsi="Arial" w:cs="Arial"/>
        </w:rPr>
        <w:t xml:space="preserve"> control subjects. We will identify the genes that are differentially expressed between </w:t>
      </w:r>
      <w:proofErr w:type="spellStart"/>
      <w:r w:rsidRPr="001E1CE1">
        <w:rPr>
          <w:rFonts w:ascii="Arial" w:hAnsi="Arial" w:cs="Arial"/>
        </w:rPr>
        <w:t>vape</w:t>
      </w:r>
      <w:proofErr w:type="spellEnd"/>
      <w:r w:rsidRPr="001E1CE1">
        <w:rPr>
          <w:rFonts w:ascii="Arial" w:hAnsi="Arial" w:cs="Arial"/>
        </w:rPr>
        <w:t xml:space="preserve"> exposed and non-exposed individuals using </w:t>
      </w:r>
      <w:r w:rsidR="00DD73ED" w:rsidRPr="001E1CE1">
        <w:rPr>
          <w:rFonts w:ascii="Arial" w:hAnsi="Arial" w:cs="Arial"/>
        </w:rPr>
        <w:t xml:space="preserve">adjusted </w:t>
      </w:r>
      <w:r w:rsidRPr="001E1CE1">
        <w:rPr>
          <w:rFonts w:ascii="Arial" w:hAnsi="Arial" w:cs="Arial"/>
        </w:rPr>
        <w:t>linear models</w:t>
      </w:r>
      <w:r w:rsidR="00283528" w:rsidRPr="001E1CE1">
        <w:rPr>
          <w:rFonts w:ascii="Arial" w:hAnsi="Arial" w:cs="Arial"/>
        </w:rPr>
        <w:t xml:space="preserve"> and perform pathway enrichment analysis</w:t>
      </w:r>
      <w:r w:rsidR="00851CDE" w:rsidRPr="001E1CE1">
        <w:rPr>
          <w:rFonts w:ascii="Arial" w:hAnsi="Arial" w:cs="Arial"/>
        </w:rPr>
        <w:t xml:space="preserve"> using G</w:t>
      </w:r>
      <w:r w:rsidR="007900D9">
        <w:rPr>
          <w:rFonts w:ascii="Arial" w:hAnsi="Arial" w:cs="Arial"/>
        </w:rPr>
        <w:t>ene Set Enrichment Analysis (GSEA).</w:t>
      </w:r>
      <w:r w:rsidR="003C0CE1">
        <w:rPr>
          <w:rFonts w:ascii="Arial" w:hAnsi="Arial" w:cs="Arial"/>
        </w:rPr>
        <w:t xml:space="preserve"> We will also assess the impact of co-use by adjusting </w:t>
      </w:r>
      <w:r w:rsidR="00B47CE5">
        <w:rPr>
          <w:rFonts w:ascii="Arial" w:hAnsi="Arial" w:cs="Arial"/>
        </w:rPr>
        <w:t>the</w:t>
      </w:r>
      <w:r w:rsidR="003C0CE1">
        <w:rPr>
          <w:rFonts w:ascii="Arial" w:hAnsi="Arial" w:cs="Arial"/>
        </w:rPr>
        <w:t xml:space="preserve"> linear models for </w:t>
      </w:r>
      <w:r w:rsidR="008D3BFF">
        <w:rPr>
          <w:rFonts w:ascii="Arial" w:hAnsi="Arial" w:cs="Arial"/>
        </w:rPr>
        <w:t xml:space="preserve">concurrent </w:t>
      </w:r>
      <w:r w:rsidR="003C0CE1">
        <w:rPr>
          <w:rFonts w:ascii="Arial" w:hAnsi="Arial" w:cs="Arial"/>
        </w:rPr>
        <w:t>cannabis and</w:t>
      </w:r>
      <w:r w:rsidR="008D3BFF">
        <w:rPr>
          <w:rFonts w:ascii="Arial" w:hAnsi="Arial" w:cs="Arial"/>
        </w:rPr>
        <w:t>/or</w:t>
      </w:r>
      <w:r w:rsidR="003C0CE1">
        <w:rPr>
          <w:rFonts w:ascii="Arial" w:hAnsi="Arial" w:cs="Arial"/>
        </w:rPr>
        <w:t xml:space="preserve"> tobacco use.</w:t>
      </w:r>
    </w:p>
    <w:p w14:paraId="230B8F67" w14:textId="77777777" w:rsidR="006D793C" w:rsidRPr="003B1D9C" w:rsidRDefault="006D793C" w:rsidP="006D793C">
      <w:pPr>
        <w:spacing w:after="0"/>
        <w:rPr>
          <w:rFonts w:ascii="Arial" w:hAnsi="Arial" w:cs="Arial"/>
          <w:sz w:val="10"/>
          <w:szCs w:val="10"/>
        </w:rPr>
      </w:pPr>
    </w:p>
    <w:p w14:paraId="64E82458" w14:textId="38D53254" w:rsidR="003B1D9C" w:rsidRPr="001E1CE1" w:rsidRDefault="003A7C64" w:rsidP="006D793C">
      <w:pPr>
        <w:spacing w:after="0"/>
        <w:rPr>
          <w:rFonts w:ascii="Arial" w:hAnsi="Arial" w:cs="Arial"/>
          <w:bCs/>
        </w:rPr>
      </w:pPr>
      <w:r w:rsidRPr="001E1CE1">
        <w:rPr>
          <w:rFonts w:ascii="Arial" w:hAnsi="Arial" w:cs="Arial"/>
          <w:b/>
        </w:rPr>
        <w:t>Aim 3: Develop a C</w:t>
      </w:r>
      <w:r w:rsidR="00114D33" w:rsidRPr="001E1CE1">
        <w:rPr>
          <w:rFonts w:ascii="Arial" w:hAnsi="Arial" w:cs="Arial"/>
          <w:b/>
        </w:rPr>
        <w:t xml:space="preserve">omprehensive </w:t>
      </w:r>
      <w:r w:rsidRPr="001E1CE1">
        <w:rPr>
          <w:rFonts w:ascii="Arial" w:hAnsi="Arial" w:cs="Arial"/>
          <w:b/>
        </w:rPr>
        <w:t>Pilot Smoking Cessation I</w:t>
      </w:r>
      <w:r w:rsidR="00CE347C" w:rsidRPr="001E1CE1">
        <w:rPr>
          <w:rFonts w:ascii="Arial" w:hAnsi="Arial" w:cs="Arial"/>
          <w:b/>
        </w:rPr>
        <w:t>ntervention</w:t>
      </w:r>
      <w:r w:rsidR="00CE347C" w:rsidRPr="001E1CE1" w:rsidDel="00CE347C">
        <w:rPr>
          <w:rFonts w:ascii="Arial" w:hAnsi="Arial" w:cs="Arial"/>
          <w:b/>
        </w:rPr>
        <w:t xml:space="preserve"> </w:t>
      </w:r>
      <w:r w:rsidR="00CE347C" w:rsidRPr="001E1CE1">
        <w:rPr>
          <w:rFonts w:ascii="Arial" w:hAnsi="Arial" w:cs="Arial"/>
          <w:b/>
        </w:rPr>
        <w:t xml:space="preserve">for </w:t>
      </w:r>
      <w:proofErr w:type="spellStart"/>
      <w:r w:rsidRPr="001E1CE1">
        <w:rPr>
          <w:rFonts w:ascii="Arial" w:hAnsi="Arial" w:cs="Arial"/>
          <w:b/>
        </w:rPr>
        <w:t>Latinx</w:t>
      </w:r>
      <w:proofErr w:type="spellEnd"/>
      <w:r w:rsidRPr="001E1CE1">
        <w:rPr>
          <w:rFonts w:ascii="Arial" w:hAnsi="Arial" w:cs="Arial"/>
          <w:b/>
        </w:rPr>
        <w:t xml:space="preserve"> Adolescents ENDS U</w:t>
      </w:r>
      <w:r w:rsidR="00CE347C" w:rsidRPr="001E1CE1">
        <w:rPr>
          <w:rFonts w:ascii="Arial" w:hAnsi="Arial" w:cs="Arial"/>
          <w:b/>
        </w:rPr>
        <w:t>sers</w:t>
      </w:r>
      <w:r w:rsidR="00030FB8">
        <w:rPr>
          <w:rFonts w:ascii="Arial" w:hAnsi="Arial" w:cs="Arial"/>
          <w:b/>
        </w:rPr>
        <w:t>:</w:t>
      </w:r>
      <w:r w:rsidR="00114D33" w:rsidRPr="001E1CE1">
        <w:rPr>
          <w:rFonts w:ascii="Arial" w:hAnsi="Arial" w:cs="Arial"/>
          <w:b/>
        </w:rPr>
        <w:t xml:space="preserve"> </w:t>
      </w:r>
      <w:r w:rsidR="00CE347C" w:rsidRPr="001E1CE1">
        <w:rPr>
          <w:rFonts w:ascii="Arial" w:hAnsi="Arial" w:cs="Arial"/>
        </w:rPr>
        <w:t>B</w:t>
      </w:r>
      <w:r w:rsidR="00114D33" w:rsidRPr="001E1CE1">
        <w:rPr>
          <w:rFonts w:ascii="Arial" w:hAnsi="Arial" w:cs="Arial"/>
        </w:rPr>
        <w:t xml:space="preserve">ased on our preliminary data from </w:t>
      </w:r>
      <w:r w:rsidR="006D793C" w:rsidRPr="001E1CE1">
        <w:rPr>
          <w:rFonts w:ascii="Arial" w:hAnsi="Arial" w:cs="Arial"/>
        </w:rPr>
        <w:t xml:space="preserve">our Pueblo-based </w:t>
      </w:r>
      <w:r w:rsidR="00114D33" w:rsidRPr="001E1CE1">
        <w:rPr>
          <w:rFonts w:ascii="Arial" w:hAnsi="Arial" w:cs="Arial"/>
        </w:rPr>
        <w:t>focus groups</w:t>
      </w:r>
      <w:r w:rsidR="00CE347C" w:rsidRPr="001E1CE1">
        <w:rPr>
          <w:rFonts w:ascii="Arial" w:hAnsi="Arial" w:cs="Arial"/>
        </w:rPr>
        <w:t xml:space="preserve"> and the Youth Risk Behavior Survey</w:t>
      </w:r>
      <w:r w:rsidR="00851CDE" w:rsidRPr="001E1CE1">
        <w:rPr>
          <w:rFonts w:ascii="Arial" w:hAnsi="Arial" w:cs="Arial"/>
        </w:rPr>
        <w:t>, we will</w:t>
      </w:r>
      <w:r w:rsidR="0037160A" w:rsidRPr="001E1CE1">
        <w:rPr>
          <w:rFonts w:ascii="Arial" w:hAnsi="Arial" w:cs="Arial"/>
        </w:rPr>
        <w:t xml:space="preserve"> </w:t>
      </w:r>
      <w:r w:rsidR="00CE347C" w:rsidRPr="001E1CE1">
        <w:rPr>
          <w:rFonts w:ascii="Arial" w:hAnsi="Arial" w:cs="Arial"/>
        </w:rPr>
        <w:t xml:space="preserve">implement </w:t>
      </w:r>
      <w:r w:rsidR="00114D33" w:rsidRPr="001E1CE1">
        <w:rPr>
          <w:rFonts w:ascii="Arial" w:hAnsi="Arial" w:cs="Arial"/>
        </w:rPr>
        <w:t>a tailored</w:t>
      </w:r>
      <w:r w:rsidR="00716164" w:rsidRPr="001E1CE1">
        <w:rPr>
          <w:rFonts w:ascii="Arial" w:hAnsi="Arial" w:cs="Arial"/>
        </w:rPr>
        <w:t xml:space="preserve"> </w:t>
      </w:r>
      <w:r w:rsidR="00716164" w:rsidRPr="001E1CE1">
        <w:rPr>
          <w:rFonts w:ascii="Arial" w:hAnsi="Arial" w:cs="Arial"/>
          <w:bCs/>
        </w:rPr>
        <w:t>mobile app-based cessation program on 75 Pueblo youth compared to 75 youth receiving standard of care Quit Line cessation support (My Life My Quit phone coaching), on self-reported and biochemically verified nicotine dependence</w:t>
      </w:r>
      <w:r w:rsidR="003C0CE1">
        <w:rPr>
          <w:rFonts w:ascii="Arial" w:hAnsi="Arial" w:cs="Arial"/>
          <w:bCs/>
        </w:rPr>
        <w:t xml:space="preserve"> (primary outcome)</w:t>
      </w:r>
      <w:r w:rsidR="00716164" w:rsidRPr="001E1CE1">
        <w:rPr>
          <w:rFonts w:ascii="Arial" w:hAnsi="Arial" w:cs="Arial"/>
          <w:bCs/>
        </w:rPr>
        <w:t xml:space="preserve">, </w:t>
      </w:r>
      <w:proofErr w:type="spellStart"/>
      <w:r w:rsidR="006D793C" w:rsidRPr="001E1CE1">
        <w:rPr>
          <w:rFonts w:ascii="Arial" w:hAnsi="Arial" w:cs="Arial"/>
          <w:bCs/>
        </w:rPr>
        <w:t>spirometry</w:t>
      </w:r>
      <w:proofErr w:type="spellEnd"/>
      <w:r w:rsidR="006D793C" w:rsidRPr="001E1CE1">
        <w:rPr>
          <w:rFonts w:ascii="Arial" w:hAnsi="Arial" w:cs="Arial"/>
          <w:bCs/>
        </w:rPr>
        <w:t xml:space="preserve">, IOS, </w:t>
      </w:r>
      <w:proofErr w:type="spellStart"/>
      <w:r w:rsidR="006D793C" w:rsidRPr="001E1CE1">
        <w:rPr>
          <w:rFonts w:ascii="Arial" w:hAnsi="Arial" w:cs="Arial"/>
          <w:bCs/>
        </w:rPr>
        <w:t>FeNO</w:t>
      </w:r>
      <w:proofErr w:type="spellEnd"/>
      <w:r w:rsidR="00716164" w:rsidRPr="001E1CE1">
        <w:rPr>
          <w:rFonts w:ascii="Arial" w:hAnsi="Arial" w:cs="Arial"/>
          <w:bCs/>
        </w:rPr>
        <w:t xml:space="preserve">, and 10 inflammatory genes identified in Aim 2 using RT-PCR from nasal epithelium obtained at six months post-cessation and at </w:t>
      </w:r>
      <w:r w:rsidR="003C0CE1">
        <w:rPr>
          <w:rFonts w:ascii="Arial" w:hAnsi="Arial" w:cs="Arial"/>
          <w:bCs/>
        </w:rPr>
        <w:t xml:space="preserve">six months and at </w:t>
      </w:r>
      <w:r w:rsidR="00716164" w:rsidRPr="001E1CE1">
        <w:rPr>
          <w:rFonts w:ascii="Arial" w:hAnsi="Arial" w:cs="Arial"/>
          <w:bCs/>
        </w:rPr>
        <w:t>one year</w:t>
      </w:r>
      <w:r w:rsidR="003C0CE1">
        <w:rPr>
          <w:rFonts w:ascii="Arial" w:hAnsi="Arial" w:cs="Arial"/>
          <w:bCs/>
        </w:rPr>
        <w:t xml:space="preserve"> (secondary outcomes)</w:t>
      </w:r>
      <w:r w:rsidR="00716164" w:rsidRPr="001E1CE1">
        <w:rPr>
          <w:rFonts w:ascii="Arial" w:hAnsi="Arial" w:cs="Arial"/>
          <w:bCs/>
        </w:rPr>
        <w:t xml:space="preserve">. </w:t>
      </w:r>
    </w:p>
    <w:p w14:paraId="4A87441C" w14:textId="77777777" w:rsidR="006D793C" w:rsidRPr="003B1D9C" w:rsidRDefault="006D793C" w:rsidP="006D793C">
      <w:pPr>
        <w:spacing w:after="0"/>
        <w:rPr>
          <w:rFonts w:ascii="Arial" w:hAnsi="Arial" w:cs="Arial"/>
          <w:bCs/>
          <w:sz w:val="10"/>
          <w:szCs w:val="10"/>
        </w:rPr>
      </w:pPr>
    </w:p>
    <w:p w14:paraId="1B06C0B6" w14:textId="0D51E637" w:rsidR="00F107FB" w:rsidRPr="001E1CE1" w:rsidRDefault="00F107FB" w:rsidP="006D793C">
      <w:pPr>
        <w:spacing w:after="0"/>
        <w:rPr>
          <w:rFonts w:ascii="Arial" w:eastAsia="Times New Roman" w:hAnsi="Arial" w:cs="Arial"/>
          <w:color w:val="212121"/>
          <w:shd w:val="clear" w:color="auto" w:fill="FFFFFF"/>
        </w:rPr>
      </w:pPr>
      <w:r w:rsidRPr="001E1CE1">
        <w:rPr>
          <w:rFonts w:ascii="Arial" w:hAnsi="Arial" w:cs="Arial"/>
        </w:rPr>
        <w:t xml:space="preserve">This project will provide a comprehensive understanding of patterns of e-cig use and its impact on airway biology and respiratory outcomes. In addition, we expect that </w:t>
      </w:r>
      <w:r w:rsidRPr="001E1CE1">
        <w:rPr>
          <w:rFonts w:ascii="Arial" w:eastAsia="Times New Roman" w:hAnsi="Arial" w:cs="Arial"/>
          <w:color w:val="212121"/>
          <w:shd w:val="clear" w:color="auto" w:fill="FFFFFF"/>
        </w:rPr>
        <w:t xml:space="preserve">identifying the impact of </w:t>
      </w:r>
      <w:proofErr w:type="spellStart"/>
      <w:r w:rsidRPr="001E1CE1">
        <w:rPr>
          <w:rFonts w:ascii="Arial" w:eastAsia="Times New Roman" w:hAnsi="Arial" w:cs="Arial"/>
          <w:color w:val="212121"/>
          <w:shd w:val="clear" w:color="auto" w:fill="FFFFFF"/>
        </w:rPr>
        <w:t>vaping</w:t>
      </w:r>
      <w:proofErr w:type="spellEnd"/>
      <w:r w:rsidRPr="001E1CE1">
        <w:rPr>
          <w:rFonts w:ascii="Arial" w:eastAsia="Times New Roman" w:hAnsi="Arial" w:cs="Arial"/>
          <w:color w:val="212121"/>
          <w:shd w:val="clear" w:color="auto" w:fill="FFFFFF"/>
        </w:rPr>
        <w:t xml:space="preserve"> on airway gene expression in at-risk youth and its response to cessation will provide valuable insights into their potential long-term health effects and </w:t>
      </w:r>
      <w:r w:rsidR="009D29F8">
        <w:rPr>
          <w:rFonts w:ascii="Arial" w:eastAsia="Times New Roman" w:hAnsi="Arial" w:cs="Arial"/>
          <w:color w:val="212121"/>
          <w:shd w:val="clear" w:color="auto" w:fill="FFFFFF"/>
        </w:rPr>
        <w:t xml:space="preserve">will help to </w:t>
      </w:r>
      <w:r w:rsidR="00DD73ED" w:rsidRPr="001E1CE1">
        <w:rPr>
          <w:rFonts w:ascii="Arial" w:eastAsia="Times New Roman" w:hAnsi="Arial" w:cs="Arial"/>
          <w:color w:val="212121"/>
          <w:shd w:val="clear" w:color="auto" w:fill="FFFFFF"/>
        </w:rPr>
        <w:t xml:space="preserve">optimize </w:t>
      </w:r>
      <w:r w:rsidRPr="001E1CE1">
        <w:rPr>
          <w:rFonts w:ascii="Arial" w:eastAsia="Times New Roman" w:hAnsi="Arial" w:cs="Arial"/>
          <w:color w:val="212121"/>
          <w:shd w:val="clear" w:color="auto" w:fill="FFFFFF"/>
        </w:rPr>
        <w:t>targeted cessation strategies.</w:t>
      </w:r>
    </w:p>
    <w:p w14:paraId="04C5A451" w14:textId="03720044" w:rsidR="00A62556" w:rsidRDefault="00A62556" w:rsidP="006D793C">
      <w:pPr>
        <w:spacing w:after="0"/>
        <w:rPr>
          <w:rFonts w:ascii="Arial" w:eastAsia="Times New Roman" w:hAnsi="Arial" w:cs="Arial"/>
          <w:color w:val="212121"/>
          <w:shd w:val="clear" w:color="auto" w:fill="FFFFFF"/>
        </w:rPr>
      </w:pPr>
    </w:p>
    <w:p w14:paraId="4780F21E" w14:textId="77777777" w:rsidR="003B1D9C" w:rsidRPr="00296784" w:rsidRDefault="003B1D9C" w:rsidP="006D793C">
      <w:pPr>
        <w:spacing w:after="0"/>
        <w:rPr>
          <w:rFonts w:ascii="Arial" w:eastAsia="Times New Roman" w:hAnsi="Arial" w:cs="Arial"/>
          <w:color w:val="212121"/>
          <w:shd w:val="clear" w:color="auto" w:fill="FFFFFF"/>
        </w:rPr>
      </w:pPr>
    </w:p>
    <w:p w14:paraId="4074028C" w14:textId="48969DE8" w:rsidR="0030118D" w:rsidRDefault="0030118D" w:rsidP="0030118D">
      <w:pPr>
        <w:spacing w:after="0"/>
        <w:rPr>
          <w:rFonts w:ascii="Arial" w:hAnsi="Arial" w:cs="Arial"/>
          <w:b/>
        </w:rPr>
      </w:pPr>
      <w:r>
        <w:rPr>
          <w:rFonts w:ascii="Arial" w:hAnsi="Arial" w:cs="Arial"/>
          <w:b/>
        </w:rPr>
        <w:lastRenderedPageBreak/>
        <w:t xml:space="preserve">B. </w:t>
      </w:r>
      <w:r w:rsidR="005F59E0">
        <w:rPr>
          <w:rFonts w:ascii="Arial" w:hAnsi="Arial" w:cs="Arial"/>
          <w:b/>
        </w:rPr>
        <w:t>SIGNIFICANCE:</w:t>
      </w:r>
      <w:r w:rsidR="00482DD4">
        <w:rPr>
          <w:rFonts w:ascii="Arial" w:hAnsi="Arial" w:cs="Arial"/>
          <w:b/>
        </w:rPr>
        <w:t xml:space="preserve"> </w:t>
      </w:r>
    </w:p>
    <w:p w14:paraId="5AF9EC41" w14:textId="57B63CE8" w:rsidR="00937742" w:rsidRDefault="00F34D4A" w:rsidP="0030118D">
      <w:pPr>
        <w:spacing w:after="0"/>
        <w:rPr>
          <w:rFonts w:ascii="Arial" w:hAnsi="Arial" w:cs="Arial"/>
        </w:rPr>
      </w:pPr>
      <w:r w:rsidRPr="00A54D95">
        <w:rPr>
          <w:rFonts w:ascii="Arial" w:hAnsi="Arial" w:cs="Arial"/>
          <w:b/>
          <w:noProof/>
        </w:rPr>
        <mc:AlternateContent>
          <mc:Choice Requires="wps">
            <w:drawing>
              <wp:anchor distT="0" distB="0" distL="114300" distR="114300" simplePos="0" relativeHeight="251658240" behindDoc="0" locked="0" layoutInCell="1" allowOverlap="1" wp14:anchorId="62558C1C" wp14:editId="26A56DC5">
                <wp:simplePos x="0" y="0"/>
                <wp:positionH relativeFrom="column">
                  <wp:posOffset>4544060</wp:posOffset>
                </wp:positionH>
                <wp:positionV relativeFrom="paragraph">
                  <wp:posOffset>3742690</wp:posOffset>
                </wp:positionV>
                <wp:extent cx="2171700" cy="309880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3098800"/>
                        </a:xfrm>
                        <a:prstGeom prst="rect">
                          <a:avLst/>
                        </a:prstGeom>
                        <a:solidFill>
                          <a:srgbClr val="FFFFFF"/>
                        </a:solidFill>
                        <a:ln w="9525">
                          <a:solidFill>
                            <a:srgbClr val="000000"/>
                          </a:solidFill>
                          <a:miter lim="800000"/>
                          <a:headEnd/>
                          <a:tailEnd/>
                        </a:ln>
                      </wps:spPr>
                      <wps:txbx>
                        <w:txbxContent>
                          <w:p w14:paraId="119707A0" w14:textId="2B04151E" w:rsidR="003B1D9C" w:rsidRDefault="003B1D9C">
                            <w:pPr>
                              <w:rPr>
                                <w:rFonts w:ascii="Arial" w:hAnsi="Arial" w:cs="Arial"/>
                                <w:b/>
                              </w:rPr>
                            </w:pPr>
                            <w:r>
                              <w:rPr>
                                <w:rFonts w:ascii="Arial" w:hAnsi="Arial" w:cs="Arial"/>
                                <w:b/>
                              </w:rPr>
                              <w:t>Figure 1:</w:t>
                            </w:r>
                            <w:r>
                              <w:rPr>
                                <w:rFonts w:ascii="Arial" w:hAnsi="Arial" w:cs="Arial"/>
                                <w:b/>
                                <w:noProof/>
                              </w:rPr>
                              <w:drawing>
                                <wp:inline distT="0" distB="0" distL="0" distR="0" wp14:anchorId="77DEB03E" wp14:editId="62B90BA7">
                                  <wp:extent cx="204787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mbnail_Heavy Vape Use.png"/>
                                          <pic:cNvPicPr/>
                                        </pic:nvPicPr>
                                        <pic:blipFill rotWithShape="1">
                                          <a:blip r:embed="rId7">
                                            <a:extLst>
                                              <a:ext uri="{28A0092B-C50C-407E-A947-70E740481C1C}">
                                                <a14:useLocalDpi xmlns:a14="http://schemas.microsoft.com/office/drawing/2010/main" val="0"/>
                                              </a:ext>
                                            </a:extLst>
                                          </a:blip>
                                          <a:srcRect t="5587" r="5591" b="32015"/>
                                          <a:stretch/>
                                        </pic:blipFill>
                                        <pic:spPr bwMode="auto">
                                          <a:xfrm>
                                            <a:off x="0" y="0"/>
                                            <a:ext cx="2047875" cy="1914525"/>
                                          </a:xfrm>
                                          <a:prstGeom prst="rect">
                                            <a:avLst/>
                                          </a:prstGeom>
                                          <a:ln>
                                            <a:noFill/>
                                          </a:ln>
                                          <a:extLst>
                                            <a:ext uri="{53640926-AAD7-44d8-BBD7-CCE9431645EC}">
                                              <a14:shadowObscured xmlns:a14="http://schemas.microsoft.com/office/drawing/2010/main"/>
                                            </a:ext>
                                          </a:extLst>
                                        </pic:spPr>
                                      </pic:pic>
                                    </a:graphicData>
                                  </a:graphic>
                                </wp:inline>
                              </w:drawing>
                            </w:r>
                          </w:p>
                          <w:p w14:paraId="16826589" w14:textId="3B65622C" w:rsidR="003B1D9C" w:rsidRPr="00A54D95" w:rsidRDefault="003B1D9C">
                            <w:pPr>
                              <w:rPr>
                                <w:rFonts w:ascii="Arial" w:hAnsi="Arial" w:cs="Arial"/>
                                <w:sz w:val="20"/>
                                <w:szCs w:val="20"/>
                              </w:rPr>
                            </w:pPr>
                            <w:r>
                              <w:rPr>
                                <w:rFonts w:ascii="Arial" w:hAnsi="Arial" w:cs="Arial"/>
                                <w:sz w:val="20"/>
                                <w:szCs w:val="20"/>
                              </w:rPr>
                              <w:t xml:space="preserve">Pueblo County (region 7) has the highest rates of heavy </w:t>
                            </w:r>
                            <w:proofErr w:type="spellStart"/>
                            <w:r>
                              <w:rPr>
                                <w:rFonts w:ascii="Arial" w:hAnsi="Arial" w:cs="Arial"/>
                                <w:sz w:val="20"/>
                                <w:szCs w:val="20"/>
                              </w:rPr>
                              <w:t>vape</w:t>
                            </w:r>
                            <w:proofErr w:type="spellEnd"/>
                            <w:r>
                              <w:rPr>
                                <w:rFonts w:ascii="Arial" w:hAnsi="Arial" w:cs="Arial"/>
                                <w:sz w:val="20"/>
                                <w:szCs w:val="20"/>
                              </w:rPr>
                              <w:t xml:space="preserve"> use in Colorado (17.2%) and intermittent </w:t>
                            </w:r>
                            <w:proofErr w:type="spellStart"/>
                            <w:r>
                              <w:rPr>
                                <w:rFonts w:ascii="Arial" w:hAnsi="Arial" w:cs="Arial"/>
                                <w:sz w:val="20"/>
                                <w:szCs w:val="20"/>
                              </w:rPr>
                              <w:t>vape</w:t>
                            </w:r>
                            <w:proofErr w:type="spellEnd"/>
                            <w:r>
                              <w:rPr>
                                <w:rFonts w:ascii="Arial" w:hAnsi="Arial" w:cs="Arial"/>
                                <w:sz w:val="20"/>
                                <w:szCs w:val="20"/>
                              </w:rPr>
                              <w:t xml:space="preserve"> use (28%) among Latino youth. </w:t>
                            </w:r>
                          </w:p>
                          <w:p w14:paraId="29EDF167" w14:textId="77777777" w:rsidR="003B1D9C" w:rsidRDefault="003B1D9C">
                            <w:pPr>
                              <w:rPr>
                                <w:rFonts w:ascii="Arial" w:hAnsi="Arial" w:cs="Arial"/>
                                <w:b/>
                              </w:rPr>
                            </w:pPr>
                          </w:p>
                          <w:p w14:paraId="6D56322E" w14:textId="77777777" w:rsidR="003B1D9C" w:rsidRPr="00A54D95" w:rsidRDefault="003B1D9C">
                            <w:pPr>
                              <w:rPr>
                                <w:rFonts w:ascii="Arial" w:hAnsi="Arial" w:cs="Arial"/>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62558C1C" id="_x0000_t202" coordsize="21600,21600" o:spt="202" path="m,l,21600r21600,l21600,xe">
                <v:stroke joinstyle="miter"/>
                <v:path gradientshapeok="t" o:connecttype="rect"/>
              </v:shapetype>
              <v:shape id="Text Box 2" o:spid="_x0000_s1026" type="#_x0000_t202" style="position:absolute;margin-left:357.8pt;margin-top:294.7pt;width:171pt;height:2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">
                <v:textbox>
                  <w:txbxContent>
                    <w:p w14:paraId="119707A0" w14:textId="2B04151E" w:rsidR="003B1D9C" w:rsidRDefault="003B1D9C">
                      <w:pPr>
                        <w:rPr>
                          <w:rFonts w:ascii="Arial" w:hAnsi="Arial" w:cs="Arial"/>
                          <w:b/>
                        </w:rPr>
                      </w:pPr>
                      <w:r>
                        <w:rPr>
                          <w:rFonts w:ascii="Arial" w:hAnsi="Arial" w:cs="Arial"/>
                          <w:b/>
                        </w:rPr>
                        <w:t>Figure 1:</w:t>
                      </w:r>
                      <w:r>
                        <w:rPr>
                          <w:rFonts w:ascii="Arial" w:hAnsi="Arial" w:cs="Arial"/>
                          <w:b/>
                          <w:noProof/>
                        </w:rPr>
                        <w:drawing>
                          <wp:inline distT="0" distB="0" distL="0" distR="0" wp14:anchorId="77DEB03E" wp14:editId="62B90BA7">
                            <wp:extent cx="204787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mbnail_Heavy Vape Use.png"/>
                                    <pic:cNvPicPr/>
                                  </pic:nvPicPr>
                                  <pic:blipFill rotWithShape="1">
                                    <a:blip r:embed="rId8">
                                      <a:extLst>
                                        <a:ext uri="{28A0092B-C50C-407E-A947-70E740481C1C}">
                                          <a14:useLocalDpi xmlns:a14="http://schemas.microsoft.com/office/drawing/2010/main" val="0"/>
                                        </a:ext>
                                      </a:extLst>
                                    </a:blip>
                                    <a:srcRect t="5587" r="5591" b="32015"/>
                                    <a:stretch/>
                                  </pic:blipFill>
                                  <pic:spPr bwMode="auto">
                                    <a:xfrm>
                                      <a:off x="0" y="0"/>
                                      <a:ext cx="2047875" cy="19145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a:ext>
                                    </a:extLst>
                                  </pic:spPr>
                                </pic:pic>
                              </a:graphicData>
                            </a:graphic>
                          </wp:inline>
                        </w:drawing>
                      </w:r>
                    </w:p>
                    <w:p w14:paraId="16826589" w14:textId="3B65622C" w:rsidR="003B1D9C" w:rsidRPr="00A54D95" w:rsidRDefault="003B1D9C">
                      <w:pPr>
                        <w:rPr>
                          <w:rFonts w:ascii="Arial" w:hAnsi="Arial" w:cs="Arial"/>
                          <w:sz w:val="20"/>
                          <w:szCs w:val="20"/>
                        </w:rPr>
                      </w:pPr>
                      <w:r>
                        <w:rPr>
                          <w:rFonts w:ascii="Arial" w:hAnsi="Arial" w:cs="Arial"/>
                          <w:sz w:val="20"/>
                          <w:szCs w:val="20"/>
                        </w:rPr>
                        <w:t xml:space="preserve">Pueblo County (region 7) has the highest rates of heavy vape use in Colorado (17.2%) and intermittent vape use (28%) among Latino youth. </w:t>
                      </w:r>
                    </w:p>
                    <w:p w14:paraId="29EDF167" w14:textId="77777777" w:rsidR="003B1D9C" w:rsidRDefault="003B1D9C">
                      <w:pPr>
                        <w:rPr>
                          <w:rFonts w:ascii="Arial" w:hAnsi="Arial" w:cs="Arial"/>
                          <w:b/>
                        </w:rPr>
                      </w:pPr>
                    </w:p>
                    <w:p w14:paraId="6D56322E" w14:textId="77777777" w:rsidR="003B1D9C" w:rsidRPr="00A54D95" w:rsidRDefault="003B1D9C">
                      <w:pPr>
                        <w:rPr>
                          <w:rFonts w:ascii="Arial" w:hAnsi="Arial" w:cs="Arial"/>
                          <w:b/>
                        </w:rPr>
                      </w:pPr>
                    </w:p>
                  </w:txbxContent>
                </v:textbox>
                <w10:wrap type="square"/>
              </v:shape>
            </w:pict>
          </mc:Fallback>
        </mc:AlternateContent>
      </w:r>
      <w:r w:rsidR="00A75055" w:rsidRPr="00937742">
        <w:rPr>
          <w:rFonts w:ascii="Arial" w:hAnsi="Arial" w:cs="Arial"/>
          <w:b/>
        </w:rPr>
        <w:t xml:space="preserve">The Adolescent </w:t>
      </w:r>
      <w:proofErr w:type="spellStart"/>
      <w:r w:rsidR="00A75055" w:rsidRPr="00937742">
        <w:rPr>
          <w:rFonts w:ascii="Arial" w:hAnsi="Arial" w:cs="Arial"/>
          <w:b/>
        </w:rPr>
        <w:t>Vaping</w:t>
      </w:r>
      <w:proofErr w:type="spellEnd"/>
      <w:r w:rsidR="00A75055" w:rsidRPr="00937742">
        <w:rPr>
          <w:rFonts w:ascii="Arial" w:hAnsi="Arial" w:cs="Arial"/>
          <w:b/>
        </w:rPr>
        <w:t xml:space="preserve"> Epidemic: Prevalence and Health Disparities</w:t>
      </w:r>
      <w:r w:rsidR="00F77EEB">
        <w:rPr>
          <w:rFonts w:ascii="Arial" w:hAnsi="Arial" w:cs="Arial"/>
          <w:b/>
        </w:rPr>
        <w:t xml:space="preserve"> in Electronic Nicotine Delivery System Use</w:t>
      </w:r>
      <w:r w:rsidR="00A75055" w:rsidRPr="00937742">
        <w:rPr>
          <w:rFonts w:ascii="Arial" w:hAnsi="Arial" w:cs="Arial"/>
          <w:b/>
        </w:rPr>
        <w:t>:</w:t>
      </w:r>
      <w:r w:rsidR="00A75055" w:rsidRPr="00937742">
        <w:rPr>
          <w:rFonts w:ascii="Arial" w:hAnsi="Arial" w:cs="Arial"/>
        </w:rPr>
        <w:t xml:space="preserve"> </w:t>
      </w:r>
      <w:r w:rsidR="00F77EEB">
        <w:rPr>
          <w:rFonts w:ascii="Arial" w:hAnsi="Arial" w:cs="Arial"/>
        </w:rPr>
        <w:t>E</w:t>
      </w:r>
      <w:r w:rsidR="00482DD4" w:rsidRPr="00BB17DE">
        <w:rPr>
          <w:rFonts w:ascii="Arial" w:hAnsi="Arial" w:cs="Arial"/>
        </w:rPr>
        <w:t xml:space="preserve">lectronic nicotine delivery systems (ENDS), are hand-held devices that include a nicotine containing aerosol that is inhaled to deliver nicotine without tobacco smoke.  </w:t>
      </w:r>
      <w:r w:rsidR="001F2DE0" w:rsidRPr="00BB17DE">
        <w:rPr>
          <w:rFonts w:ascii="Arial" w:hAnsi="Arial" w:cs="Arial"/>
        </w:rPr>
        <w:t>Since they firs</w:t>
      </w:r>
      <w:r w:rsidR="008720D9">
        <w:rPr>
          <w:rFonts w:ascii="Arial" w:hAnsi="Arial" w:cs="Arial"/>
        </w:rPr>
        <w:t>t appeared on the market in 2007</w:t>
      </w:r>
      <w:r w:rsidR="001F2DE0" w:rsidRPr="00BB17DE">
        <w:rPr>
          <w:rFonts w:ascii="Arial" w:hAnsi="Arial" w:cs="Arial"/>
        </w:rPr>
        <w:t>, t</w:t>
      </w:r>
      <w:r w:rsidR="00393027">
        <w:rPr>
          <w:rFonts w:ascii="Arial" w:hAnsi="Arial" w:cs="Arial"/>
        </w:rPr>
        <w:t>hey have evolved from devic</w:t>
      </w:r>
      <w:r w:rsidR="00A75055">
        <w:rPr>
          <w:rFonts w:ascii="Arial" w:hAnsi="Arial" w:cs="Arial"/>
        </w:rPr>
        <w:t xml:space="preserve">es resembling </w:t>
      </w:r>
      <w:r w:rsidR="00F77EEB">
        <w:rPr>
          <w:rFonts w:ascii="Arial" w:hAnsi="Arial" w:cs="Arial"/>
        </w:rPr>
        <w:t xml:space="preserve">electronic </w:t>
      </w:r>
      <w:r w:rsidR="00A75055">
        <w:rPr>
          <w:rFonts w:ascii="Arial" w:hAnsi="Arial" w:cs="Arial"/>
        </w:rPr>
        <w:t>cigarettes</w:t>
      </w:r>
      <w:r w:rsidR="00F77EEB">
        <w:rPr>
          <w:rFonts w:ascii="Arial" w:hAnsi="Arial" w:cs="Arial"/>
        </w:rPr>
        <w:t xml:space="preserve"> (e-cigs)</w:t>
      </w:r>
      <w:r w:rsidR="001F2DE0" w:rsidRPr="00BB17DE">
        <w:rPr>
          <w:rFonts w:ascii="Arial" w:hAnsi="Arial" w:cs="Arial"/>
        </w:rPr>
        <w:t xml:space="preserve"> to variable shape and size electronic devices that are largely unregulated in terms of their manufacturing specification</w:t>
      </w:r>
      <w:r w:rsidR="0030118D">
        <w:rPr>
          <w:rFonts w:ascii="Arial" w:hAnsi="Arial" w:cs="Arial"/>
        </w:rPr>
        <w:t xml:space="preserve"> </w:t>
      </w:r>
      <w:r w:rsidR="005B1707">
        <w:rPr>
          <w:rFonts w:ascii="Arial" w:hAnsi="Arial" w:cs="Arial"/>
        </w:rPr>
        <w:fldChar w:fldCharType="begin">
          <w:fldData xml:space="preserve">PEVuZE5vdGU+PENpdGU+PEF1dGhvcj5aaHU8L0F1dGhvcj48WWVhcj4yMDE0PC9ZZWFyPjxSZWNO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</w:fldData>
        </w:fldChar>
      </w:r>
      <w:r w:rsidR="005B1707">
        <w:rPr>
          <w:rFonts w:ascii="Arial" w:hAnsi="Arial" w:cs="Arial"/>
        </w:rPr>
        <w:instrText xml:space="preserve"> ADDIN EN.CITE </w:instrText>
      </w:r>
      <w:r w:rsidR="005B1707">
        <w:rPr>
          <w:rFonts w:ascii="Arial" w:hAnsi="Arial" w:cs="Arial"/>
        </w:rPr>
        <w:fldChar w:fldCharType="begin">
          <w:fldData xml:space="preserve">PEVuZE5vdGU+PENpdGU+PEF1dGhvcj5aaHU8L0F1dGhvcj48WWVhcj4yMDE0PC9ZZWFyPjxSZWNO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</w:fldData>
        </w:fldChar>
      </w:r>
      <w:r w:rsidR="005B1707">
        <w:rPr>
          <w:rFonts w:ascii="Arial" w:hAnsi="Arial" w:cs="Arial"/>
        </w:rPr>
        <w:instrText xml:space="preserve"> ADDIN EN.CITE.DATA </w:instrText>
      </w:r>
      <w:r w:rsidR="005B1707">
        <w:rPr>
          <w:rFonts w:ascii="Arial" w:hAnsi="Arial" w:cs="Arial"/>
        </w:rPr>
      </w:r>
      <w:r w:rsidR="005B1707">
        <w:rPr>
          <w:rFonts w:ascii="Arial" w:hAnsi="Arial" w:cs="Arial"/>
        </w:rPr>
        <w:fldChar w:fldCharType="end"/>
      </w:r>
      <w:r w:rsidR="005B1707">
        <w:rPr>
          <w:rFonts w:ascii="Arial" w:hAnsi="Arial" w:cs="Arial"/>
        </w:rPr>
      </w:r>
      <w:r w:rsidR="005B1707">
        <w:rPr>
          <w:rFonts w:ascii="Arial" w:hAnsi="Arial" w:cs="Arial"/>
        </w:rPr>
        <w:fldChar w:fldCharType="separate"/>
      </w:r>
      <w:r w:rsidR="005B1707">
        <w:rPr>
          <w:rFonts w:ascii="Arial" w:hAnsi="Arial" w:cs="Arial"/>
          <w:noProof/>
        </w:rPr>
        <w:t>{Zhu, 2014 #12;Theron, 2019 #13}</w:t>
      </w:r>
      <w:r w:rsidR="005B1707">
        <w:rPr>
          <w:rFonts w:ascii="Arial" w:hAnsi="Arial" w:cs="Arial"/>
        </w:rPr>
        <w:fldChar w:fldCharType="end"/>
      </w:r>
      <w:r w:rsidR="00A75055">
        <w:rPr>
          <w:rFonts w:ascii="Arial" w:hAnsi="Arial" w:cs="Arial"/>
        </w:rPr>
        <w:t xml:space="preserve">. </w:t>
      </w:r>
      <w:r w:rsidR="008720D9">
        <w:rPr>
          <w:rFonts w:ascii="Arial" w:hAnsi="Arial" w:cs="Arial"/>
        </w:rPr>
        <w:t xml:space="preserve">Although the prevalence of adolescent combustible tobacco cigarette use has declined, adolescent’s use of alternative nicotine products including e-cigs has risen rapidly. </w:t>
      </w:r>
      <w:r w:rsidR="00F77EEB">
        <w:rPr>
          <w:rFonts w:ascii="Arial" w:hAnsi="Arial" w:cs="Arial"/>
        </w:rPr>
        <w:t>Recent estimates of ENDS</w:t>
      </w:r>
      <w:r w:rsidR="006E2C06" w:rsidRPr="00937742">
        <w:rPr>
          <w:rFonts w:ascii="Arial" w:hAnsi="Arial" w:cs="Arial"/>
        </w:rPr>
        <w:t xml:space="preserve"> use initiation among youth in the United States have been called an epidemic</w:t>
      </w:r>
      <w:r w:rsidR="005B1707">
        <w:rPr>
          <w:rFonts w:ascii="Arial" w:hAnsi="Arial" w:cs="Arial"/>
        </w:rPr>
        <w:fldChar w:fldCharType="begin"/>
      </w:r>
      <w:r w:rsidR="005B1707">
        <w:rPr>
          <w:rFonts w:ascii="Arial" w:hAnsi="Arial" w:cs="Arial"/>
        </w:rPr>
        <w:instrText xml:space="preserve"> ADDIN EN.CITE &lt;EndNote&gt;&lt;Cite&gt;&lt;Author&gt;Radio&lt;/Author&gt;&lt;Year&gt;December 18, 2018&lt;/Year&gt;&lt;RecNum&gt;3&lt;/RecNum&gt;&lt;record&gt;&lt;rec-number&gt;3&lt;/rec-number&gt;&lt;foreign-keys&gt;&lt;key app="EN" db-id="2rast9s9pdsdtnevd9mx2wdnpptppstxsds2" timestamp="1570546549"&gt;3&lt;/key&gt;&lt;/foreign-keys&gt;&lt;ref-type name="Podcast"&gt;62&lt;/ref-type&gt;&lt;contributors&gt;&lt;authors&gt;&lt;author&gt;National Public Radio&lt;/author&gt;&lt;/authors&gt;&lt;/contributors&gt;&lt;titles&gt;&lt;title&gt;Surgeon General Warns Youth Vaping Is Now An &amp;apos;Epidemic&amp;apos;. Aired on December 18, 2018&lt;/title&gt;&lt;/titles&gt;&lt;dates&gt;&lt;year&gt;December 18, 2018&lt;/year&gt;&lt;/dates&gt;&lt;pub-location&gt;https://www.npr.org/sections/health-shots/2018/12/18/677755266/surgeon-general-warns-youth-vaping-is-now-an-epidemic&lt;/pub-location&gt;&lt;urls&gt;&lt;/urls&gt;&lt;/record&gt;&lt;/Cite&gt;&lt;/EndNote&gt;</w:instrText>
      </w:r>
      <w:r w:rsidR="005B1707">
        <w:rPr>
          <w:rFonts w:ascii="Arial" w:hAnsi="Arial" w:cs="Arial"/>
        </w:rPr>
        <w:fldChar w:fldCharType="separate"/>
      </w:r>
      <w:r w:rsidR="005B1707">
        <w:rPr>
          <w:rFonts w:ascii="Arial" w:hAnsi="Arial" w:cs="Arial"/>
          <w:noProof/>
        </w:rPr>
        <w:t>{Radio, December 18`, 2018 #3}</w:t>
      </w:r>
      <w:r w:rsidR="005B1707">
        <w:rPr>
          <w:rFonts w:ascii="Arial" w:hAnsi="Arial" w:cs="Arial"/>
        </w:rPr>
        <w:fldChar w:fldCharType="end"/>
      </w:r>
      <w:r w:rsidR="006E2C06" w:rsidRPr="00937742">
        <w:rPr>
          <w:rFonts w:ascii="Arial" w:hAnsi="Arial" w:cs="Arial"/>
        </w:rPr>
        <w:t xml:space="preserve"> with an increase of 10% among 12</w:t>
      </w:r>
      <w:r w:rsidR="006E2C06" w:rsidRPr="00937742">
        <w:rPr>
          <w:rFonts w:ascii="Arial" w:hAnsi="Arial" w:cs="Arial"/>
          <w:vertAlign w:val="superscript"/>
        </w:rPr>
        <w:t>th</w:t>
      </w:r>
      <w:r w:rsidR="006E2C06" w:rsidRPr="00937742">
        <w:rPr>
          <w:rFonts w:ascii="Arial" w:hAnsi="Arial" w:cs="Arial"/>
        </w:rPr>
        <w:t xml:space="preserve"> graders in 1 year</w:t>
      </w:r>
      <w:r w:rsidR="005B1707">
        <w:rPr>
          <w:rFonts w:ascii="Arial" w:hAnsi="Arial" w:cs="Arial"/>
        </w:rPr>
        <w:fldChar w:fldCharType="begin"/>
      </w:r>
      <w:r w:rsidR="005B1707">
        <w:rPr>
          <w:rFonts w:ascii="Arial" w:hAnsi="Arial" w:cs="Arial"/>
        </w:rPr>
        <w:instrText xml:space="preserve"> ADDIN EN.CITE &lt;EndNote&gt;&lt;Cite&gt;&lt;Author&gt;Miech&lt;/Author&gt;&lt;Year&gt;2019&lt;/Year&gt;&lt;RecNum&gt;4&lt;/RecNum&gt;&lt;record&gt;&lt;rec-number&gt;4&lt;/rec-number&gt;&lt;foreign-keys&gt;&lt;key app="EN" db-id="2rast9s9pdsdtnevd9mx2wdnpptppstxsds2" timestamp="1570546693"&gt;4&lt;/key&gt;&lt;/foreign-keys&gt;&lt;ref-type name="Journal Article"&gt;17&lt;/ref-type&gt;&lt;contributors&gt;&lt;authors&gt;&lt;author&gt;Miech, R.&lt;/author&gt;&lt;author&gt;Johnston, L.&lt;/author&gt;&lt;author&gt;O&amp;apos;Malley, P. M.&lt;/author&gt;&lt;author&gt;Bachman, J. G.&lt;/author&gt;&lt;author&gt;Patrick, M. E.&lt;/author&gt;&lt;/authors&gt;&lt;/contributors&gt;&lt;auth-address&gt;University of Michigan, Ann Arbor, MI ramiech@umich.edu.&amp;#xD;University of Minnesota, Minneapolis, MN.&lt;/auth-address&gt;&lt;titles&gt;&lt;title&gt;Adolescent Vaping and Nicotine Use in 2017-2018 - U.S. National Estimates&lt;/title&gt;&lt;secondary-title&gt;N Engl J Med&lt;/secondary-title&gt;&lt;/titles&gt;&lt;periodical&gt;&lt;full-title&gt;N Engl J Med&lt;/full-title&gt;&lt;/periodical&gt;&lt;pages&gt;192-193&lt;/pages&gt;&lt;volume&gt;380&lt;/volume&gt;&lt;number&gt;2&lt;/number&gt;&lt;keywords&gt;&lt;keyword&gt;Adolescent&lt;/keyword&gt;&lt;keyword&gt;Health Policy&lt;/keyword&gt;&lt;keyword&gt;Humans&lt;/keyword&gt;&lt;keyword&gt;Nicotine&lt;/keyword&gt;&lt;keyword&gt;United States&lt;/keyword&gt;&lt;keyword&gt;Vaping/*trends&lt;/keyword&gt;&lt;/keywords&gt;&lt;dates&gt;&lt;year&gt;2019&lt;/year&gt;&lt;pub-dates&gt;&lt;date&gt;Jan 10&lt;/date&gt;&lt;/pub-dates&gt;&lt;/dates&gt;&lt;isbn&gt;1533-4406 (Electronic)&amp;#xD;0028-4793 (Linking)&lt;/isbn&gt;&lt;accession-num&gt;30554549&lt;/accession-num&gt;&lt;urls&gt;&lt;related-urls&gt;&lt;url&gt;https://www.ncbi.nlm.nih.gov/pubmed/30554549&lt;/url&gt;&lt;/related-urls&gt;&lt;/urls&gt;&lt;electronic-resource-num&gt;10.1056/NEJMc1814130&lt;/electronic-resource-num&gt;&lt;/record&gt;&lt;/Cite&gt;&lt;/EndNote&gt;</w:instrText>
      </w:r>
      <w:r w:rsidR="005B1707">
        <w:rPr>
          <w:rFonts w:ascii="Arial" w:hAnsi="Arial" w:cs="Arial"/>
        </w:rPr>
        <w:fldChar w:fldCharType="separate"/>
      </w:r>
      <w:r w:rsidR="005B1707">
        <w:rPr>
          <w:rFonts w:ascii="Arial" w:hAnsi="Arial" w:cs="Arial"/>
          <w:noProof/>
        </w:rPr>
        <w:t>{Miech, 2019 #4}</w:t>
      </w:r>
      <w:r w:rsidR="005B1707">
        <w:rPr>
          <w:rFonts w:ascii="Arial" w:hAnsi="Arial" w:cs="Arial"/>
        </w:rPr>
        <w:fldChar w:fldCharType="end"/>
      </w:r>
      <w:r w:rsidR="006E2C06" w:rsidRPr="00937742">
        <w:rPr>
          <w:rFonts w:ascii="Arial" w:hAnsi="Arial" w:cs="Arial"/>
        </w:rPr>
        <w:t>.</w:t>
      </w:r>
      <w:r w:rsidR="00393027" w:rsidRPr="00937742">
        <w:rPr>
          <w:rFonts w:ascii="Arial" w:hAnsi="Arial" w:cs="Arial"/>
        </w:rPr>
        <w:t xml:space="preserve"> In 2018, 14.9% of U.S. adults reported having ever used an e-cigarette. Of those, 8.1 million (3.2%) reported b</w:t>
      </w:r>
      <w:r w:rsidR="00F77EEB">
        <w:rPr>
          <w:rFonts w:ascii="Arial" w:hAnsi="Arial" w:cs="Arial"/>
        </w:rPr>
        <w:t>eing current ENDS</w:t>
      </w:r>
      <w:r w:rsidR="00393027" w:rsidRPr="00937742">
        <w:rPr>
          <w:rFonts w:ascii="Arial" w:hAnsi="Arial" w:cs="Arial"/>
        </w:rPr>
        <w:t xml:space="preserve"> users</w:t>
      </w:r>
      <w:r w:rsidR="00393027" w:rsidRPr="00937742">
        <w:rPr>
          <w:rFonts w:ascii="Arial" w:eastAsiaTheme="minorEastAsia" w:hAnsi="Arial" w:cs="Arial"/>
        </w:rPr>
        <w:t xml:space="preserve"> with highest use in the 18-24year old age group</w:t>
      </w:r>
      <w:r w:rsidR="005B1707">
        <w:rPr>
          <w:rFonts w:ascii="Arial" w:eastAsiaTheme="minorEastAsia" w:hAnsi="Arial" w:cs="Arial"/>
        </w:rPr>
        <w:fldChar w:fldCharType="begin"/>
      </w:r>
      <w:r w:rsidR="005B1707">
        <w:rPr>
          <w:rFonts w:ascii="Arial" w:eastAsiaTheme="minorEastAsia" w:hAnsi="Arial" w:cs="Arial"/>
        </w:rPr>
        <w:instrText xml:space="preserve"> ADDIN EN.CITE &lt;EndNote&gt;&lt;Cite&gt;&lt;Author&gt;Villarroel&lt;/Author&gt;&lt;Year&gt;2020&lt;/Year&gt;&lt;RecNum&gt;18&lt;/RecNum&gt;&lt;record&gt;&lt;rec-number&gt;18&lt;/rec-number&gt;&lt;foreign-keys&gt;&lt;key app="EN" db-id="2rast9s9pdsdtnevd9mx2wdnpptppstxsds2" timestamp="1609362574"&gt;18&lt;/key&gt;&lt;/foreign-keys&gt;&lt;ref-type name="Journal Article"&gt;17&lt;/ref-type&gt;&lt;contributors&gt;&lt;authors&gt;&lt;author&gt;Villarroel, M. A.&lt;/author&gt;&lt;author&gt;Cha, A. E.&lt;/author&gt;&lt;author&gt;Vahratian, A.&lt;/author&gt;&lt;/authors&gt;&lt;/contributors&gt;&lt;titles&gt;&lt;title&gt;Electronic Cigarette Use Among U.S. Adults, 2018&lt;/title&gt;&lt;secondary-title&gt;NCHS Data Brief&lt;/secondary-title&gt;&lt;/titles&gt;&lt;periodical&gt;&lt;full-title&gt;NCHS Data Brief&lt;/full-title&gt;&lt;/periodical&gt;&lt;pages&gt;1-8&lt;/pages&gt;&lt;number&gt;365&lt;/number&gt;&lt;dates&gt;&lt;year&gt;2020&lt;/year&gt;&lt;pub-dates&gt;&lt;date&gt;Apr&lt;/date&gt;&lt;/pub-dates&gt;&lt;/dates&gt;&lt;isbn&gt;1941-4927 (Electronic)&amp;#xD;1941-4935 (Linking)&lt;/isbn&gt;&lt;accession-num&gt;32487293&lt;/accession-num&gt;&lt;urls&gt;&lt;related-urls&gt;&lt;url&gt;https://www.ncbi.nlm.nih.gov/pubmed/32487293&lt;/url&gt;&lt;/related-urls&gt;&lt;/urls&gt;&lt;/record&gt;&lt;/Cite&gt;&lt;/EndNote&gt;</w:instrText>
      </w:r>
      <w:r w:rsidR="005B1707">
        <w:rPr>
          <w:rFonts w:ascii="Arial" w:eastAsiaTheme="minorEastAsia" w:hAnsi="Arial" w:cs="Arial"/>
        </w:rPr>
        <w:fldChar w:fldCharType="separate"/>
      </w:r>
      <w:r w:rsidR="005B1707">
        <w:rPr>
          <w:rFonts w:ascii="Arial" w:eastAsiaTheme="minorEastAsia" w:hAnsi="Arial" w:cs="Arial"/>
          <w:noProof/>
        </w:rPr>
        <w:t>{Villarroel, 2020 #18}</w:t>
      </w:r>
      <w:r w:rsidR="005B1707">
        <w:rPr>
          <w:rFonts w:ascii="Arial" w:eastAsiaTheme="minorEastAsia" w:hAnsi="Arial" w:cs="Arial"/>
        </w:rPr>
        <w:fldChar w:fldCharType="end"/>
      </w:r>
      <w:r w:rsidR="00393027" w:rsidRPr="00937742">
        <w:rPr>
          <w:rFonts w:ascii="Arial" w:eastAsiaTheme="minorEastAsia" w:hAnsi="Arial" w:cs="Arial"/>
        </w:rPr>
        <w:t xml:space="preserve">. From the most recent estimates of use released by the Centers for Disease Control </w:t>
      </w:r>
      <w:r w:rsidR="00393027" w:rsidRPr="00A62556">
        <w:rPr>
          <w:rFonts w:ascii="Arial" w:eastAsiaTheme="minorEastAsia" w:hAnsi="Arial" w:cs="Arial"/>
        </w:rPr>
        <w:t>in 2020, 19.6% (3.02 million) high schoo</w:t>
      </w:r>
      <w:r w:rsidR="00F77EEB" w:rsidRPr="00A62556">
        <w:rPr>
          <w:rFonts w:ascii="Arial" w:eastAsiaTheme="minorEastAsia" w:hAnsi="Arial" w:cs="Arial"/>
        </w:rPr>
        <w:t>l students reported current ENDS</w:t>
      </w:r>
      <w:r w:rsidR="00393027" w:rsidRPr="00F70CFB">
        <w:rPr>
          <w:rFonts w:ascii="Arial" w:eastAsiaTheme="minorEastAsia" w:hAnsi="Arial" w:cs="Arial"/>
        </w:rPr>
        <w:t xml:space="preserve"> use, with 22.5% of those reporting daily use. Further</w:t>
      </w:r>
      <w:r w:rsidR="00F5518E">
        <w:rPr>
          <w:rFonts w:ascii="Arial" w:eastAsiaTheme="minorEastAsia" w:hAnsi="Arial" w:cs="Arial"/>
        </w:rPr>
        <w:t xml:space="preserve">, </w:t>
      </w:r>
      <w:r w:rsidR="00393027" w:rsidRPr="00F70CFB">
        <w:rPr>
          <w:rFonts w:ascii="Arial" w:eastAsiaTheme="minorEastAsia" w:hAnsi="Arial" w:cs="Arial"/>
        </w:rPr>
        <w:t>4.7% (550,000) middle school stu</w:t>
      </w:r>
      <w:r w:rsidR="00F77EEB" w:rsidRPr="002952D8">
        <w:rPr>
          <w:rFonts w:ascii="Arial" w:eastAsiaTheme="minorEastAsia" w:hAnsi="Arial" w:cs="Arial"/>
        </w:rPr>
        <w:t>dents reported current ENDS</w:t>
      </w:r>
      <w:r w:rsidR="00393027" w:rsidRPr="00DC6C48">
        <w:rPr>
          <w:rFonts w:ascii="Arial" w:eastAsiaTheme="minorEastAsia" w:hAnsi="Arial" w:cs="Arial"/>
        </w:rPr>
        <w:t xml:space="preserve"> use</w:t>
      </w:r>
      <w:r w:rsidR="00CC78C0" w:rsidRPr="000A308F">
        <w:t xml:space="preserve"> </w:t>
      </w:r>
      <w:r w:rsidR="005B1707">
        <w:rPr>
          <w:rFonts w:ascii="Arial" w:eastAsiaTheme="minorEastAsia" w:hAnsi="Arial" w:cs="Arial"/>
        </w:rPr>
        <w:fldChar w:fldCharType="begin"/>
      </w:r>
      <w:r w:rsidR="005B1707">
        <w:rPr>
          <w:rFonts w:ascii="Arial" w:eastAsiaTheme="minorEastAsia" w:hAnsi="Arial" w:cs="Arial"/>
        </w:rPr>
        <w:instrText xml:space="preserve"> ADDIN EN.CITE &lt;EndNote&gt;&lt;Cite&gt;&lt;Author&gt;Wang&lt;/Author&gt;&lt;Year&gt;2020&lt;/Year&gt;&lt;RecNum&gt;20&lt;/RecNum&gt;&lt;record&gt;&lt;rec-number&gt;20&lt;/rec-number&gt;&lt;foreign-keys&gt;&lt;key app="EN" db-id="2rast9s9pdsdtnevd9mx2wdnpptppstxsds2" timestamp="1609362657"&gt;20&lt;/key&gt;&lt;/foreign-keys&gt;&lt;ref-type name="Journal Article"&gt;17&lt;/ref-type&gt;&lt;contributors&gt;&lt;authors&gt;&lt;author&gt;Wang, T. W.&lt;/author&gt;&lt;author&gt;Neff, L. J.&lt;/author&gt;&lt;author&gt;Park-Lee, E.&lt;/author&gt;&lt;author&gt;Ren, C.&lt;/author&gt;&lt;author&gt;Cullen, K. A.&lt;/author&gt;&lt;author&gt;King, B. A.&lt;/author&gt;&lt;/authors&gt;&lt;/contributors&gt;&lt;titles&gt;&lt;title&gt;E-cigarette Use Among Middle and High School Students - United States, 2020&lt;/title&gt;&lt;secondary-title&gt;MMWR Morb Mortal Wkly Rep&lt;/secondary-title&gt;&lt;/titles&gt;&lt;periodical&gt;&lt;full-title&gt;MMWR Morb Mortal Wkly Rep&lt;/full-title&gt;&lt;/periodical&gt;&lt;pages&gt;1310-1312&lt;/pages&gt;&lt;volume&gt;69&lt;/volume&gt;&lt;number&gt;37&lt;/number&gt;&lt;keywords&gt;&lt;keyword&gt;Adolescent&lt;/keyword&gt;&lt;keyword&gt;Child&lt;/keyword&gt;&lt;keyword&gt;Cross-Sectional Studies&lt;/keyword&gt;&lt;keyword&gt;Humans&lt;/keyword&gt;&lt;keyword&gt;Schools/statistics &amp;amp; numerical data&lt;/keyword&gt;&lt;keyword&gt;Students/*psychology/statistics &amp;amp; numerical data&lt;/keyword&gt;&lt;keyword&gt;United States/epidemiology&lt;/keyword&gt;&lt;keyword&gt;Vaping/*epidemiology&lt;/keyword&gt;&lt;/keywords&gt;&lt;dates&gt;&lt;year&gt;2020&lt;/year&gt;&lt;pub-dates&gt;&lt;date&gt;Sep 18&lt;/date&gt;&lt;/pub-dates&gt;&lt;/dates&gt;&lt;isbn&gt;1545-861X (Electronic)&amp;#xD;0149-2195 (Linking)&lt;/isbn&gt;&lt;accession-num&gt;32941408&lt;/accession-num&gt;&lt;urls&gt;&lt;related-urls&gt;&lt;url&gt;https://www.ncbi.nlm.nih.gov/pubmed/32941408&lt;/url&gt;&lt;/related-urls&gt;&lt;/urls&gt;&lt;custom2&gt;PMC7498174 Journal Editors form for disclosure of potential conflicts of interest. No potential conflicts of interest were disclosed.&lt;/custom2&gt;&lt;electronic-resource-num&gt;10.15585/mmwr.mm6937e1&lt;/electronic-resource-num&gt;&lt;/record&gt;&lt;/Cite&gt;&lt;/EndNote&gt;</w:instrText>
      </w:r>
      <w:r w:rsidR="005B1707">
        <w:rPr>
          <w:rFonts w:ascii="Arial" w:eastAsiaTheme="minorEastAsia" w:hAnsi="Arial" w:cs="Arial"/>
        </w:rPr>
        <w:fldChar w:fldCharType="separate"/>
      </w:r>
      <w:r w:rsidR="005B1707">
        <w:rPr>
          <w:rFonts w:ascii="Arial" w:eastAsiaTheme="minorEastAsia" w:hAnsi="Arial" w:cs="Arial"/>
          <w:noProof/>
        </w:rPr>
        <w:t>{Wang, 2020 #20}</w:t>
      </w:r>
      <w:r w:rsidR="005B1707">
        <w:rPr>
          <w:rFonts w:ascii="Arial" w:eastAsiaTheme="minorEastAsia" w:hAnsi="Arial" w:cs="Arial"/>
        </w:rPr>
        <w:fldChar w:fldCharType="end"/>
      </w:r>
      <w:r w:rsidR="00F77EEB" w:rsidRPr="008139CA">
        <w:rPr>
          <w:rFonts w:ascii="Arial" w:eastAsiaTheme="minorEastAsia" w:hAnsi="Arial" w:cs="Arial"/>
        </w:rPr>
        <w:t xml:space="preserve">. </w:t>
      </w:r>
      <w:r w:rsidR="00A62556" w:rsidRPr="00A62556">
        <w:rPr>
          <w:rFonts w:ascii="Arial" w:eastAsiaTheme="minorEastAsia" w:hAnsi="Arial" w:cs="Arial"/>
        </w:rPr>
        <w:t xml:space="preserve">The 2014-2020 National Youth Tobacco Surveys have consistently shown higher rates among </w:t>
      </w:r>
      <w:proofErr w:type="spellStart"/>
      <w:r w:rsidR="00A62556" w:rsidRPr="00A62556">
        <w:rPr>
          <w:rFonts w:ascii="Arial" w:eastAsiaTheme="minorEastAsia" w:hAnsi="Arial" w:cs="Arial"/>
        </w:rPr>
        <w:t>Latinx</w:t>
      </w:r>
      <w:proofErr w:type="spellEnd"/>
      <w:r w:rsidR="00A62556" w:rsidRPr="00A62556">
        <w:rPr>
          <w:rFonts w:ascii="Arial" w:eastAsiaTheme="minorEastAsia" w:hAnsi="Arial" w:cs="Arial"/>
        </w:rPr>
        <w:t xml:space="preserve"> middle </w:t>
      </w:r>
      <w:proofErr w:type="spellStart"/>
      <w:r w:rsidR="00A62556" w:rsidRPr="00A62556">
        <w:rPr>
          <w:rFonts w:ascii="Arial" w:eastAsiaTheme="minorEastAsia" w:hAnsi="Arial" w:cs="Arial"/>
        </w:rPr>
        <w:t>schoolers</w:t>
      </w:r>
      <w:proofErr w:type="spellEnd"/>
      <w:r w:rsidR="00A62556" w:rsidRPr="00A62556">
        <w:rPr>
          <w:rFonts w:ascii="Arial" w:eastAsiaTheme="minorEastAsia" w:hAnsi="Arial" w:cs="Arial"/>
        </w:rPr>
        <w:t xml:space="preserve"> compared to others with 7.1% of </w:t>
      </w:r>
      <w:proofErr w:type="spellStart"/>
      <w:r w:rsidR="00A62556" w:rsidRPr="00A62556">
        <w:rPr>
          <w:rFonts w:ascii="Arial" w:eastAsiaTheme="minorEastAsia" w:hAnsi="Arial" w:cs="Arial"/>
        </w:rPr>
        <w:t>Latinx</w:t>
      </w:r>
      <w:proofErr w:type="spellEnd"/>
      <w:r w:rsidR="00A62556" w:rsidRPr="00A62556">
        <w:rPr>
          <w:rFonts w:ascii="Arial" w:eastAsiaTheme="minorEastAsia" w:hAnsi="Arial" w:cs="Arial"/>
        </w:rPr>
        <w:t xml:space="preserve"> students reporting past 30 day </w:t>
      </w:r>
      <w:proofErr w:type="spellStart"/>
      <w:r w:rsidR="00A62556" w:rsidRPr="00A62556">
        <w:rPr>
          <w:rFonts w:ascii="Arial" w:eastAsiaTheme="minorEastAsia" w:hAnsi="Arial" w:cs="Arial"/>
        </w:rPr>
        <w:t>vape</w:t>
      </w:r>
      <w:proofErr w:type="spellEnd"/>
      <w:r w:rsidR="00A62556" w:rsidRPr="00A62556">
        <w:rPr>
          <w:rFonts w:ascii="Arial" w:eastAsiaTheme="minorEastAsia" w:hAnsi="Arial" w:cs="Arial"/>
        </w:rPr>
        <w:t xml:space="preserve"> use and 9.4% using any tobacco products compared to 4.3% and 5.7% of non-Hispanic White (NHW) students in 2020 (</w:t>
      </w:r>
      <w:r w:rsidR="00A62556" w:rsidRPr="001E1CE1">
        <w:rPr>
          <w:rFonts w:ascii="Arial" w:hAnsi="Arial" w:cs="Arial"/>
          <w:shd w:val="clear" w:color="auto" w:fill="FFFFFF"/>
        </w:rPr>
        <w:t>PMID: 33332300; PMCID: PMC7745956</w:t>
      </w:r>
      <w:r w:rsidR="00A62556">
        <w:rPr>
          <w:rFonts w:ascii="Arial" w:hAnsi="Arial" w:cs="Arial"/>
          <w:color w:val="212121"/>
          <w:shd w:val="clear" w:color="auto" w:fill="FFFFFF"/>
        </w:rPr>
        <w:t>).</w:t>
      </w:r>
      <w:r w:rsidR="00A62556">
        <w:rPr>
          <w:rFonts w:ascii="Arial" w:eastAsiaTheme="minorEastAsia" w:hAnsi="Arial" w:cs="Arial"/>
        </w:rPr>
        <w:t xml:space="preserve">  </w:t>
      </w:r>
      <w:r w:rsidR="00F77EEB">
        <w:rPr>
          <w:rFonts w:ascii="Arial" w:eastAsiaTheme="minorEastAsia" w:hAnsi="Arial" w:cs="Arial"/>
        </w:rPr>
        <w:t>Use of ENDS</w:t>
      </w:r>
      <w:r w:rsidR="00393027" w:rsidRPr="00937742">
        <w:rPr>
          <w:rFonts w:ascii="Arial" w:eastAsiaTheme="minorEastAsia" w:hAnsi="Arial" w:cs="Arial"/>
        </w:rPr>
        <w:t xml:space="preserve"> in adolescence has been shown to be associated with increased likelihood for future use </w:t>
      </w:r>
      <w:r w:rsidR="00CC78C0">
        <w:rPr>
          <w:rFonts w:ascii="Arial" w:eastAsiaTheme="minorEastAsia" w:hAnsi="Arial" w:cs="Arial"/>
        </w:rPr>
        <w:t>of combustible tobacco products</w:t>
      </w:r>
      <w:r w:rsidR="005B1707">
        <w:rPr>
          <w:rFonts w:ascii="Arial" w:eastAsiaTheme="minorEastAsia" w:hAnsi="Arial" w:cs="Arial"/>
        </w:rPr>
        <w:fldChar w:fldCharType="begin">
          <w:fldData xml:space="preserve">PEVuZE5vdGU+PENpdGU+PEF1dGhvcj5Tb25lamk8L0F1dGhvcj48WWVhcj4yMDE3PC9ZZWFyPjxS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</w:fldData>
        </w:fldChar>
      </w:r>
      <w:r w:rsidR="005B1707">
        <w:rPr>
          <w:rFonts w:ascii="Arial" w:eastAsiaTheme="minorEastAsia" w:hAnsi="Arial" w:cs="Arial"/>
        </w:rPr>
        <w:instrText xml:space="preserve"> ADDIN EN.CITE </w:instrText>
      </w:r>
      <w:r w:rsidR="005B1707">
        <w:rPr>
          <w:rFonts w:ascii="Arial" w:eastAsiaTheme="minorEastAsia" w:hAnsi="Arial" w:cs="Arial"/>
        </w:rPr>
        <w:fldChar w:fldCharType="begin">
          <w:fldData xml:space="preserve">PEVuZE5vdGU+PENpdGU+PEF1dGhvcj5Tb25lamk8L0F1dGhvcj48WWVhcj4yMDE3PC9ZZWFyPjxS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</w:fldData>
        </w:fldChar>
      </w:r>
      <w:r w:rsidR="005B1707">
        <w:rPr>
          <w:rFonts w:ascii="Arial" w:eastAsiaTheme="minorEastAsia" w:hAnsi="Arial" w:cs="Arial"/>
        </w:rPr>
        <w:instrText xml:space="preserve"> ADDIN EN.CITE.DATA </w:instrText>
      </w:r>
      <w:r w:rsidR="005B1707">
        <w:rPr>
          <w:rFonts w:ascii="Arial" w:eastAsiaTheme="minorEastAsia" w:hAnsi="Arial" w:cs="Arial"/>
        </w:rPr>
      </w:r>
      <w:r w:rsidR="005B1707">
        <w:rPr>
          <w:rFonts w:ascii="Arial" w:eastAsiaTheme="minorEastAsia" w:hAnsi="Arial" w:cs="Arial"/>
        </w:rPr>
        <w:fldChar w:fldCharType="end"/>
      </w:r>
      <w:r w:rsidR="005B1707">
        <w:rPr>
          <w:rFonts w:ascii="Arial" w:eastAsiaTheme="minorEastAsia" w:hAnsi="Arial" w:cs="Arial"/>
        </w:rPr>
      </w:r>
      <w:r w:rsidR="005B1707">
        <w:rPr>
          <w:rFonts w:ascii="Arial" w:eastAsiaTheme="minorEastAsia" w:hAnsi="Arial" w:cs="Arial"/>
        </w:rPr>
        <w:fldChar w:fldCharType="separate"/>
      </w:r>
      <w:r w:rsidR="005B1707">
        <w:rPr>
          <w:rFonts w:ascii="Arial" w:eastAsiaTheme="minorEastAsia" w:hAnsi="Arial" w:cs="Arial"/>
          <w:noProof/>
        </w:rPr>
        <w:t>{Soneji, 2017 #21}</w:t>
      </w:r>
      <w:r w:rsidR="005B1707">
        <w:rPr>
          <w:rFonts w:ascii="Arial" w:eastAsiaTheme="minorEastAsia" w:hAnsi="Arial" w:cs="Arial"/>
        </w:rPr>
        <w:fldChar w:fldCharType="end"/>
      </w:r>
      <w:r w:rsidR="00CC78C0">
        <w:rPr>
          <w:rFonts w:ascii="Arial" w:eastAsiaTheme="minorEastAsia" w:hAnsi="Arial" w:cs="Arial"/>
        </w:rPr>
        <w:t xml:space="preserve"> </w:t>
      </w:r>
      <w:r w:rsidR="00393027" w:rsidRPr="00937742">
        <w:rPr>
          <w:rFonts w:ascii="Arial" w:eastAsiaTheme="minorEastAsia" w:hAnsi="Arial" w:cs="Arial"/>
        </w:rPr>
        <w:t>and cannabis</w:t>
      </w:r>
      <w:r w:rsidR="005B1707">
        <w:rPr>
          <w:rFonts w:ascii="Arial" w:eastAsiaTheme="minorEastAsia" w:hAnsi="Arial" w:cs="Arial"/>
        </w:rPr>
        <w:fldChar w:fldCharType="begin"/>
      </w:r>
      <w:r w:rsidR="005B1707">
        <w:rPr>
          <w:rFonts w:ascii="Arial" w:eastAsiaTheme="minorEastAsia" w:hAnsi="Arial" w:cs="Arial"/>
        </w:rPr>
        <w:instrText xml:space="preserve"> ADDIN EN.CITE &lt;EndNote&gt;&lt;Cite&gt;&lt;Author&gt;Audrain-McGovern&lt;/Author&gt;&lt;Year&gt;2018&lt;/Year&gt;&lt;RecNum&gt;22&lt;/RecNum&gt;&lt;record&gt;&lt;rec-number&gt;22&lt;/rec-number&gt;&lt;foreign-keys&gt;&lt;key app="EN" db-id="2rast9s9pdsdtnevd9mx2wdnpptppstxsds2" timestamp="1609362796"&gt;22&lt;/key&gt;&lt;/foreign-keys&gt;&lt;ref-type name="Journal Article"&gt;17&lt;/ref-type&gt;&lt;contributors&gt;&lt;authors&gt;&lt;author&gt;Audrain-McGovern, J.&lt;/author&gt;&lt;author&gt;Stone, M. D.&lt;/author&gt;&lt;author&gt;Barrington-Trimis, J.&lt;/author&gt;&lt;author&gt;Unger, J. B.&lt;/author&gt;&lt;author&gt;Leventhal, A. M.&lt;/author&gt;&lt;/authors&gt;&lt;/contributors&gt;&lt;auth-address&gt;Department of Psychiatry, Perelman School of Medicine, University of Pennsylvania, Philadelphia, Pennsylvania; and audrain@pennmedicine.upenn.edu.&amp;#xD;Preventive Medicine, Keck School of Medicine, University of Southern California, Los Angeles, California.&amp;#xD;Departments of Psychology and.&lt;/auth-address&gt;&lt;titles&gt;&lt;title&gt;Adolescent E-Cigarette, Hookah, and Conventional Cigarette Use and Subsequent Marijuana Use&lt;/title&gt;&lt;secondary-title&gt;Pediatrics&lt;/secondary-title&gt;&lt;/titles&gt;&lt;periodical&gt;&lt;full-title&gt;Pediatrics&lt;/full-title&gt;&lt;/periodical&gt;&lt;volume&gt;142&lt;/volume&gt;&lt;number&gt;3&lt;/number&gt;&lt;keywords&gt;&lt;keyword&gt;Adolescent&lt;/keyword&gt;&lt;keyword&gt;*Adolescent Behavior/psychology&lt;/keyword&gt;&lt;keyword&gt;Cigarette Smoking/epidemiology/psychology/*trends&lt;/keyword&gt;&lt;keyword&gt;*Electronic Nicotine Delivery Systems&lt;/keyword&gt;&lt;keyword&gt;Female&lt;/keyword&gt;&lt;keyword&gt;Health Surveys/*trends&lt;/keyword&gt;&lt;keyword&gt;Humans&lt;/keyword&gt;&lt;keyword&gt;Longitudinal Studies&lt;/keyword&gt;&lt;keyword&gt;Male&lt;/keyword&gt;&lt;keyword&gt;Marijuana Use/epidemiology/psychology/*trends&lt;/keyword&gt;&lt;keyword&gt;*Smoking Water Pipes&lt;/keyword&gt;&lt;/keywords&gt;&lt;dates&gt;&lt;year&gt;2018&lt;/year&gt;&lt;pub-dates&gt;&lt;date&gt;Sep&lt;/date&gt;&lt;/pub-dates&gt;&lt;/dates&gt;&lt;isbn&gt;1098-4275 (Electronic)&amp;#xD;0031-4005 (Linking)&lt;/isbn&gt;&lt;accession-num&gt;30082450&lt;/accession-num&gt;&lt;urls&gt;&lt;related-urls&gt;&lt;url&gt;https://www.ncbi.nlm.nih.gov/pubmed/30082450&lt;/url&gt;&lt;/related-urls&gt;&lt;/urls&gt;&lt;custom2&gt;PMC6317758 conflicts of interest to disclose.&lt;/custom2&gt;&lt;electronic-resource-num&gt;10.1542/peds.2017-3616&lt;/electronic-resource-num&gt;&lt;/record&gt;&lt;/Cite&gt;&lt;/EndNote&gt;</w:instrText>
      </w:r>
      <w:r w:rsidR="005B1707">
        <w:rPr>
          <w:rFonts w:ascii="Arial" w:eastAsiaTheme="minorEastAsia" w:hAnsi="Arial" w:cs="Arial"/>
        </w:rPr>
        <w:fldChar w:fldCharType="separate"/>
      </w:r>
      <w:r w:rsidR="005B1707">
        <w:rPr>
          <w:rFonts w:ascii="Arial" w:eastAsiaTheme="minorEastAsia" w:hAnsi="Arial" w:cs="Arial"/>
          <w:noProof/>
        </w:rPr>
        <w:t>{Audrain-McGovern, 2018 #22}</w:t>
      </w:r>
      <w:r w:rsidR="005B1707">
        <w:rPr>
          <w:rFonts w:ascii="Arial" w:eastAsiaTheme="minorEastAsia" w:hAnsi="Arial" w:cs="Arial"/>
        </w:rPr>
        <w:fldChar w:fldCharType="end"/>
      </w:r>
      <w:r w:rsidR="00393027" w:rsidRPr="00937742">
        <w:rPr>
          <w:rFonts w:ascii="Arial" w:eastAsiaTheme="minorEastAsia" w:hAnsi="Arial" w:cs="Arial"/>
        </w:rPr>
        <w:t xml:space="preserve">, raising concerns about the long-term public health effects of </w:t>
      </w:r>
      <w:r w:rsidR="00F77EEB">
        <w:rPr>
          <w:rFonts w:ascii="Arial" w:eastAsiaTheme="minorEastAsia" w:hAnsi="Arial" w:cs="Arial"/>
        </w:rPr>
        <w:t>habitual ENDS</w:t>
      </w:r>
      <w:r w:rsidR="00393027" w:rsidRPr="00937742">
        <w:rPr>
          <w:rFonts w:ascii="Arial" w:eastAsiaTheme="minorEastAsia" w:hAnsi="Arial" w:cs="Arial"/>
        </w:rPr>
        <w:t xml:space="preserve"> use. </w:t>
      </w:r>
      <w:r w:rsidR="00937742" w:rsidRPr="00937742">
        <w:rPr>
          <w:rFonts w:ascii="Arial" w:hAnsi="Arial" w:cs="Arial"/>
        </w:rPr>
        <w:t xml:space="preserve">Increased use of </w:t>
      </w:r>
      <w:proofErr w:type="spellStart"/>
      <w:r w:rsidR="00937742" w:rsidRPr="00937742">
        <w:rPr>
          <w:rFonts w:ascii="Arial" w:hAnsi="Arial" w:cs="Arial"/>
        </w:rPr>
        <w:t>vaping</w:t>
      </w:r>
      <w:proofErr w:type="spellEnd"/>
      <w:r w:rsidR="00937742" w:rsidRPr="00937742">
        <w:rPr>
          <w:rFonts w:ascii="Arial" w:hAnsi="Arial" w:cs="Arial"/>
        </w:rPr>
        <w:t xml:space="preserve"> </w:t>
      </w:r>
      <w:r w:rsidR="00F77EEB">
        <w:rPr>
          <w:rFonts w:ascii="Arial" w:hAnsi="Arial" w:cs="Arial"/>
        </w:rPr>
        <w:t xml:space="preserve">products </w:t>
      </w:r>
      <w:r w:rsidR="00937742" w:rsidRPr="00937742">
        <w:rPr>
          <w:rFonts w:ascii="Arial" w:hAnsi="Arial" w:cs="Arial"/>
        </w:rPr>
        <w:t>as the entry to combustible cigarettes has been identified specifically among Hispanic/Latino youth at alarming rates much higher than non-Hispanic youth</w:t>
      </w:r>
      <w:r w:rsidR="00937742" w:rsidRPr="00937742">
        <w:t xml:space="preserve"> </w:t>
      </w:r>
      <w:r w:rsidR="005B1707">
        <w:rPr>
          <w:rFonts w:ascii="Arial" w:hAnsi="Arial" w:cs="Arial"/>
        </w:rPr>
        <w:fldChar w:fldCharType="begin">
          <w:fldData xml:space="preserve">PEVuZE5vdGU+PENpdGU+PEF1dGhvcj5IYW1taWc8L0F1dGhvcj48WWVhcj4yMDE3PC9ZZWFyPjxS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</w:fldData>
        </w:fldChar>
      </w:r>
      <w:r w:rsidR="005B1707">
        <w:rPr>
          <w:rFonts w:ascii="Arial" w:hAnsi="Arial" w:cs="Arial"/>
        </w:rPr>
        <w:instrText xml:space="preserve"> ADDIN EN.CITE </w:instrText>
      </w:r>
      <w:r w:rsidR="005B1707">
        <w:rPr>
          <w:rFonts w:ascii="Arial" w:hAnsi="Arial" w:cs="Arial"/>
        </w:rPr>
        <w:fldChar w:fldCharType="begin">
          <w:fldData xml:space="preserve">PEVuZE5vdGU+PENpdGU+PEF1dGhvcj5IYW1taWc8L0F1dGhvcj48WWVhcj4yMDE3PC9ZZWFyPjxS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</w:fldData>
        </w:fldChar>
      </w:r>
      <w:r w:rsidR="005B1707">
        <w:rPr>
          <w:rFonts w:ascii="Arial" w:hAnsi="Arial" w:cs="Arial"/>
        </w:rPr>
        <w:instrText xml:space="preserve"> ADDIN EN.CITE.DATA </w:instrText>
      </w:r>
      <w:r w:rsidR="005B1707">
        <w:rPr>
          <w:rFonts w:ascii="Arial" w:hAnsi="Arial" w:cs="Arial"/>
        </w:rPr>
      </w:r>
      <w:r w:rsidR="005B1707">
        <w:rPr>
          <w:rFonts w:ascii="Arial" w:hAnsi="Arial" w:cs="Arial"/>
        </w:rPr>
        <w:fldChar w:fldCharType="end"/>
      </w:r>
      <w:r w:rsidR="005B1707">
        <w:rPr>
          <w:rFonts w:ascii="Arial" w:hAnsi="Arial" w:cs="Arial"/>
        </w:rPr>
      </w:r>
      <w:r w:rsidR="005B1707">
        <w:rPr>
          <w:rFonts w:ascii="Arial" w:hAnsi="Arial" w:cs="Arial"/>
        </w:rPr>
        <w:fldChar w:fldCharType="separate"/>
      </w:r>
      <w:r w:rsidR="005B1707">
        <w:rPr>
          <w:rFonts w:ascii="Arial" w:hAnsi="Arial" w:cs="Arial"/>
          <w:noProof/>
        </w:rPr>
        <w:t>{Hammig, 2017 #5;Unger, 2016 #17}</w:t>
      </w:r>
      <w:r w:rsidR="005B1707">
        <w:rPr>
          <w:rFonts w:ascii="Arial" w:hAnsi="Arial" w:cs="Arial"/>
        </w:rPr>
        <w:fldChar w:fldCharType="end"/>
      </w:r>
      <w:r w:rsidR="00937742">
        <w:rPr>
          <w:rFonts w:ascii="Arial" w:hAnsi="Arial" w:cs="Arial"/>
        </w:rPr>
        <w:t>.</w:t>
      </w:r>
      <w:r w:rsidR="00F10373">
        <w:rPr>
          <w:rFonts w:ascii="Arial" w:hAnsi="Arial" w:cs="Arial"/>
        </w:rPr>
        <w:t xml:space="preserve"> Use of ENDS products has grown increasing</w:t>
      </w:r>
      <w:r w:rsidR="008140BC">
        <w:rPr>
          <w:rFonts w:ascii="Arial" w:hAnsi="Arial" w:cs="Arial"/>
        </w:rPr>
        <w:t>ly</w:t>
      </w:r>
      <w:r w:rsidR="00F10373">
        <w:rPr>
          <w:rFonts w:ascii="Arial" w:hAnsi="Arial" w:cs="Arial"/>
        </w:rPr>
        <w:t xml:space="preserve"> concerning during the global COVID-19</w:t>
      </w:r>
      <w:r w:rsidR="008720D9">
        <w:rPr>
          <w:rFonts w:ascii="Arial" w:hAnsi="Arial" w:cs="Arial"/>
        </w:rPr>
        <w:t xml:space="preserve"> pandemic, </w:t>
      </w:r>
      <w:r w:rsidR="00F10373">
        <w:rPr>
          <w:rFonts w:ascii="Arial" w:hAnsi="Arial" w:cs="Arial"/>
        </w:rPr>
        <w:t xml:space="preserve">during </w:t>
      </w:r>
      <w:r w:rsidR="00F10373" w:rsidRPr="00F107FB">
        <w:rPr>
          <w:rFonts w:ascii="Arial" w:hAnsi="Arial" w:cs="Arial"/>
        </w:rPr>
        <w:t xml:space="preserve">which </w:t>
      </w:r>
      <w:r w:rsidR="00FA46AF" w:rsidRPr="00F107FB">
        <w:rPr>
          <w:rFonts w:ascii="Arial" w:hAnsi="Arial" w:cs="Arial"/>
        </w:rPr>
        <w:t xml:space="preserve">16.6% of underage youth </w:t>
      </w:r>
      <w:r w:rsidR="00082989" w:rsidRPr="00F107FB">
        <w:rPr>
          <w:rFonts w:ascii="Arial" w:hAnsi="Arial" w:cs="Arial"/>
        </w:rPr>
        <w:t xml:space="preserve">(age&lt;21 years) reported </w:t>
      </w:r>
      <w:r w:rsidR="00F10373" w:rsidRPr="00F107FB">
        <w:rPr>
          <w:rFonts w:ascii="Arial" w:hAnsi="Arial" w:cs="Arial"/>
        </w:rPr>
        <w:t xml:space="preserve">using </w:t>
      </w:r>
      <w:r w:rsidR="00082989" w:rsidRPr="00F107FB">
        <w:rPr>
          <w:rFonts w:ascii="Arial" w:hAnsi="Arial" w:cs="Arial"/>
        </w:rPr>
        <w:t xml:space="preserve">an </w:t>
      </w:r>
      <w:r w:rsidR="00F10373" w:rsidRPr="00F107FB">
        <w:rPr>
          <w:rFonts w:ascii="Arial" w:hAnsi="Arial" w:cs="Arial"/>
        </w:rPr>
        <w:t>increased amount of nicotine in e-cigs</w:t>
      </w:r>
      <w:r w:rsidR="00082989" w:rsidRPr="00F107FB">
        <w:rPr>
          <w:rFonts w:ascii="Arial" w:hAnsi="Arial" w:cs="Arial"/>
        </w:rPr>
        <w:t xml:space="preserve"> and that they </w:t>
      </w:r>
      <w:r w:rsidR="00FA46AF" w:rsidRPr="00F107FB">
        <w:rPr>
          <w:rFonts w:ascii="Arial" w:hAnsi="Arial" w:cs="Arial"/>
        </w:rPr>
        <w:t xml:space="preserve">more frequently </w:t>
      </w:r>
      <w:r w:rsidR="00082989" w:rsidRPr="00F107FB">
        <w:rPr>
          <w:rFonts w:ascii="Arial" w:hAnsi="Arial" w:cs="Arial"/>
        </w:rPr>
        <w:t xml:space="preserve">used </w:t>
      </w:r>
      <w:proofErr w:type="spellStart"/>
      <w:r w:rsidR="00082989" w:rsidRPr="00F107FB">
        <w:rPr>
          <w:rFonts w:ascii="Arial" w:hAnsi="Arial" w:cs="Arial"/>
        </w:rPr>
        <w:t>vape</w:t>
      </w:r>
      <w:proofErr w:type="spellEnd"/>
      <w:r w:rsidR="00082989" w:rsidRPr="00F107FB">
        <w:rPr>
          <w:rFonts w:ascii="Arial" w:hAnsi="Arial" w:cs="Arial"/>
        </w:rPr>
        <w:t xml:space="preserve"> shops and online platforms to obtain </w:t>
      </w:r>
      <w:proofErr w:type="spellStart"/>
      <w:r w:rsidR="00082989" w:rsidRPr="00F107FB">
        <w:rPr>
          <w:rFonts w:ascii="Arial" w:hAnsi="Arial" w:cs="Arial"/>
        </w:rPr>
        <w:t>vaping</w:t>
      </w:r>
      <w:proofErr w:type="spellEnd"/>
      <w:r w:rsidR="00082989" w:rsidRPr="00F107FB">
        <w:rPr>
          <w:rFonts w:ascii="Arial" w:hAnsi="Arial" w:cs="Arial"/>
        </w:rPr>
        <w:t xml:space="preserve"> products</w:t>
      </w:r>
      <w:r w:rsidR="00F10373" w:rsidRPr="00F107FB">
        <w:rPr>
          <w:rFonts w:ascii="Arial" w:hAnsi="Arial" w:cs="Arial"/>
        </w:rPr>
        <w:t xml:space="preserve"> during the pandemic</w:t>
      </w:r>
      <w:r w:rsidR="005B1707">
        <w:rPr>
          <w:rFonts w:ascii="Arial" w:hAnsi="Arial" w:cs="Arial"/>
        </w:rPr>
        <w:fldChar w:fldCharType="begin">
          <w:fldData xml:space="preserve">PEVuZE5vdGU+PENpdGU+PEF1dGhvcj5HYWloYTwvQXV0aG9yPjxZZWFyPjIwMjA8L1llYXI+PFJl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==
</w:fldData>
        </w:fldChar>
      </w:r>
      <w:r w:rsidR="005B1707">
        <w:rPr>
          <w:rFonts w:ascii="Arial" w:hAnsi="Arial" w:cs="Arial"/>
        </w:rPr>
        <w:instrText xml:space="preserve"> ADDIN EN.CITE </w:instrText>
      </w:r>
      <w:r w:rsidR="005B1707">
        <w:rPr>
          <w:rFonts w:ascii="Arial" w:hAnsi="Arial" w:cs="Arial"/>
        </w:rPr>
        <w:fldChar w:fldCharType="begin">
          <w:fldData xml:space="preserve">PEVuZE5vdGU+PENpdGU+PEF1dGhvcj5HYWloYTwvQXV0aG9yPjxZZWFyPjIwMjA8L1llYXI+PFJl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==
</w:fldData>
        </w:fldChar>
      </w:r>
      <w:r w:rsidR="005B1707">
        <w:rPr>
          <w:rFonts w:ascii="Arial" w:hAnsi="Arial" w:cs="Arial"/>
        </w:rPr>
        <w:instrText xml:space="preserve"> ADDIN EN.CITE.DATA </w:instrText>
      </w:r>
      <w:r w:rsidR="005B1707">
        <w:rPr>
          <w:rFonts w:ascii="Arial" w:hAnsi="Arial" w:cs="Arial"/>
        </w:rPr>
      </w:r>
      <w:r w:rsidR="005B1707">
        <w:rPr>
          <w:rFonts w:ascii="Arial" w:hAnsi="Arial" w:cs="Arial"/>
        </w:rPr>
        <w:fldChar w:fldCharType="end"/>
      </w:r>
      <w:r w:rsidR="005B1707">
        <w:rPr>
          <w:rFonts w:ascii="Arial" w:hAnsi="Arial" w:cs="Arial"/>
        </w:rPr>
      </w:r>
      <w:r w:rsidR="005B1707">
        <w:rPr>
          <w:rFonts w:ascii="Arial" w:hAnsi="Arial" w:cs="Arial"/>
        </w:rPr>
        <w:fldChar w:fldCharType="separate"/>
      </w:r>
      <w:r w:rsidR="005B1707">
        <w:rPr>
          <w:rFonts w:ascii="Arial" w:hAnsi="Arial" w:cs="Arial"/>
          <w:noProof/>
        </w:rPr>
        <w:t>{Gaiha, 2020 #44}</w:t>
      </w:r>
      <w:r w:rsidR="005B1707">
        <w:rPr>
          <w:rFonts w:ascii="Arial" w:hAnsi="Arial" w:cs="Arial"/>
        </w:rPr>
        <w:fldChar w:fldCharType="end"/>
      </w:r>
      <w:r w:rsidR="00082989" w:rsidRPr="00F107FB">
        <w:rPr>
          <w:rFonts w:ascii="Arial" w:hAnsi="Arial" w:cs="Arial"/>
        </w:rPr>
        <w:t xml:space="preserve">. </w:t>
      </w:r>
      <w:r w:rsidR="008720D9" w:rsidRPr="00F107FB">
        <w:rPr>
          <w:rFonts w:ascii="Arial" w:hAnsi="Arial" w:cs="Arial"/>
        </w:rPr>
        <w:t xml:space="preserve"> </w:t>
      </w:r>
    </w:p>
    <w:p w14:paraId="33DC9550" w14:textId="77777777" w:rsidR="0030118D" w:rsidRPr="0030118D" w:rsidRDefault="0030118D" w:rsidP="0030118D">
      <w:pPr>
        <w:spacing w:after="0"/>
        <w:rPr>
          <w:rFonts w:ascii="Arial" w:hAnsi="Arial" w:cs="Arial"/>
          <w:b/>
          <w:sz w:val="10"/>
          <w:szCs w:val="10"/>
        </w:rPr>
      </w:pPr>
    </w:p>
    <w:p w14:paraId="40E96702" w14:textId="6F419E68" w:rsidR="001F2DE0" w:rsidRPr="00BB17DE" w:rsidRDefault="000678D4">
      <w:pPr>
        <w:rPr>
          <w:rFonts w:ascii="Arial" w:hAnsi="Arial" w:cs="Arial"/>
          <w:b/>
        </w:rPr>
      </w:pPr>
      <w:proofErr w:type="spellStart"/>
      <w:r>
        <w:rPr>
          <w:rFonts w:ascii="Arial" w:hAnsi="Arial" w:cs="Arial"/>
          <w:b/>
        </w:rPr>
        <w:t>Vaping</w:t>
      </w:r>
      <w:proofErr w:type="spellEnd"/>
      <w:r>
        <w:rPr>
          <w:rFonts w:ascii="Arial" w:hAnsi="Arial" w:cs="Arial"/>
          <w:b/>
        </w:rPr>
        <w:t xml:space="preserve"> </w:t>
      </w:r>
      <w:r w:rsidR="00E57513" w:rsidRPr="00F107FB">
        <w:rPr>
          <w:rFonts w:ascii="Arial" w:hAnsi="Arial" w:cs="Arial"/>
          <w:b/>
        </w:rPr>
        <w:t xml:space="preserve">Characteristics in Colorado: </w:t>
      </w:r>
      <w:r w:rsidR="00F107FB" w:rsidRPr="00F107FB">
        <w:rPr>
          <w:rFonts w:ascii="Arial" w:hAnsi="Arial" w:cs="Arial"/>
        </w:rPr>
        <w:t xml:space="preserve">Colorado is a leader in electronic smoking device use among teenagers. In Colorado 48.4% of Latino high school youth reported ever having </w:t>
      </w:r>
      <w:proofErr w:type="spellStart"/>
      <w:r w:rsidR="00F107FB" w:rsidRPr="00F107FB">
        <w:rPr>
          <w:rFonts w:ascii="Arial" w:hAnsi="Arial" w:cs="Arial"/>
        </w:rPr>
        <w:t>vaped</w:t>
      </w:r>
      <w:proofErr w:type="spellEnd"/>
      <w:r w:rsidR="00F107FB" w:rsidRPr="00F107FB">
        <w:rPr>
          <w:rFonts w:ascii="Arial" w:hAnsi="Arial" w:cs="Arial"/>
        </w:rPr>
        <w:t xml:space="preserve"> and research shows disproportionately higher ENDS use among Latino youth in 2019 (HKCS Data dashboard</w:t>
      </w:r>
      <w:hyperlink r:id="rId9" w:history="1"/>
      <w:r w:rsidR="00F107FB" w:rsidRPr="00F107FB">
        <w:rPr>
          <w:rFonts w:ascii="Arial" w:hAnsi="Arial" w:cs="Arial"/>
        </w:rPr>
        <w:t>)(PMID: 31248804,</w:t>
      </w:r>
      <w:r w:rsidR="00F107FB" w:rsidRPr="00F107FB">
        <w:rPr>
          <w:rFonts w:ascii="Arial" w:hAnsi="Arial" w:cs="Arial"/>
          <w:color w:val="212121"/>
          <w:shd w:val="clear" w:color="auto" w:fill="FFFFFF"/>
        </w:rPr>
        <w:t xml:space="preserve"> 27494770</w:t>
      </w:r>
      <w:r w:rsidR="00F107FB">
        <w:rPr>
          <w:rFonts w:ascii="Arial" w:hAnsi="Arial" w:cs="Arial"/>
          <w:color w:val="212121"/>
          <w:shd w:val="clear" w:color="auto" w:fill="FFFFFF"/>
        </w:rPr>
        <w:t>)</w:t>
      </w:r>
      <w:r w:rsidR="00936858" w:rsidRPr="00F107FB">
        <w:rPr>
          <w:rFonts w:ascii="Arial" w:hAnsi="Arial" w:cs="Arial"/>
        </w:rPr>
        <w:t xml:space="preserve"> Using the </w:t>
      </w:r>
      <w:r w:rsidR="00690EDB" w:rsidRPr="00F107FB">
        <w:rPr>
          <w:rFonts w:ascii="Arial" w:hAnsi="Arial" w:cs="Arial"/>
        </w:rPr>
        <w:t xml:space="preserve">Healthy Colorado Kids Survey </w:t>
      </w:r>
      <w:r w:rsidR="00936858" w:rsidRPr="00F107FB">
        <w:rPr>
          <w:rFonts w:ascii="Arial" w:hAnsi="Arial" w:cs="Arial"/>
        </w:rPr>
        <w:t xml:space="preserve">data </w:t>
      </w:r>
      <w:r w:rsidR="00690EDB" w:rsidRPr="00F107FB">
        <w:rPr>
          <w:rFonts w:ascii="Arial" w:hAnsi="Arial" w:cs="Arial"/>
        </w:rPr>
        <w:t xml:space="preserve">from 2017, </w:t>
      </w:r>
      <w:r w:rsidR="00936858" w:rsidRPr="00F107FB">
        <w:rPr>
          <w:rFonts w:ascii="Arial" w:hAnsi="Arial" w:cs="Arial"/>
        </w:rPr>
        <w:t xml:space="preserve">we found that </w:t>
      </w:r>
      <w:r w:rsidR="00690EDB" w:rsidRPr="00F107FB">
        <w:rPr>
          <w:rFonts w:ascii="Arial" w:hAnsi="Arial" w:cs="Arial"/>
        </w:rPr>
        <w:t xml:space="preserve">18% of </w:t>
      </w:r>
      <w:proofErr w:type="spellStart"/>
      <w:r w:rsidR="00690EDB" w:rsidRPr="00F107FB">
        <w:rPr>
          <w:rFonts w:ascii="Arial" w:hAnsi="Arial" w:cs="Arial"/>
        </w:rPr>
        <w:t>Latinx</w:t>
      </w:r>
      <w:proofErr w:type="spellEnd"/>
      <w:r w:rsidR="00690EDB" w:rsidRPr="00F107FB">
        <w:rPr>
          <w:rFonts w:ascii="Arial" w:hAnsi="Arial" w:cs="Arial"/>
        </w:rPr>
        <w:t xml:space="preserve"> youth reported intermittent </w:t>
      </w:r>
      <w:proofErr w:type="spellStart"/>
      <w:r w:rsidR="00690EDB" w:rsidRPr="00F107FB">
        <w:rPr>
          <w:rFonts w:ascii="Arial" w:hAnsi="Arial" w:cs="Arial"/>
        </w:rPr>
        <w:t>vape</w:t>
      </w:r>
      <w:proofErr w:type="spellEnd"/>
      <w:r w:rsidR="00690EDB" w:rsidRPr="00F107FB">
        <w:rPr>
          <w:rFonts w:ascii="Arial" w:hAnsi="Arial" w:cs="Arial"/>
        </w:rPr>
        <w:t xml:space="preserve"> exposure (1-9 days a</w:t>
      </w:r>
      <w:r w:rsidR="00690EDB">
        <w:rPr>
          <w:rFonts w:ascii="Arial" w:hAnsi="Arial" w:cs="Arial"/>
        </w:rPr>
        <w:t xml:space="preserve"> month) and 7.84% reported heavy use (10-30+ d</w:t>
      </w:r>
      <w:r w:rsidR="00FA46AF">
        <w:rPr>
          <w:rFonts w:ascii="Arial" w:hAnsi="Arial" w:cs="Arial"/>
        </w:rPr>
        <w:t xml:space="preserve">ays). Furthermore, 24% of </w:t>
      </w:r>
      <w:proofErr w:type="spellStart"/>
      <w:r w:rsidR="00FA46AF">
        <w:rPr>
          <w:rFonts w:ascii="Arial" w:hAnsi="Arial" w:cs="Arial"/>
        </w:rPr>
        <w:t>Latinx</w:t>
      </w:r>
      <w:proofErr w:type="spellEnd"/>
      <w:r w:rsidR="00690EDB">
        <w:rPr>
          <w:rFonts w:ascii="Arial" w:hAnsi="Arial" w:cs="Arial"/>
        </w:rPr>
        <w:t xml:space="preserve"> participants perceived that ENDS use was not harmful compared to 16% of their non-Latino counterparts. </w:t>
      </w:r>
      <w:r w:rsidR="00A54D95">
        <w:rPr>
          <w:rFonts w:ascii="Arial" w:hAnsi="Arial" w:cs="Arial"/>
        </w:rPr>
        <w:t>No</w:t>
      </w:r>
      <w:r w:rsidR="00FA46AF">
        <w:rPr>
          <w:rFonts w:ascii="Arial" w:hAnsi="Arial" w:cs="Arial"/>
        </w:rPr>
        <w:t xml:space="preserve">tably, Pueblo County, which has a large percentage of high-risk </w:t>
      </w:r>
      <w:proofErr w:type="spellStart"/>
      <w:r w:rsidR="00A62556">
        <w:rPr>
          <w:rFonts w:ascii="Arial" w:hAnsi="Arial" w:cs="Arial"/>
        </w:rPr>
        <w:t>L</w:t>
      </w:r>
      <w:r w:rsidR="00FA46AF">
        <w:rPr>
          <w:rFonts w:ascii="Arial" w:hAnsi="Arial" w:cs="Arial"/>
        </w:rPr>
        <w:t>atinx</w:t>
      </w:r>
      <w:proofErr w:type="spellEnd"/>
      <w:r w:rsidR="00FA46AF">
        <w:rPr>
          <w:rFonts w:ascii="Arial" w:hAnsi="Arial" w:cs="Arial"/>
        </w:rPr>
        <w:t xml:space="preserve"> youth, </w:t>
      </w:r>
      <w:r w:rsidR="00A54D95">
        <w:rPr>
          <w:rFonts w:ascii="Arial" w:hAnsi="Arial" w:cs="Arial"/>
        </w:rPr>
        <w:t>has the hi</w:t>
      </w:r>
      <w:r w:rsidR="00FA46AF">
        <w:rPr>
          <w:rFonts w:ascii="Arial" w:hAnsi="Arial" w:cs="Arial"/>
        </w:rPr>
        <w:t xml:space="preserve">ghest density of heavy </w:t>
      </w:r>
      <w:proofErr w:type="spellStart"/>
      <w:r w:rsidR="00FA46AF">
        <w:rPr>
          <w:rFonts w:ascii="Arial" w:hAnsi="Arial" w:cs="Arial"/>
        </w:rPr>
        <w:t>vape</w:t>
      </w:r>
      <w:proofErr w:type="spellEnd"/>
      <w:r w:rsidR="00FA46AF">
        <w:rPr>
          <w:rFonts w:ascii="Arial" w:hAnsi="Arial" w:cs="Arial"/>
        </w:rPr>
        <w:t xml:space="preserve"> use </w:t>
      </w:r>
      <w:r w:rsidR="00A54D95">
        <w:rPr>
          <w:rFonts w:ascii="Arial" w:hAnsi="Arial" w:cs="Arial"/>
        </w:rPr>
        <w:t>(17.2%)</w:t>
      </w:r>
      <w:r w:rsidR="00FA46AF">
        <w:rPr>
          <w:rFonts w:ascii="Arial" w:hAnsi="Arial" w:cs="Arial"/>
        </w:rPr>
        <w:t xml:space="preserve"> and intermittent </w:t>
      </w:r>
      <w:proofErr w:type="spellStart"/>
      <w:r w:rsidR="00FA46AF">
        <w:rPr>
          <w:rFonts w:ascii="Arial" w:hAnsi="Arial" w:cs="Arial"/>
        </w:rPr>
        <w:t>vape</w:t>
      </w:r>
      <w:proofErr w:type="spellEnd"/>
      <w:r w:rsidR="00FA46AF">
        <w:rPr>
          <w:rFonts w:ascii="Arial" w:hAnsi="Arial" w:cs="Arial"/>
        </w:rPr>
        <w:t xml:space="preserve"> use (28%) amongst </w:t>
      </w:r>
      <w:proofErr w:type="spellStart"/>
      <w:r w:rsidR="00993171">
        <w:rPr>
          <w:rFonts w:ascii="Arial" w:hAnsi="Arial" w:cs="Arial"/>
        </w:rPr>
        <w:t>Latinx</w:t>
      </w:r>
      <w:proofErr w:type="spellEnd"/>
      <w:r w:rsidR="00993171">
        <w:rPr>
          <w:rFonts w:ascii="Arial" w:hAnsi="Arial" w:cs="Arial"/>
        </w:rPr>
        <w:t xml:space="preserve"> </w:t>
      </w:r>
      <w:r w:rsidR="00FA46AF">
        <w:rPr>
          <w:rFonts w:ascii="Arial" w:hAnsi="Arial" w:cs="Arial"/>
        </w:rPr>
        <w:t>adolescents in Colorado</w:t>
      </w:r>
      <w:r w:rsidR="00936858">
        <w:rPr>
          <w:rFonts w:ascii="Arial" w:hAnsi="Arial" w:cs="Arial"/>
        </w:rPr>
        <w:t xml:space="preserve"> </w:t>
      </w:r>
      <w:r w:rsidR="00A54D95">
        <w:rPr>
          <w:rFonts w:ascii="Arial" w:hAnsi="Arial" w:cs="Arial"/>
        </w:rPr>
        <w:t>(</w:t>
      </w:r>
      <w:r w:rsidR="00A54D95" w:rsidRPr="00936858">
        <w:rPr>
          <w:rFonts w:ascii="Arial" w:hAnsi="Arial" w:cs="Arial"/>
          <w:b/>
        </w:rPr>
        <w:t>Fig.</w:t>
      </w:r>
      <w:r w:rsidR="00B3442F">
        <w:rPr>
          <w:rFonts w:ascii="Arial" w:hAnsi="Arial" w:cs="Arial"/>
          <w:b/>
        </w:rPr>
        <w:t>1</w:t>
      </w:r>
      <w:r w:rsidR="00A54D95">
        <w:rPr>
          <w:rFonts w:ascii="Arial" w:hAnsi="Arial" w:cs="Arial"/>
        </w:rPr>
        <w:t>)</w:t>
      </w:r>
      <w:r w:rsidR="00F10373">
        <w:rPr>
          <w:rFonts w:ascii="Arial" w:hAnsi="Arial" w:cs="Arial"/>
        </w:rPr>
        <w:t xml:space="preserve"> providing</w:t>
      </w:r>
      <w:r w:rsidR="00FA46AF">
        <w:rPr>
          <w:rFonts w:ascii="Arial" w:hAnsi="Arial" w:cs="Arial"/>
        </w:rPr>
        <w:t xml:space="preserve"> an excellent site for study recruitment and for</w:t>
      </w:r>
      <w:r w:rsidR="00936858">
        <w:rPr>
          <w:rFonts w:ascii="Arial" w:hAnsi="Arial" w:cs="Arial"/>
        </w:rPr>
        <w:t xml:space="preserve"> piloting</w:t>
      </w:r>
      <w:r w:rsidR="00FA46AF">
        <w:rPr>
          <w:rFonts w:ascii="Arial" w:hAnsi="Arial" w:cs="Arial"/>
        </w:rPr>
        <w:t xml:space="preserve"> novel intervention strategies</w:t>
      </w:r>
      <w:r w:rsidR="00A54D95">
        <w:rPr>
          <w:rFonts w:ascii="Arial" w:hAnsi="Arial" w:cs="Arial"/>
        </w:rPr>
        <w:t>.</w:t>
      </w:r>
      <w:r w:rsidR="00690EDB">
        <w:rPr>
          <w:rFonts w:ascii="Arial" w:hAnsi="Arial" w:cs="Arial"/>
        </w:rPr>
        <w:t xml:space="preserve"> </w:t>
      </w:r>
    </w:p>
    <w:p w14:paraId="5521990F" w14:textId="48895991" w:rsidR="001F2DE0" w:rsidRPr="00AD5DA6" w:rsidRDefault="000678D4">
      <w:pPr>
        <w:rPr>
          <w:rFonts w:ascii="Arial" w:hAnsi="Arial" w:cs="Arial"/>
          <w:shd w:val="clear" w:color="auto" w:fill="FFFFFF"/>
        </w:rPr>
      </w:pPr>
      <w:proofErr w:type="spellStart"/>
      <w:r>
        <w:rPr>
          <w:rFonts w:ascii="Arial" w:hAnsi="Arial" w:cs="Arial"/>
          <w:b/>
        </w:rPr>
        <w:t>Vaping</w:t>
      </w:r>
      <w:proofErr w:type="spellEnd"/>
      <w:r w:rsidR="006D445A">
        <w:rPr>
          <w:rFonts w:ascii="Arial" w:hAnsi="Arial" w:cs="Arial"/>
          <w:b/>
        </w:rPr>
        <w:t xml:space="preserve"> and Adolescent</w:t>
      </w:r>
      <w:r w:rsidR="001F2DE0" w:rsidRPr="00BB17DE">
        <w:rPr>
          <w:rFonts w:ascii="Arial" w:hAnsi="Arial" w:cs="Arial"/>
          <w:b/>
        </w:rPr>
        <w:t xml:space="preserve"> Nicotine Dependence: </w:t>
      </w:r>
      <w:r w:rsidR="00393027" w:rsidRPr="00BB17DE">
        <w:rPr>
          <w:rFonts w:ascii="Arial" w:hAnsi="Arial" w:cs="Arial"/>
        </w:rPr>
        <w:t>Although e-cigarettes</w:t>
      </w:r>
      <w:r w:rsidR="00393027" w:rsidRPr="00BB17DE">
        <w:rPr>
          <w:rFonts w:ascii="Arial" w:hAnsi="Arial" w:cs="Arial"/>
          <w:color w:val="000000"/>
          <w:shd w:val="clear" w:color="auto" w:fill="FFFFFF"/>
        </w:rPr>
        <w:t xml:space="preserve"> </w:t>
      </w:r>
      <w:r w:rsidR="00393027" w:rsidRPr="00BB17DE">
        <w:rPr>
          <w:rFonts w:ascii="Arial" w:hAnsi="Arial" w:cs="Arial"/>
        </w:rPr>
        <w:t>were initially intended for use as assistive devices for smoking cessation</w:t>
      </w:r>
      <w:r w:rsidR="00F31BB8">
        <w:rPr>
          <w:rFonts w:ascii="Arial" w:hAnsi="Arial" w:cs="Arial"/>
        </w:rPr>
        <w:t xml:space="preserve"> and have been marketed as “safer alternatives” to traditional cigarettes</w:t>
      </w:r>
      <w:r w:rsidR="00393027" w:rsidRPr="00BB17DE">
        <w:rPr>
          <w:rFonts w:ascii="Arial" w:hAnsi="Arial" w:cs="Arial"/>
        </w:rPr>
        <w:t>, they have gained popularity as recreational devices especially among adolescents and young adults, many of whom have never smoked conventional cigarettes</w:t>
      </w:r>
      <w:r w:rsidR="00393027" w:rsidRPr="00BB17DE">
        <w:t xml:space="preserve"> </w:t>
      </w:r>
      <w:r w:rsidR="005B1707">
        <w:rPr>
          <w:rFonts w:ascii="Arial" w:hAnsi="Arial" w:cs="Arial"/>
        </w:rPr>
        <w:fldChar w:fldCharType="begin">
          <w:fldData xml:space="preserve">PEVuZE5vdGU+PENpdGU+PEF1dGhvcj5MZWU8L0F1dGhvcj48WWVhcj4yMDE1PC9ZZWFyPjxSZWNO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</w:fldData>
        </w:fldChar>
      </w:r>
      <w:r w:rsidR="005B1707">
        <w:rPr>
          <w:rFonts w:ascii="Arial" w:hAnsi="Arial" w:cs="Arial"/>
        </w:rPr>
        <w:instrText xml:space="preserve"> ADDIN EN.CITE </w:instrText>
      </w:r>
      <w:r w:rsidR="005B1707">
        <w:rPr>
          <w:rFonts w:ascii="Arial" w:hAnsi="Arial" w:cs="Arial"/>
        </w:rPr>
        <w:fldChar w:fldCharType="begin">
          <w:fldData xml:space="preserve">PEVuZE5vdGU+PENpdGU+PEF1dGhvcj5MZWU8L0F1dGhvcj48WWVhcj4yMDE1PC9ZZWFyPjxSZWNO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</w:fldData>
        </w:fldChar>
      </w:r>
      <w:r w:rsidR="005B1707">
        <w:rPr>
          <w:rFonts w:ascii="Arial" w:hAnsi="Arial" w:cs="Arial"/>
        </w:rPr>
        <w:instrText xml:space="preserve"> ADDIN EN.CITE.DATA </w:instrText>
      </w:r>
      <w:r w:rsidR="005B1707">
        <w:rPr>
          <w:rFonts w:ascii="Arial" w:hAnsi="Arial" w:cs="Arial"/>
        </w:rPr>
      </w:r>
      <w:r w:rsidR="005B1707">
        <w:rPr>
          <w:rFonts w:ascii="Arial" w:hAnsi="Arial" w:cs="Arial"/>
        </w:rPr>
        <w:fldChar w:fldCharType="end"/>
      </w:r>
      <w:r w:rsidR="005B1707">
        <w:rPr>
          <w:rFonts w:ascii="Arial" w:hAnsi="Arial" w:cs="Arial"/>
        </w:rPr>
      </w:r>
      <w:r w:rsidR="005B1707">
        <w:rPr>
          <w:rFonts w:ascii="Arial" w:hAnsi="Arial" w:cs="Arial"/>
        </w:rPr>
        <w:fldChar w:fldCharType="separate"/>
      </w:r>
      <w:r w:rsidR="005B1707">
        <w:rPr>
          <w:rFonts w:ascii="Arial" w:hAnsi="Arial" w:cs="Arial"/>
          <w:noProof/>
        </w:rPr>
        <w:t>{Lee, 2015 #14}</w:t>
      </w:r>
      <w:r w:rsidR="005B1707">
        <w:rPr>
          <w:rFonts w:ascii="Arial" w:hAnsi="Arial" w:cs="Arial"/>
        </w:rPr>
        <w:fldChar w:fldCharType="end"/>
      </w:r>
      <w:r w:rsidR="00393027" w:rsidRPr="00BB17DE">
        <w:rPr>
          <w:rFonts w:ascii="Arial" w:hAnsi="Arial" w:cs="Arial"/>
        </w:rPr>
        <w:t>.</w:t>
      </w:r>
      <w:r w:rsidR="00393027" w:rsidRPr="006E2C06">
        <w:rPr>
          <w:rFonts w:ascii="Arial" w:hAnsi="Arial" w:cs="Arial"/>
        </w:rPr>
        <w:t xml:space="preserve"> </w:t>
      </w:r>
      <w:r w:rsidR="001F2DE0" w:rsidRPr="00BB17DE">
        <w:rPr>
          <w:rFonts w:ascii="Arial" w:hAnsi="Arial" w:cs="Arial"/>
        </w:rPr>
        <w:t>ENDS consist of a cartridge containing nicotine, a solvent such as vegetable glycerin or propylene glycol, and often one or more of 7000+ available flavorings</w:t>
      </w:r>
      <w:r w:rsidR="00BB17DE" w:rsidRPr="00BB17DE">
        <w:rPr>
          <w:rFonts w:ascii="Arial" w:hAnsi="Arial" w:cs="Arial"/>
        </w:rPr>
        <w:t xml:space="preserve"> </w:t>
      </w:r>
      <w:r w:rsidR="005B1707">
        <w:rPr>
          <w:rFonts w:ascii="Arial" w:hAnsi="Arial" w:cs="Arial"/>
        </w:rPr>
        <w:fldChar w:fldCharType="begin"/>
      </w:r>
      <w:r w:rsidR="005B1707">
        <w:rPr>
          <w:rFonts w:ascii="Arial" w:hAnsi="Arial" w:cs="Arial"/>
        </w:rPr>
        <w:instrText xml:space="preserve"> ADDIN EN.CITE &lt;EndNote&gt;&lt;Cite&gt;&lt;Author&gt;Zhu&lt;/Author&gt;&lt;Year&gt;2014&lt;/Year&gt;&lt;RecNum&gt;12&lt;/RecNum&gt;&lt;record&gt;&lt;rec-number&gt;12&lt;/rec-number&gt;&lt;foreign-keys&gt;&lt;key app="EN" db-id="2rast9s9pdsdtnevd9mx2wdnpptppstxsds2" timestamp="1609350314"&gt;12&lt;/key&gt;&lt;/foreign-keys&gt;&lt;ref-type name="Journal Article"&gt;17&lt;/ref-type&gt;&lt;contributors&gt;&lt;authors&gt;&lt;author&gt;Zhu, S. H.&lt;/author&gt;&lt;author&gt;Sun, J. Y.&lt;/author&gt;&lt;author&gt;Bonnevie, E.&lt;/author&gt;&lt;author&gt;Cummins, S. E.&lt;/author&gt;&lt;author&gt;Gamst, A.&lt;/author&gt;&lt;author&gt;Yin, L.&lt;/author&gt;&lt;author&gt;Lee, M.&lt;/author&gt;&lt;/authors&gt;&lt;/contributors&gt;&lt;auth-address&gt;Moores Cancer Center, University of California San Diego, La Jolla, California, USA.&lt;/auth-address&gt;&lt;titles&gt;&lt;title&gt;Four hundred and sixty brands of e-cigarettes and counting: implications for product regulation&lt;/title&gt;&lt;secondary-title&gt;Tob Control&lt;/secondary-title&gt;&lt;/titles&gt;&lt;periodical&gt;&lt;full-title&gt;Tob Control&lt;/full-title&gt;&lt;/periodical&gt;&lt;pages&gt;iii3-9&lt;/pages&gt;&lt;volume&gt;23 Suppl 3&lt;/volume&gt;&lt;keywords&gt;&lt;keyword&gt;Consumer Behavior&lt;/keyword&gt;&lt;keyword&gt;*Electronic Nicotine Delivery Systems&lt;/keyword&gt;&lt;keyword&gt;Government Regulation&lt;/keyword&gt;&lt;keyword&gt;Humans&lt;/keyword&gt;&lt;keyword&gt;*Internet&lt;/keyword&gt;&lt;keyword&gt;*Marketing&lt;/keyword&gt;&lt;keyword&gt;Nicotine/administration &amp;amp; dosage&lt;/keyword&gt;&lt;keyword&gt;Tobacco Products&lt;/keyword&gt;&lt;keyword&gt;Advertising and Promotion&lt;/keyword&gt;&lt;keyword&gt;Electronic Nicotine Delivery Devices&lt;/keyword&gt;&lt;keyword&gt;Harm Reduction&lt;/keyword&gt;&lt;keyword&gt;Non-Cigarette Tobacco Products&lt;/keyword&gt;&lt;keyword&gt;Public Policy&lt;/keyword&gt;&lt;/keywords&gt;&lt;dates&gt;&lt;year&gt;2014&lt;/year&gt;&lt;pub-dates&gt;&lt;date&gt;Jul&lt;/date&gt;&lt;/pub-dates&gt;&lt;/dates&gt;&lt;isbn&gt;1468-3318 (Electronic)&amp;#xD;0964-4563 (Linking)&lt;/isbn&gt;&lt;accession-num&gt;24935895&lt;/accession-num&gt;&lt;urls&gt;&lt;related-urls&gt;&lt;url&gt;https://www.ncbi.nlm.nih.gov/pubmed/24935895&lt;/url&gt;&lt;/related-urls&gt;&lt;/urls&gt;&lt;custom2&gt;PMC4078673&lt;/custom2&gt;&lt;electronic-resource-num&gt;10.1136/tobaccocontrol-2014-051670&lt;/electronic-resource-num&gt;&lt;/record&gt;&lt;/Cite&gt;&lt;/EndNote&gt;</w:instrText>
      </w:r>
      <w:r w:rsidR="005B1707">
        <w:rPr>
          <w:rFonts w:ascii="Arial" w:hAnsi="Arial" w:cs="Arial"/>
        </w:rPr>
        <w:fldChar w:fldCharType="separate"/>
      </w:r>
      <w:r w:rsidR="005B1707">
        <w:rPr>
          <w:rFonts w:ascii="Arial" w:hAnsi="Arial" w:cs="Arial"/>
          <w:noProof/>
        </w:rPr>
        <w:t>{Zhu, 2014 #12}</w:t>
      </w:r>
      <w:r w:rsidR="005B1707">
        <w:rPr>
          <w:rFonts w:ascii="Arial" w:hAnsi="Arial" w:cs="Arial"/>
        </w:rPr>
        <w:fldChar w:fldCharType="end"/>
      </w:r>
      <w:r w:rsidR="00BB17DE" w:rsidRPr="00BB17DE">
        <w:rPr>
          <w:rFonts w:ascii="Arial" w:hAnsi="Arial" w:cs="Arial"/>
        </w:rPr>
        <w:t>. The liquid is heated and then rapidly cooled to produce an aerosol that in inhaled or “</w:t>
      </w:r>
      <w:proofErr w:type="spellStart"/>
      <w:r w:rsidR="00BB17DE" w:rsidRPr="00BB17DE">
        <w:rPr>
          <w:rFonts w:ascii="Arial" w:hAnsi="Arial" w:cs="Arial"/>
        </w:rPr>
        <w:t>vaped</w:t>
      </w:r>
      <w:proofErr w:type="spellEnd"/>
      <w:r w:rsidR="00BB17DE" w:rsidRPr="00BB17DE">
        <w:rPr>
          <w:rFonts w:ascii="Arial" w:hAnsi="Arial" w:cs="Arial"/>
        </w:rPr>
        <w:t xml:space="preserve">” by the user. </w:t>
      </w:r>
      <w:r w:rsidR="00BB17DE" w:rsidRPr="00BB17DE">
        <w:rPr>
          <w:rFonts w:ascii="Arial" w:hAnsi="Arial" w:cs="Arial"/>
          <w:color w:val="000000"/>
          <w:shd w:val="clear" w:color="auto" w:fill="FFFFFF"/>
        </w:rPr>
        <w:t xml:space="preserve">Although there is the option to omit nicotine from </w:t>
      </w:r>
      <w:r w:rsidR="00BB17DE" w:rsidRPr="00AD5DA6">
        <w:rPr>
          <w:rFonts w:ascii="Arial" w:hAnsi="Arial" w:cs="Arial"/>
          <w:shd w:val="clear" w:color="auto" w:fill="FFFFFF"/>
        </w:rPr>
        <w:t xml:space="preserve">some e-cigarette brands, the </w:t>
      </w:r>
      <w:proofErr w:type="gramStart"/>
      <w:r w:rsidR="00BB17DE" w:rsidRPr="00AD5DA6">
        <w:rPr>
          <w:rFonts w:ascii="Arial" w:hAnsi="Arial" w:cs="Arial"/>
          <w:shd w:val="clear" w:color="auto" w:fill="FFFFFF"/>
        </w:rPr>
        <w:t>majority contain</w:t>
      </w:r>
      <w:proofErr w:type="gramEnd"/>
      <w:r w:rsidR="00BB17DE" w:rsidRPr="00AD5DA6">
        <w:rPr>
          <w:rFonts w:ascii="Arial" w:hAnsi="Arial" w:cs="Arial"/>
          <w:shd w:val="clear" w:color="auto" w:fill="FFFFFF"/>
        </w:rPr>
        <w:t xml:space="preserve"> some amount of nicotine in variable levels.  A 2014 systemic review found that nicotine levels in e-cigarette liquids ranged from 0–87.2 mg/ml</w:t>
      </w:r>
      <w:r w:rsidR="00BB17DE" w:rsidRPr="00AD5DA6">
        <w:rPr>
          <w:rFonts w:ascii="Arial" w:hAnsi="Arial"/>
        </w:rPr>
        <w:t xml:space="preserve"> </w:t>
      </w:r>
      <w:r w:rsidR="005B1707">
        <w:rPr>
          <w:rFonts w:ascii="Arial" w:hAnsi="Arial" w:cs="Arial"/>
          <w:shd w:val="clear" w:color="auto" w:fill="FFFFFF"/>
        </w:rPr>
        <w:fldChar w:fldCharType="begin"/>
      </w:r>
      <w:r w:rsidR="005B1707">
        <w:rPr>
          <w:rFonts w:ascii="Arial" w:hAnsi="Arial" w:cs="Arial"/>
          <w:shd w:val="clear" w:color="auto" w:fill="FFFFFF"/>
        </w:rPr>
        <w:instrText xml:space="preserve"> ADDIN EN.CITE &lt;EndNote&gt;&lt;Cite&gt;&lt;Author&gt;Cheng&lt;/Author&gt;&lt;Year&gt;2014&lt;/Year&gt;&lt;RecNum&gt;15&lt;/RecNum&gt;&lt;record&gt;&lt;rec-number&gt;15&lt;/rec-number&gt;&lt;foreign-keys&gt;&lt;key app="EN" db-id="2rast9s9pdsdtnevd9mx2wdnpptppstxsds2" timestamp="1609351156"&gt;15&lt;/key&gt;&lt;/foreign-keys&gt;&lt;ref-type name="Journal Article"&gt;17&lt;/ref-type&gt;&lt;contributors&gt;&lt;authors&gt;&lt;author&gt;Cheng, T.&lt;/author&gt;&lt;/authors&gt;&lt;/contributors&gt;&lt;titles&gt;&lt;title&gt;Chemical evaluation of electronic cigarettes&lt;/title&gt;&lt;secondary-title&gt;Tob Control&lt;/secondary-title&gt;&lt;/titles&gt;&lt;periodical&gt;&lt;full-title&gt;Tob Control&lt;/full-title&gt;&lt;/periodical&gt;&lt;pages&gt;ii11-7&lt;/pages&gt;&lt;volume&gt;23 Suppl 2&lt;/volume&gt;&lt;keywords&gt;&lt;keyword&gt;Aerosols&lt;/keyword&gt;&lt;keyword&gt;Aldehydes/analysis&lt;/keyword&gt;&lt;keyword&gt;Chromatography, Liquid&lt;/keyword&gt;&lt;keyword&gt;*Electronic Nicotine Delivery Systems&lt;/keyword&gt;&lt;keyword&gt;Metals/analysis&lt;/keyword&gt;&lt;keyword&gt;Nicotine/analysis&lt;/keyword&gt;&lt;keyword&gt;Nitrosamines/analysis&lt;/keyword&gt;&lt;keyword&gt;Particle Size&lt;/keyword&gt;&lt;keyword&gt;Tandem Mass Spectrometry&lt;/keyword&gt;&lt;keyword&gt;Carcinogens&lt;/keyword&gt;&lt;keyword&gt;Electronic nicotine delivery devices&lt;/keyword&gt;&lt;keyword&gt;Non-cigarette tobacco products&lt;/keyword&gt;&lt;/keywords&gt;&lt;dates&gt;&lt;year&gt;2014&lt;/year&gt;&lt;pub-dates&gt;&lt;date&gt;May&lt;/date&gt;&lt;/pub-dates&gt;&lt;/dates&gt;&lt;isbn&gt;1468-3318 (Electronic)&amp;#xD;0964-4563 (Linking)&lt;/isbn&gt;&lt;accession-num&gt;24732157&lt;/accession-num&gt;&lt;urls&gt;&lt;related-urls&gt;&lt;url&gt;https://www.ncbi.nlm.nih.gov/pubmed/24732157&lt;/url&gt;&lt;/related-urls&gt;&lt;/urls&gt;&lt;custom2&gt;PMC3995255&lt;/custom2&gt;&lt;electronic-resource-num&gt;10.1136/tobaccocontrol-2013-051482&lt;/electronic-resource-num&gt;&lt;/record&gt;&lt;/Cite&gt;&lt;/EndNote&gt;</w:instrText>
      </w:r>
      <w:r w:rsidR="005B1707">
        <w:rPr>
          <w:rFonts w:ascii="Arial" w:hAnsi="Arial" w:cs="Arial"/>
          <w:shd w:val="clear" w:color="auto" w:fill="FFFFFF"/>
        </w:rPr>
        <w:fldChar w:fldCharType="separate"/>
      </w:r>
      <w:r w:rsidR="005B1707">
        <w:rPr>
          <w:rFonts w:ascii="Arial" w:hAnsi="Arial" w:cs="Arial"/>
          <w:noProof/>
          <w:shd w:val="clear" w:color="auto" w:fill="FFFFFF"/>
        </w:rPr>
        <w:t>{Cheng, 2014 #15}</w:t>
      </w:r>
      <w:r w:rsidR="005B1707">
        <w:rPr>
          <w:rFonts w:ascii="Arial" w:hAnsi="Arial" w:cs="Arial"/>
          <w:shd w:val="clear" w:color="auto" w:fill="FFFFFF"/>
        </w:rPr>
        <w:fldChar w:fldCharType="end"/>
      </w:r>
      <w:r w:rsidR="00BB17DE" w:rsidRPr="00AD5DA6">
        <w:rPr>
          <w:rFonts w:ascii="Arial" w:hAnsi="Arial" w:cs="Arial"/>
          <w:shd w:val="clear" w:color="auto" w:fill="FFFFFF"/>
        </w:rPr>
        <w:t xml:space="preserve">. However, it was </w:t>
      </w:r>
      <w:r w:rsidR="00BB17DE" w:rsidRPr="00AD5DA6">
        <w:rPr>
          <w:rFonts w:ascii="Arial" w:hAnsi="Arial" w:cs="Arial"/>
          <w:shd w:val="clear" w:color="auto" w:fill="FFFFFF"/>
        </w:rPr>
        <w:lastRenderedPageBreak/>
        <w:t>also noted that nicotine content listed on e-cigarette solutions often significantly differed from the measured values, and nicotine delivery can vary between different e-cigarette devices within the same brand as well as from puff-to-puff using the same device</w:t>
      </w:r>
      <w:r w:rsidR="00BB17DE" w:rsidRPr="00AD5DA6">
        <w:rPr>
          <w:rFonts w:ascii="Arial" w:hAnsi="Arial"/>
        </w:rPr>
        <w:t xml:space="preserve"> </w:t>
      </w:r>
      <w:r w:rsidR="005B1707">
        <w:rPr>
          <w:rFonts w:ascii="Arial" w:hAnsi="Arial" w:cs="Arial"/>
          <w:shd w:val="clear" w:color="auto" w:fill="FFFFFF"/>
        </w:rPr>
        <w:fldChar w:fldCharType="begin"/>
      </w:r>
      <w:r w:rsidR="005B1707">
        <w:rPr>
          <w:rFonts w:ascii="Arial" w:hAnsi="Arial" w:cs="Arial"/>
          <w:shd w:val="clear" w:color="auto" w:fill="FFFFFF"/>
        </w:rPr>
        <w:instrText xml:space="preserve"> ADDIN EN.CITE &lt;EndNote&gt;&lt;Cite&gt;&lt;Author&gt;Cheng&lt;/Author&gt;&lt;Year&gt;2014&lt;/Year&gt;&lt;RecNum&gt;15&lt;/RecNum&gt;&lt;record&gt;&lt;rec-number&gt;15&lt;/rec-number&gt;&lt;foreign-keys&gt;&lt;key app="EN" db-id="2rast9s9pdsdtnevd9mx2wdnpptppstxsds2" timestamp="1609351156"&gt;15&lt;/key&gt;&lt;/foreign-keys&gt;&lt;ref-type name="Journal Article"&gt;17&lt;/ref-type&gt;&lt;contributors&gt;&lt;authors&gt;&lt;author&gt;Cheng, T.&lt;/author&gt;&lt;/authors&gt;&lt;/contributors&gt;&lt;titles&gt;&lt;title&gt;Chemical evaluation of electronic cigarettes&lt;/title&gt;&lt;secondary-title&gt;Tob Control&lt;/secondary-title&gt;&lt;/titles&gt;&lt;periodical&gt;&lt;full-title&gt;Tob Control&lt;/full-title&gt;&lt;/periodical&gt;&lt;pages&gt;ii11-7&lt;/pages&gt;&lt;volume&gt;23 Suppl 2&lt;/volume&gt;&lt;keywords&gt;&lt;keyword&gt;Aerosols&lt;/keyword&gt;&lt;keyword&gt;Aldehydes/analysis&lt;/keyword&gt;&lt;keyword&gt;Chromatography, Liquid&lt;/keyword&gt;&lt;keyword&gt;*Electronic Nicotine Delivery Systems&lt;/keyword&gt;&lt;keyword&gt;Metals/analysis&lt;/keyword&gt;&lt;keyword&gt;Nicotine/analysis&lt;/keyword&gt;&lt;keyword&gt;Nitrosamines/analysis&lt;/keyword&gt;&lt;keyword&gt;Particle Size&lt;/keyword&gt;&lt;keyword&gt;Tandem Mass Spectrometry&lt;/keyword&gt;&lt;keyword&gt;Carcinogens&lt;/keyword&gt;&lt;keyword&gt;Electronic nicotine delivery devices&lt;/keyword&gt;&lt;keyword&gt;Non-cigarette tobacco products&lt;/keyword&gt;&lt;/keywords&gt;&lt;dates&gt;&lt;year&gt;2014&lt;/year&gt;&lt;pub-dates&gt;&lt;date&gt;May&lt;/date&gt;&lt;/pub-dates&gt;&lt;/dates&gt;&lt;isbn&gt;1468-3318 (Electronic)&amp;#xD;0964-4563 (Linking)&lt;/isbn&gt;&lt;accession-num&gt;24732157&lt;/accession-num&gt;&lt;urls&gt;&lt;related-urls&gt;&lt;url&gt;https://www.ncbi.nlm.nih.gov/pubmed/24732157&lt;/url&gt;&lt;/related-urls&gt;&lt;/urls&gt;&lt;custom2&gt;PMC3995255&lt;/custom2&gt;&lt;electronic-resource-num&gt;10.1136/tobaccocontrol-2013-051482&lt;/electronic-resource-num&gt;&lt;/record&gt;&lt;/Cite&gt;&lt;/EndNote&gt;</w:instrText>
      </w:r>
      <w:r w:rsidR="005B1707">
        <w:rPr>
          <w:rFonts w:ascii="Arial" w:hAnsi="Arial" w:cs="Arial"/>
          <w:shd w:val="clear" w:color="auto" w:fill="FFFFFF"/>
        </w:rPr>
        <w:fldChar w:fldCharType="separate"/>
      </w:r>
      <w:r w:rsidR="005B1707">
        <w:rPr>
          <w:rFonts w:ascii="Arial" w:hAnsi="Arial" w:cs="Arial"/>
          <w:noProof/>
          <w:shd w:val="clear" w:color="auto" w:fill="FFFFFF"/>
        </w:rPr>
        <w:t>{Cheng, 2014 #15}</w:t>
      </w:r>
      <w:r w:rsidR="005B1707">
        <w:rPr>
          <w:rFonts w:ascii="Arial" w:hAnsi="Arial" w:cs="Arial"/>
          <w:shd w:val="clear" w:color="auto" w:fill="FFFFFF"/>
        </w:rPr>
        <w:fldChar w:fldCharType="end"/>
      </w:r>
      <w:r w:rsidR="00BB17DE" w:rsidRPr="00AD5DA6">
        <w:rPr>
          <w:rFonts w:ascii="Arial" w:hAnsi="Arial" w:cs="Arial"/>
          <w:shd w:val="clear" w:color="auto" w:fill="FFFFFF"/>
        </w:rPr>
        <w:t xml:space="preserve">. Additional studies have shown that the variable </w:t>
      </w:r>
      <w:r w:rsidR="00F140EE">
        <w:rPr>
          <w:rFonts w:ascii="Arial" w:hAnsi="Arial" w:cs="Arial"/>
          <w:shd w:val="clear" w:color="auto" w:fill="FFFFFF"/>
        </w:rPr>
        <w:t>nicotine content in ENDS products</w:t>
      </w:r>
      <w:r w:rsidR="00BB17DE" w:rsidRPr="00AD5DA6">
        <w:rPr>
          <w:rFonts w:ascii="Arial" w:hAnsi="Arial" w:cs="Arial"/>
          <w:shd w:val="clear" w:color="auto" w:fill="FFFFFF"/>
        </w:rPr>
        <w:t xml:space="preserve"> can result in higher exposure to nicotine than from conventional cigarettes</w:t>
      </w:r>
      <w:r w:rsidR="005B1707">
        <w:rPr>
          <w:rFonts w:ascii="Arial" w:hAnsi="Arial" w:cs="Arial"/>
          <w:shd w:val="clear" w:color="auto" w:fill="FFFFFF"/>
        </w:rPr>
        <w:fldChar w:fldCharType="begin">
          <w:fldData xml:space="preserve">PEVuZE5vdGU+PENpdGU+PEF1dGhvcj5Hb25pZXdpY3o8L0F1dGhvcj48WWVhcj4yMDE5PC9ZZWFy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</w:fldData>
        </w:fldChar>
      </w:r>
      <w:r w:rsidR="005B1707">
        <w:rPr>
          <w:rFonts w:ascii="Arial" w:hAnsi="Arial" w:cs="Arial"/>
          <w:shd w:val="clear" w:color="auto" w:fill="FFFFFF"/>
        </w:rPr>
        <w:instrText xml:space="preserve"> ADDIN EN.CITE </w:instrText>
      </w:r>
      <w:r w:rsidR="005B1707">
        <w:rPr>
          <w:rFonts w:ascii="Arial" w:hAnsi="Arial" w:cs="Arial"/>
          <w:shd w:val="clear" w:color="auto" w:fill="FFFFFF"/>
        </w:rPr>
        <w:fldChar w:fldCharType="begin">
          <w:fldData xml:space="preserve">PEVuZE5vdGU+PENpdGU+PEF1dGhvcj5Hb25pZXdpY3o8L0F1dGhvcj48WWVhcj4yMDE5PC9ZZWFy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</w:fldData>
        </w:fldChar>
      </w:r>
      <w:r w:rsidR="005B1707">
        <w:rPr>
          <w:rFonts w:ascii="Arial" w:hAnsi="Arial" w:cs="Arial"/>
          <w:shd w:val="clear" w:color="auto" w:fill="FFFFFF"/>
        </w:rPr>
        <w:instrText xml:space="preserve"> ADDIN EN.CITE.DATA </w:instrText>
      </w:r>
      <w:r w:rsidR="005B1707">
        <w:rPr>
          <w:rFonts w:ascii="Arial" w:hAnsi="Arial" w:cs="Arial"/>
          <w:shd w:val="clear" w:color="auto" w:fill="FFFFFF"/>
        </w:rPr>
      </w:r>
      <w:r w:rsidR="005B1707">
        <w:rPr>
          <w:rFonts w:ascii="Arial" w:hAnsi="Arial" w:cs="Arial"/>
          <w:shd w:val="clear" w:color="auto" w:fill="FFFFFF"/>
        </w:rPr>
        <w:fldChar w:fldCharType="end"/>
      </w:r>
      <w:r w:rsidR="005B1707">
        <w:rPr>
          <w:rFonts w:ascii="Arial" w:hAnsi="Arial" w:cs="Arial"/>
          <w:shd w:val="clear" w:color="auto" w:fill="FFFFFF"/>
        </w:rPr>
      </w:r>
      <w:r w:rsidR="005B1707">
        <w:rPr>
          <w:rFonts w:ascii="Arial" w:hAnsi="Arial" w:cs="Arial"/>
          <w:shd w:val="clear" w:color="auto" w:fill="FFFFFF"/>
        </w:rPr>
        <w:fldChar w:fldCharType="separate"/>
      </w:r>
      <w:r w:rsidR="005B1707">
        <w:rPr>
          <w:rFonts w:ascii="Arial" w:hAnsi="Arial" w:cs="Arial"/>
          <w:noProof/>
          <w:shd w:val="clear" w:color="auto" w:fill="FFFFFF"/>
        </w:rPr>
        <w:t>{Goniewicz, 2019 #16}</w:t>
      </w:r>
      <w:r w:rsidR="005B1707">
        <w:rPr>
          <w:rFonts w:ascii="Arial" w:hAnsi="Arial" w:cs="Arial"/>
          <w:shd w:val="clear" w:color="auto" w:fill="FFFFFF"/>
        </w:rPr>
        <w:fldChar w:fldCharType="end"/>
      </w:r>
      <w:r w:rsidR="00BB17DE" w:rsidRPr="00AD5DA6">
        <w:rPr>
          <w:rFonts w:ascii="Arial" w:hAnsi="Arial" w:cs="Arial"/>
          <w:shd w:val="clear" w:color="auto" w:fill="FFFFFF"/>
        </w:rPr>
        <w:t xml:space="preserve"> potentially increasing their addictive potential. </w:t>
      </w:r>
    </w:p>
    <w:p w14:paraId="04F9AC6B" w14:textId="36698EC4" w:rsidR="00D2649F" w:rsidRDefault="00F140EE" w:rsidP="00AD5DA6">
      <w:pPr>
        <w:rPr>
          <w:rFonts w:ascii="Arial" w:eastAsia="Times New Roman" w:hAnsi="Arial" w:cs="Arial"/>
          <w:shd w:val="clear" w:color="auto" w:fill="FFFFFF"/>
        </w:rPr>
      </w:pPr>
      <w:r>
        <w:rPr>
          <w:rFonts w:ascii="Arial" w:hAnsi="Arial" w:cs="Arial"/>
          <w:b/>
        </w:rPr>
        <w:t xml:space="preserve">Health Implications of Habitual </w:t>
      </w:r>
      <w:proofErr w:type="spellStart"/>
      <w:r w:rsidR="000678D4">
        <w:rPr>
          <w:rFonts w:ascii="Arial" w:hAnsi="Arial" w:cs="Arial"/>
          <w:b/>
        </w:rPr>
        <w:t>Vaping</w:t>
      </w:r>
      <w:proofErr w:type="spellEnd"/>
      <w:r w:rsidR="00482DD4" w:rsidRPr="00AD5DA6">
        <w:rPr>
          <w:rFonts w:ascii="Arial" w:hAnsi="Arial" w:cs="Arial"/>
          <w:b/>
        </w:rPr>
        <w:t xml:space="preserve">: </w:t>
      </w:r>
      <w:r w:rsidR="00173F55">
        <w:rPr>
          <w:rFonts w:ascii="Arial" w:hAnsi="Arial" w:cs="Arial"/>
        </w:rPr>
        <w:t xml:space="preserve">Popular perception and marketing of </w:t>
      </w:r>
      <w:proofErr w:type="spellStart"/>
      <w:r w:rsidR="00173F55">
        <w:rPr>
          <w:rFonts w:ascii="Arial" w:hAnsi="Arial" w:cs="Arial"/>
        </w:rPr>
        <w:t>vape</w:t>
      </w:r>
      <w:proofErr w:type="spellEnd"/>
      <w:r w:rsidR="00173F55">
        <w:rPr>
          <w:rFonts w:ascii="Arial" w:hAnsi="Arial" w:cs="Arial"/>
        </w:rPr>
        <w:t xml:space="preserve"> products suggest that they are a safer alternative to tobacco cigarettes</w:t>
      </w:r>
      <w:r w:rsidR="005B1707">
        <w:rPr>
          <w:rFonts w:ascii="Arial" w:hAnsi="Arial" w:cs="Arial"/>
        </w:rPr>
        <w:fldChar w:fldCharType="begin">
          <w:fldData xml:space="preserve">PEVuZE5vdGU+PENpdGU+PEF1dGhvcj5LaW5nPC9BdXRob3I+PFllYXI+MjAxNTwvWWVhcj48UmVj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</w:fldData>
        </w:fldChar>
      </w:r>
      <w:r w:rsidR="005B1707">
        <w:rPr>
          <w:rFonts w:ascii="Arial" w:hAnsi="Arial" w:cs="Arial"/>
        </w:rPr>
        <w:instrText xml:space="preserve"> ADDIN EN.CITE </w:instrText>
      </w:r>
      <w:r w:rsidR="005B1707">
        <w:rPr>
          <w:rFonts w:ascii="Arial" w:hAnsi="Arial" w:cs="Arial"/>
        </w:rPr>
        <w:fldChar w:fldCharType="begin">
          <w:fldData xml:space="preserve">PEVuZE5vdGU+PENpdGU+PEF1dGhvcj5LaW5nPC9BdXRob3I+PFllYXI+MjAxNTwvWWVhcj48UmVj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</w:fldData>
        </w:fldChar>
      </w:r>
      <w:r w:rsidR="005B1707">
        <w:rPr>
          <w:rFonts w:ascii="Arial" w:hAnsi="Arial" w:cs="Arial"/>
        </w:rPr>
        <w:instrText xml:space="preserve"> ADDIN EN.CITE.DATA </w:instrText>
      </w:r>
      <w:r w:rsidR="005B1707">
        <w:rPr>
          <w:rFonts w:ascii="Arial" w:hAnsi="Arial" w:cs="Arial"/>
        </w:rPr>
      </w:r>
      <w:r w:rsidR="005B1707">
        <w:rPr>
          <w:rFonts w:ascii="Arial" w:hAnsi="Arial" w:cs="Arial"/>
        </w:rPr>
        <w:fldChar w:fldCharType="end"/>
      </w:r>
      <w:r w:rsidR="005B1707">
        <w:rPr>
          <w:rFonts w:ascii="Arial" w:hAnsi="Arial" w:cs="Arial"/>
        </w:rPr>
      </w:r>
      <w:r w:rsidR="005B1707">
        <w:rPr>
          <w:rFonts w:ascii="Arial" w:hAnsi="Arial" w:cs="Arial"/>
        </w:rPr>
        <w:fldChar w:fldCharType="separate"/>
      </w:r>
      <w:r w:rsidR="005B1707">
        <w:rPr>
          <w:rFonts w:ascii="Arial" w:hAnsi="Arial" w:cs="Arial"/>
          <w:noProof/>
        </w:rPr>
        <w:t>{King, 2015 #31;Martinez-Sanchez, 2015 #32}</w:t>
      </w:r>
      <w:r w:rsidR="005B1707">
        <w:rPr>
          <w:rFonts w:ascii="Arial" w:hAnsi="Arial" w:cs="Arial"/>
        </w:rPr>
        <w:fldChar w:fldCharType="end"/>
      </w:r>
      <w:r w:rsidR="00173F55">
        <w:rPr>
          <w:rFonts w:ascii="Arial" w:hAnsi="Arial" w:cs="Arial"/>
        </w:rPr>
        <w:t xml:space="preserve">. </w:t>
      </w:r>
      <w:r w:rsidR="00173F55">
        <w:rPr>
          <w:rFonts w:ascii="Arial" w:eastAsiaTheme="minorEastAsia" w:hAnsi="Arial" w:cs="Arial"/>
        </w:rPr>
        <w:t>However, s</w:t>
      </w:r>
      <w:r w:rsidR="00D2649F" w:rsidRPr="00AD5DA6">
        <w:rPr>
          <w:rFonts w:ascii="Arial" w:eastAsiaTheme="minorEastAsia" w:hAnsi="Arial" w:cs="Arial"/>
        </w:rPr>
        <w:t>ince the first case of e-cigarette associated lung injury (EVALI) was published in 2012</w:t>
      </w:r>
      <w:r w:rsidR="005B1707">
        <w:rPr>
          <w:rFonts w:ascii="Arial" w:eastAsiaTheme="minorEastAsia" w:hAnsi="Arial" w:cs="Arial"/>
        </w:rPr>
        <w:fldChar w:fldCharType="begin"/>
      </w:r>
      <w:r w:rsidR="005B1707">
        <w:rPr>
          <w:rFonts w:ascii="Arial" w:eastAsiaTheme="minorEastAsia" w:hAnsi="Arial" w:cs="Arial"/>
        </w:rPr>
        <w:instrText xml:space="preserve"> ADDIN EN.CITE &lt;EndNote&gt;&lt;Cite&gt;&lt;Author&gt;McCauley&lt;/Author&gt;&lt;Year&gt;2012&lt;/Year&gt;&lt;RecNum&gt;23&lt;/RecNum&gt;&lt;record&gt;&lt;rec-number&gt;23&lt;/rec-number&gt;&lt;foreign-keys&gt;&lt;key app="EN" db-id="2rast9s9pdsdtnevd9mx2wdnpptppstxsds2" timestamp="1609362847"&gt;23&lt;/key&gt;&lt;/foreign-keys&gt;&lt;ref-type name="Journal Article"&gt;17&lt;/ref-type&gt;&lt;contributors&gt;&lt;authors&gt;&lt;author&gt;McCauley, L.&lt;/author&gt;&lt;author&gt;Markin, C.&lt;/author&gt;&lt;author&gt;Hosmer, D.&lt;/author&gt;&lt;/authors&gt;&lt;/contributors&gt;&lt;auth-address&gt;Department of Internal Medicine, Legacy Good Samaritan Medical Center, Portland, OR.&amp;#xD;Department of Pulmonary Medicine, Legacy Good Samaritan Medical Center, Portland, OR; Department of Critical Care Medicine, Legacy Good Samaritan Medical Center, Portland, OR.&amp;#xD;Department of Pulmonary Medicine, Legacy Good Samaritan Medical Center, Portland, OR. Electronic address: dhosmer@lhs.org.&lt;/auth-address&gt;&lt;titles&gt;&lt;title&gt;An unexpected consequence of electronic cigarette use&lt;/title&gt;&lt;secondary-title&gt;Chest&lt;/secondary-title&gt;&lt;/titles&gt;&lt;periodical&gt;&lt;full-title&gt;Chest&lt;/full-title&gt;&lt;/periodical&gt;&lt;pages&gt;1110-1113&lt;/pages&gt;&lt;volume&gt;141&lt;/volume&gt;&lt;number&gt;4&lt;/number&gt;&lt;keywords&gt;&lt;keyword&gt;Adult&lt;/keyword&gt;&lt;keyword&gt;Electronics&lt;/keyword&gt;&lt;keyword&gt;Female&lt;/keyword&gt;&lt;keyword&gt;Glycerol/*adverse effects&lt;/keyword&gt;&lt;keyword&gt;Humans&lt;/keyword&gt;&lt;keyword&gt;Nicotine/*administration &amp;amp; dosage&lt;/keyword&gt;&lt;keyword&gt;Pneumonia, Lipid/chemically induced&lt;/keyword&gt;&lt;keyword&gt;Smoking Cessation/*methods&lt;/keyword&gt;&lt;/keywords&gt;&lt;dates&gt;&lt;year&gt;2012&lt;/year&gt;&lt;pub-dates&gt;&lt;date&gt;Apr&lt;/date&gt;&lt;/pub-dates&gt;&lt;/dates&gt;&lt;isbn&gt;1931-3543 (Electronic)&amp;#xD;0012-3692 (Linking)&lt;/isbn&gt;&lt;accession-num&gt;22474155&lt;/accession-num&gt;&lt;urls&gt;&lt;related-urls&gt;&lt;url&gt;https://www.ncbi.nlm.nih.gov/pubmed/22474155&lt;/url&gt;&lt;/related-urls&gt;&lt;/urls&gt;&lt;electronic-resource-num&gt;10.1378/chest.11-1334&lt;/electronic-resource-num&gt;&lt;/record&gt;&lt;/Cite&gt;&lt;/EndNote&gt;</w:instrText>
      </w:r>
      <w:r w:rsidR="005B1707">
        <w:rPr>
          <w:rFonts w:ascii="Arial" w:eastAsiaTheme="minorEastAsia" w:hAnsi="Arial" w:cs="Arial"/>
        </w:rPr>
        <w:fldChar w:fldCharType="separate"/>
      </w:r>
      <w:r w:rsidR="005B1707">
        <w:rPr>
          <w:rFonts w:ascii="Arial" w:eastAsiaTheme="minorEastAsia" w:hAnsi="Arial" w:cs="Arial"/>
          <w:noProof/>
        </w:rPr>
        <w:t>{McCauley, 2012 #23}</w:t>
      </w:r>
      <w:r w:rsidR="005B1707">
        <w:rPr>
          <w:rFonts w:ascii="Arial" w:eastAsiaTheme="minorEastAsia" w:hAnsi="Arial" w:cs="Arial"/>
        </w:rPr>
        <w:fldChar w:fldCharType="end"/>
      </w:r>
      <w:r w:rsidR="00D2649F" w:rsidRPr="00AD5DA6">
        <w:rPr>
          <w:rFonts w:ascii="Arial" w:eastAsiaTheme="minorEastAsia" w:hAnsi="Arial" w:cs="Arial"/>
        </w:rPr>
        <w:t xml:space="preserve">, there has been growing evidence that </w:t>
      </w:r>
      <w:proofErr w:type="spellStart"/>
      <w:r w:rsidR="00D2649F" w:rsidRPr="00AD5DA6">
        <w:rPr>
          <w:rFonts w:ascii="Arial" w:eastAsiaTheme="minorEastAsia" w:hAnsi="Arial" w:cs="Arial"/>
        </w:rPr>
        <w:t>vaping</w:t>
      </w:r>
      <w:proofErr w:type="spellEnd"/>
      <w:r w:rsidR="00D2649F" w:rsidRPr="00AD5DA6">
        <w:rPr>
          <w:rFonts w:ascii="Arial" w:eastAsiaTheme="minorEastAsia" w:hAnsi="Arial" w:cs="Arial"/>
        </w:rPr>
        <w:t xml:space="preserve"> results in poor respiratory outcomes.</w:t>
      </w:r>
      <w:r w:rsidR="00677872">
        <w:rPr>
          <w:rFonts w:ascii="Arial" w:eastAsiaTheme="minorEastAsia" w:hAnsi="Arial" w:cs="Arial"/>
        </w:rPr>
        <w:t xml:space="preserve"> Studies have demonstrated myriad potentially harmful effects including cytotoxicity from e-cig flavorings</w:t>
      </w:r>
      <w:r w:rsidR="005B1707">
        <w:rPr>
          <w:rFonts w:ascii="Arial" w:eastAsiaTheme="minorEastAsia" w:hAnsi="Arial" w:cs="Arial"/>
        </w:rPr>
        <w:fldChar w:fldCharType="begin"/>
      </w:r>
      <w:r w:rsidR="005B1707">
        <w:rPr>
          <w:rFonts w:ascii="Arial" w:eastAsiaTheme="minorEastAsia" w:hAnsi="Arial" w:cs="Arial"/>
        </w:rPr>
        <w:instrText xml:space="preserve"> ADDIN EN.CITE &lt;EndNote&gt;&lt;Cite&gt;&lt;Author&gt;(ATS)&lt;/Author&gt;&lt;Year&gt;2015&lt;/Year&gt;&lt;RecNum&gt;33&lt;/RecNum&gt;&lt;record&gt;&lt;rec-number&gt;33&lt;/rec-number&gt;&lt;foreign-keys&gt;&lt;key app="EN" db-id="2rast9s9pdsdtnevd9mx2wdnpptppstxsds2" timestamp="1609965968"&gt;33&lt;/key&gt;&lt;/foreign-keys&gt;&lt;ref-type name="Web Page"&gt;12&lt;/ref-type&gt;&lt;contributors&gt;&lt;authors&gt;&lt;author&gt;American Thoracic Society (ATS)&lt;/author&gt;&lt;/authors&gt;&lt;/contributors&gt;&lt;titles&gt;&lt;title&gt;American Thoracic Society (ATS) Electronic cigarette flavorings alter lung function at the cellular level.&lt;/title&gt;&lt;secondary-title&gt;Sci Dly&lt;/secondary-title&gt;&lt;/titles&gt;&lt;dates&gt;&lt;year&gt;2015&lt;/year&gt;&lt;/dates&gt;&lt;urls&gt;&lt;related-urls&gt;&lt;url&gt;https://www.sciencedaily.com/releases/2015/05/150517143352.htm&lt;/url&gt;&lt;/related-urls&gt;&lt;/urls&gt;&lt;/record&gt;&lt;/Cite&gt;&lt;/EndNote&gt;</w:instrText>
      </w:r>
      <w:r w:rsidR="005B1707">
        <w:rPr>
          <w:rFonts w:ascii="Arial" w:eastAsiaTheme="minorEastAsia" w:hAnsi="Arial" w:cs="Arial"/>
        </w:rPr>
        <w:fldChar w:fldCharType="separate"/>
      </w:r>
      <w:r w:rsidR="005B1707">
        <w:rPr>
          <w:rFonts w:ascii="Arial" w:eastAsiaTheme="minorEastAsia" w:hAnsi="Arial" w:cs="Arial"/>
          <w:noProof/>
        </w:rPr>
        <w:t>{(ATS), 2015 #33}</w:t>
      </w:r>
      <w:r w:rsidR="005B1707">
        <w:rPr>
          <w:rFonts w:ascii="Arial" w:eastAsiaTheme="minorEastAsia" w:hAnsi="Arial" w:cs="Arial"/>
        </w:rPr>
        <w:fldChar w:fldCharType="end"/>
      </w:r>
      <w:r w:rsidR="00677872">
        <w:rPr>
          <w:rFonts w:ascii="Arial" w:eastAsiaTheme="minorEastAsia" w:hAnsi="Arial" w:cs="Arial"/>
        </w:rPr>
        <w:t>, endothelial disruption</w:t>
      </w:r>
      <w:r w:rsidR="005B1707">
        <w:rPr>
          <w:rFonts w:ascii="Arial" w:eastAsiaTheme="minorEastAsia" w:hAnsi="Arial" w:cs="Arial"/>
        </w:rPr>
        <w:fldChar w:fldCharType="begin">
          <w:fldData xml:space="preserve">PEVuZE5vdGU+PENpdGU+PEF1dGhvcj5TY2h3ZWl0emVyPC9BdXRob3I+PFllYXI+MjAxNTwvWWVh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</w:fldData>
        </w:fldChar>
      </w:r>
      <w:r w:rsidR="005B1707">
        <w:rPr>
          <w:rFonts w:ascii="Arial" w:eastAsiaTheme="minorEastAsia" w:hAnsi="Arial" w:cs="Arial"/>
        </w:rPr>
        <w:instrText xml:space="preserve"> ADDIN EN.CITE </w:instrText>
      </w:r>
      <w:r w:rsidR="005B1707">
        <w:rPr>
          <w:rFonts w:ascii="Arial" w:eastAsiaTheme="minorEastAsia" w:hAnsi="Arial" w:cs="Arial"/>
        </w:rPr>
        <w:fldChar w:fldCharType="begin">
          <w:fldData xml:space="preserve">PEVuZE5vdGU+PENpdGU+PEF1dGhvcj5TY2h3ZWl0emVyPC9BdXRob3I+PFllYXI+MjAxNTwvWWVh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</w:fldData>
        </w:fldChar>
      </w:r>
      <w:r w:rsidR="005B1707">
        <w:rPr>
          <w:rFonts w:ascii="Arial" w:eastAsiaTheme="minorEastAsia" w:hAnsi="Arial" w:cs="Arial"/>
        </w:rPr>
        <w:instrText xml:space="preserve"> ADDIN EN.CITE.DATA </w:instrText>
      </w:r>
      <w:r w:rsidR="005B1707">
        <w:rPr>
          <w:rFonts w:ascii="Arial" w:eastAsiaTheme="minorEastAsia" w:hAnsi="Arial" w:cs="Arial"/>
        </w:rPr>
      </w:r>
      <w:r w:rsidR="005B1707">
        <w:rPr>
          <w:rFonts w:ascii="Arial" w:eastAsiaTheme="minorEastAsia" w:hAnsi="Arial" w:cs="Arial"/>
        </w:rPr>
        <w:fldChar w:fldCharType="end"/>
      </w:r>
      <w:r w:rsidR="005B1707">
        <w:rPr>
          <w:rFonts w:ascii="Arial" w:eastAsiaTheme="minorEastAsia" w:hAnsi="Arial" w:cs="Arial"/>
        </w:rPr>
      </w:r>
      <w:r w:rsidR="005B1707">
        <w:rPr>
          <w:rFonts w:ascii="Arial" w:eastAsiaTheme="minorEastAsia" w:hAnsi="Arial" w:cs="Arial"/>
        </w:rPr>
        <w:fldChar w:fldCharType="separate"/>
      </w:r>
      <w:r w:rsidR="005B1707">
        <w:rPr>
          <w:rFonts w:ascii="Arial" w:eastAsiaTheme="minorEastAsia" w:hAnsi="Arial" w:cs="Arial"/>
          <w:noProof/>
        </w:rPr>
        <w:t>{Schweitzer, 2015 #34}</w:t>
      </w:r>
      <w:r w:rsidR="005B1707">
        <w:rPr>
          <w:rFonts w:ascii="Arial" w:eastAsiaTheme="minorEastAsia" w:hAnsi="Arial" w:cs="Arial"/>
        </w:rPr>
        <w:fldChar w:fldCharType="end"/>
      </w:r>
      <w:r w:rsidR="00677872">
        <w:rPr>
          <w:rFonts w:ascii="Arial" w:eastAsiaTheme="minorEastAsia" w:hAnsi="Arial" w:cs="Arial"/>
        </w:rPr>
        <w:t>, and DNA damage</w:t>
      </w:r>
      <w:r w:rsidR="005B1707">
        <w:rPr>
          <w:rFonts w:ascii="Arial" w:eastAsiaTheme="minorEastAsia" w:hAnsi="Arial" w:cs="Arial"/>
        </w:rPr>
        <w:fldChar w:fldCharType="begin">
          <w:fldData xml:space="preserve">PEVuZE5vdGU+PENpdGU+PEF1dGhvcj5MZWU8L0F1dGhvcj48WWVhcj4yMDE4PC9ZZWFyPjxSZWNO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</w:fldData>
        </w:fldChar>
      </w:r>
      <w:r w:rsidR="005B1707">
        <w:rPr>
          <w:rFonts w:ascii="Arial" w:eastAsiaTheme="minorEastAsia" w:hAnsi="Arial" w:cs="Arial"/>
        </w:rPr>
        <w:instrText xml:space="preserve"> ADDIN EN.CITE </w:instrText>
      </w:r>
      <w:r w:rsidR="005B1707">
        <w:rPr>
          <w:rFonts w:ascii="Arial" w:eastAsiaTheme="minorEastAsia" w:hAnsi="Arial" w:cs="Arial"/>
        </w:rPr>
        <w:fldChar w:fldCharType="begin">
          <w:fldData xml:space="preserve">PEVuZE5vdGU+PENpdGU+PEF1dGhvcj5MZWU8L0F1dGhvcj48WWVhcj4yMDE4PC9ZZWFyPjxSZWNO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</w:fldData>
        </w:fldChar>
      </w:r>
      <w:r w:rsidR="005B1707">
        <w:rPr>
          <w:rFonts w:ascii="Arial" w:eastAsiaTheme="minorEastAsia" w:hAnsi="Arial" w:cs="Arial"/>
        </w:rPr>
        <w:instrText xml:space="preserve"> ADDIN EN.CITE.DATA </w:instrText>
      </w:r>
      <w:r w:rsidR="005B1707">
        <w:rPr>
          <w:rFonts w:ascii="Arial" w:eastAsiaTheme="minorEastAsia" w:hAnsi="Arial" w:cs="Arial"/>
        </w:rPr>
      </w:r>
      <w:r w:rsidR="005B1707">
        <w:rPr>
          <w:rFonts w:ascii="Arial" w:eastAsiaTheme="minorEastAsia" w:hAnsi="Arial" w:cs="Arial"/>
        </w:rPr>
        <w:fldChar w:fldCharType="end"/>
      </w:r>
      <w:r w:rsidR="005B1707">
        <w:rPr>
          <w:rFonts w:ascii="Arial" w:eastAsiaTheme="minorEastAsia" w:hAnsi="Arial" w:cs="Arial"/>
        </w:rPr>
      </w:r>
      <w:r w:rsidR="005B1707">
        <w:rPr>
          <w:rFonts w:ascii="Arial" w:eastAsiaTheme="minorEastAsia" w:hAnsi="Arial" w:cs="Arial"/>
        </w:rPr>
        <w:fldChar w:fldCharType="separate"/>
      </w:r>
      <w:r w:rsidR="005B1707">
        <w:rPr>
          <w:rFonts w:ascii="Arial" w:eastAsiaTheme="minorEastAsia" w:hAnsi="Arial" w:cs="Arial"/>
          <w:noProof/>
        </w:rPr>
        <w:t>{Lee, 2018 #35}</w:t>
      </w:r>
      <w:r w:rsidR="005B1707">
        <w:rPr>
          <w:rFonts w:ascii="Arial" w:eastAsiaTheme="minorEastAsia" w:hAnsi="Arial" w:cs="Arial"/>
        </w:rPr>
        <w:fldChar w:fldCharType="end"/>
      </w:r>
      <w:r w:rsidR="00677872">
        <w:rPr>
          <w:rFonts w:ascii="Arial" w:eastAsiaTheme="minorEastAsia" w:hAnsi="Arial" w:cs="Arial"/>
        </w:rPr>
        <w:t>.</w:t>
      </w:r>
      <w:r w:rsidR="00D2649F" w:rsidRPr="00AD5DA6">
        <w:rPr>
          <w:rFonts w:ascii="Arial" w:eastAsiaTheme="minorEastAsia" w:hAnsi="Arial" w:cs="Arial"/>
        </w:rPr>
        <w:t xml:space="preserve"> </w:t>
      </w:r>
      <w:r w:rsidR="00677872">
        <w:rPr>
          <w:rFonts w:ascii="Arial" w:eastAsiaTheme="minorEastAsia" w:hAnsi="Arial" w:cs="Arial"/>
        </w:rPr>
        <w:t xml:space="preserve"> </w:t>
      </w:r>
      <w:r w:rsidR="00FA46AF">
        <w:rPr>
          <w:rFonts w:ascii="Arial" w:hAnsi="Arial" w:cs="Arial"/>
        </w:rPr>
        <w:t>E-cigs have been specifically</w:t>
      </w:r>
      <w:r w:rsidR="00D2649F" w:rsidRPr="00AD5DA6">
        <w:rPr>
          <w:rFonts w:ascii="Arial" w:hAnsi="Arial" w:cs="Arial"/>
        </w:rPr>
        <w:t xml:space="preserve"> shown to be associated with increased</w:t>
      </w:r>
      <w:r w:rsidR="00AB66C6" w:rsidRPr="00AD5DA6">
        <w:rPr>
          <w:rFonts w:ascii="Arial" w:hAnsi="Arial" w:cs="Arial"/>
        </w:rPr>
        <w:t xml:space="preserve"> respiratory symptoms including</w:t>
      </w:r>
      <w:r w:rsidR="00D2649F" w:rsidRPr="00AD5DA6">
        <w:rPr>
          <w:rFonts w:ascii="Arial" w:hAnsi="Arial" w:cs="Arial"/>
        </w:rPr>
        <w:t xml:space="preserve"> </w:t>
      </w:r>
      <w:r w:rsidR="00CC78C0" w:rsidRPr="00AD5DA6">
        <w:rPr>
          <w:rFonts w:ascii="Arial" w:hAnsi="Arial" w:cs="Arial"/>
        </w:rPr>
        <w:t>wheezing</w:t>
      </w:r>
      <w:r w:rsidR="00D2649F" w:rsidRPr="00AD5DA6">
        <w:rPr>
          <w:rFonts w:ascii="Arial" w:hAnsi="Arial" w:cs="Arial"/>
        </w:rPr>
        <w:t xml:space="preserve"> </w:t>
      </w:r>
      <w:r w:rsidR="005B1707">
        <w:rPr>
          <w:rFonts w:ascii="Arial" w:hAnsi="Arial" w:cs="Arial"/>
        </w:rPr>
        <w:fldChar w:fldCharType="begin">
          <w:fldData xml:space="preserve">PEVuZE5vdGU+PENpdGU+PEF1dGhvcj5MaTwvQXV0aG9yPjxZZWFyPjIwMjA8L1llYXI+PFJlY051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</w:fldData>
        </w:fldChar>
      </w:r>
      <w:r w:rsidR="005B1707">
        <w:rPr>
          <w:rFonts w:ascii="Arial" w:hAnsi="Arial" w:cs="Arial"/>
        </w:rPr>
        <w:instrText xml:space="preserve"> ADDIN EN.CITE </w:instrText>
      </w:r>
      <w:r w:rsidR="005B1707">
        <w:rPr>
          <w:rFonts w:ascii="Arial" w:hAnsi="Arial" w:cs="Arial"/>
        </w:rPr>
        <w:fldChar w:fldCharType="begin">
          <w:fldData xml:space="preserve">PEVuZE5vdGU+PENpdGU+PEF1dGhvcj5MaTwvQXV0aG9yPjxZZWFyPjIwMjA8L1llYXI+PFJlY051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</w:fldData>
        </w:fldChar>
      </w:r>
      <w:r w:rsidR="005B1707">
        <w:rPr>
          <w:rFonts w:ascii="Arial" w:hAnsi="Arial" w:cs="Arial"/>
        </w:rPr>
        <w:instrText xml:space="preserve"> ADDIN EN.CITE.DATA </w:instrText>
      </w:r>
      <w:r w:rsidR="005B1707">
        <w:rPr>
          <w:rFonts w:ascii="Arial" w:hAnsi="Arial" w:cs="Arial"/>
        </w:rPr>
      </w:r>
      <w:r w:rsidR="005B1707">
        <w:rPr>
          <w:rFonts w:ascii="Arial" w:hAnsi="Arial" w:cs="Arial"/>
        </w:rPr>
        <w:fldChar w:fldCharType="end"/>
      </w:r>
      <w:r w:rsidR="005B1707">
        <w:rPr>
          <w:rFonts w:ascii="Arial" w:hAnsi="Arial" w:cs="Arial"/>
        </w:rPr>
      </w:r>
      <w:r w:rsidR="005B1707">
        <w:rPr>
          <w:rFonts w:ascii="Arial" w:hAnsi="Arial" w:cs="Arial"/>
        </w:rPr>
        <w:fldChar w:fldCharType="separate"/>
      </w:r>
      <w:r w:rsidR="005B1707">
        <w:rPr>
          <w:rFonts w:ascii="Arial" w:hAnsi="Arial" w:cs="Arial"/>
          <w:noProof/>
        </w:rPr>
        <w:t>{Li, 2020 #24}</w:t>
      </w:r>
      <w:r w:rsidR="005B1707">
        <w:rPr>
          <w:rFonts w:ascii="Arial" w:hAnsi="Arial" w:cs="Arial"/>
        </w:rPr>
        <w:fldChar w:fldCharType="end"/>
      </w:r>
      <w:r w:rsidR="00CC78C0" w:rsidRPr="00AD5DA6">
        <w:rPr>
          <w:rFonts w:ascii="Arial" w:hAnsi="Arial" w:cs="Arial"/>
        </w:rPr>
        <w:t xml:space="preserve"> </w:t>
      </w:r>
      <w:r w:rsidR="00AB66C6" w:rsidRPr="00AD5DA6">
        <w:rPr>
          <w:rFonts w:ascii="Arial" w:hAnsi="Arial" w:cs="Arial"/>
        </w:rPr>
        <w:t>and asthma symptoms</w:t>
      </w:r>
      <w:r>
        <w:rPr>
          <w:rFonts w:ascii="Arial" w:hAnsi="Arial" w:cs="Arial"/>
        </w:rPr>
        <w:t xml:space="preserve"> in adults</w:t>
      </w:r>
      <w:r w:rsidR="00AB66C6" w:rsidRPr="00AD5DA6">
        <w:rPr>
          <w:rFonts w:ascii="Arial" w:hAnsi="Arial" w:cs="Arial"/>
        </w:rPr>
        <w:t xml:space="preserve">. </w:t>
      </w:r>
      <w:r w:rsidR="00F31BB8">
        <w:rPr>
          <w:rFonts w:ascii="Arial" w:hAnsi="Arial" w:cs="Arial"/>
        </w:rPr>
        <w:t xml:space="preserve">Furthermore, </w:t>
      </w:r>
      <w:r w:rsidR="00AB66C6" w:rsidRPr="00AD5DA6">
        <w:rPr>
          <w:rFonts w:ascii="Arial" w:hAnsi="Arial" w:cs="Arial"/>
        </w:rPr>
        <w:t>ENDS use</w:t>
      </w:r>
      <w:r w:rsidR="00D2649F" w:rsidRPr="00AD5DA6">
        <w:rPr>
          <w:rFonts w:ascii="Arial" w:hAnsi="Arial" w:cs="Arial"/>
        </w:rPr>
        <w:t xml:space="preserve"> </w:t>
      </w:r>
      <w:r w:rsidR="00F31BB8">
        <w:rPr>
          <w:rFonts w:ascii="Arial" w:hAnsi="Arial" w:cs="Arial"/>
        </w:rPr>
        <w:t xml:space="preserve">in adults </w:t>
      </w:r>
      <w:r w:rsidR="00AB66C6" w:rsidRPr="00AD5DA6">
        <w:rPr>
          <w:rFonts w:ascii="Arial" w:eastAsiaTheme="minorEastAsia" w:hAnsi="Arial" w:cs="Arial"/>
        </w:rPr>
        <w:t>has also</w:t>
      </w:r>
      <w:r w:rsidR="00D2649F" w:rsidRPr="00AD5DA6">
        <w:rPr>
          <w:rFonts w:ascii="Arial" w:eastAsiaTheme="minorEastAsia" w:hAnsi="Arial" w:cs="Arial"/>
        </w:rPr>
        <w:t xml:space="preserve"> been shown to cause abnormalities in </w:t>
      </w:r>
      <w:r w:rsidR="00FE4F28">
        <w:rPr>
          <w:rFonts w:ascii="Arial" w:eastAsiaTheme="minorEastAsia" w:hAnsi="Arial" w:cs="Arial"/>
        </w:rPr>
        <w:t xml:space="preserve">impulse </w:t>
      </w:r>
      <w:proofErr w:type="spellStart"/>
      <w:r w:rsidR="00FE4F28">
        <w:rPr>
          <w:rFonts w:ascii="Arial" w:eastAsiaTheme="minorEastAsia" w:hAnsi="Arial" w:cs="Arial"/>
        </w:rPr>
        <w:t>oscillometry</w:t>
      </w:r>
      <w:proofErr w:type="spellEnd"/>
      <w:r w:rsidR="00D2649F" w:rsidRPr="00AD5DA6">
        <w:rPr>
          <w:rFonts w:ascii="Arial" w:eastAsiaTheme="minorEastAsia" w:hAnsi="Arial" w:cs="Arial"/>
        </w:rPr>
        <w:t xml:space="preserve"> including an acute increase in airways resistance after use</w:t>
      </w:r>
      <w:r w:rsidR="00CC78C0" w:rsidRPr="00AD5DA6">
        <w:rPr>
          <w:rFonts w:ascii="Arial" w:hAnsi="Arial"/>
        </w:rPr>
        <w:t xml:space="preserve"> </w:t>
      </w:r>
      <w:r w:rsidR="005B1707">
        <w:rPr>
          <w:rFonts w:ascii="Arial" w:eastAsiaTheme="minorEastAsia" w:hAnsi="Arial" w:cs="Arial"/>
        </w:rPr>
        <w:fldChar w:fldCharType="begin">
          <w:fldData xml:space="preserve">PEVuZE5vdGU+PENpdGU+PEF1dGhvcj5WYXJkYXZhczwvQXV0aG9yPjxZZWFyPjIwMTI8L1llYXI+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</w:fldData>
        </w:fldChar>
      </w:r>
      <w:r w:rsidR="005B1707">
        <w:rPr>
          <w:rFonts w:ascii="Arial" w:eastAsiaTheme="minorEastAsia" w:hAnsi="Arial" w:cs="Arial"/>
        </w:rPr>
        <w:instrText xml:space="preserve"> ADDIN EN.CITE </w:instrText>
      </w:r>
      <w:r w:rsidR="005B1707">
        <w:rPr>
          <w:rFonts w:ascii="Arial" w:eastAsiaTheme="minorEastAsia" w:hAnsi="Arial" w:cs="Arial"/>
        </w:rPr>
        <w:fldChar w:fldCharType="begin">
          <w:fldData xml:space="preserve">PEVuZE5vdGU+PENpdGU+PEF1dGhvcj5WYXJkYXZhczwvQXV0aG9yPjxZZWFyPjIwMTI8L1llYXI+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</w:fldData>
        </w:fldChar>
      </w:r>
      <w:r w:rsidR="005B1707">
        <w:rPr>
          <w:rFonts w:ascii="Arial" w:eastAsiaTheme="minorEastAsia" w:hAnsi="Arial" w:cs="Arial"/>
        </w:rPr>
        <w:instrText xml:space="preserve"> ADDIN EN.CITE.DATA </w:instrText>
      </w:r>
      <w:r w:rsidR="005B1707">
        <w:rPr>
          <w:rFonts w:ascii="Arial" w:eastAsiaTheme="minorEastAsia" w:hAnsi="Arial" w:cs="Arial"/>
        </w:rPr>
      </w:r>
      <w:r w:rsidR="005B1707">
        <w:rPr>
          <w:rFonts w:ascii="Arial" w:eastAsiaTheme="minorEastAsia" w:hAnsi="Arial" w:cs="Arial"/>
        </w:rPr>
        <w:fldChar w:fldCharType="end"/>
      </w:r>
      <w:r w:rsidR="005B1707">
        <w:rPr>
          <w:rFonts w:ascii="Arial" w:eastAsiaTheme="minorEastAsia" w:hAnsi="Arial" w:cs="Arial"/>
        </w:rPr>
      </w:r>
      <w:r w:rsidR="005B1707">
        <w:rPr>
          <w:rFonts w:ascii="Arial" w:eastAsiaTheme="minorEastAsia" w:hAnsi="Arial" w:cs="Arial"/>
        </w:rPr>
        <w:fldChar w:fldCharType="separate"/>
      </w:r>
      <w:r w:rsidR="005B1707">
        <w:rPr>
          <w:rFonts w:ascii="Arial" w:eastAsiaTheme="minorEastAsia" w:hAnsi="Arial" w:cs="Arial"/>
          <w:noProof/>
        </w:rPr>
        <w:t>{Vardavas, 2012 #26;Lappas, 2018 #27}</w:t>
      </w:r>
      <w:r w:rsidR="005B1707">
        <w:rPr>
          <w:rFonts w:ascii="Arial" w:eastAsiaTheme="minorEastAsia" w:hAnsi="Arial" w:cs="Arial"/>
        </w:rPr>
        <w:fldChar w:fldCharType="end"/>
      </w:r>
      <w:r w:rsidR="005556F5">
        <w:rPr>
          <w:rFonts w:ascii="Arial" w:eastAsiaTheme="minorEastAsia" w:hAnsi="Arial" w:cs="Arial"/>
        </w:rPr>
        <w:t xml:space="preserve">, </w:t>
      </w:r>
      <w:r w:rsidR="00FE4F28">
        <w:rPr>
          <w:rFonts w:ascii="Arial" w:eastAsiaTheme="minorEastAsia" w:hAnsi="Arial" w:cs="Arial"/>
        </w:rPr>
        <w:t>which likely reflects</w:t>
      </w:r>
      <w:r w:rsidR="005556F5">
        <w:rPr>
          <w:rFonts w:ascii="Arial" w:eastAsiaTheme="minorEastAsia" w:hAnsi="Arial" w:cs="Arial"/>
        </w:rPr>
        <w:t xml:space="preserve"> </w:t>
      </w:r>
      <w:r w:rsidR="00F5518E">
        <w:rPr>
          <w:rFonts w:ascii="Arial" w:eastAsiaTheme="minorEastAsia" w:hAnsi="Arial" w:cs="Arial"/>
        </w:rPr>
        <w:t xml:space="preserve">formaldehyde </w:t>
      </w:r>
      <w:r w:rsidR="005556F5">
        <w:rPr>
          <w:rFonts w:ascii="Arial" w:eastAsiaTheme="minorEastAsia" w:hAnsi="Arial" w:cs="Arial"/>
        </w:rPr>
        <w:t>induced injury</w:t>
      </w:r>
      <w:r w:rsidR="00FE4F28">
        <w:rPr>
          <w:rFonts w:ascii="Arial" w:eastAsiaTheme="minorEastAsia" w:hAnsi="Arial" w:cs="Arial"/>
        </w:rPr>
        <w:t>/inflammation</w:t>
      </w:r>
      <w:r w:rsidR="005556F5">
        <w:rPr>
          <w:rFonts w:ascii="Arial" w:eastAsiaTheme="minorEastAsia" w:hAnsi="Arial" w:cs="Arial"/>
        </w:rPr>
        <w:t xml:space="preserve"> to the </w:t>
      </w:r>
      <w:r w:rsidR="00FE4F28">
        <w:rPr>
          <w:rFonts w:ascii="Arial" w:eastAsiaTheme="minorEastAsia" w:hAnsi="Arial" w:cs="Arial"/>
        </w:rPr>
        <w:t xml:space="preserve">airways. </w:t>
      </w:r>
      <w:r w:rsidR="000E50FB">
        <w:rPr>
          <w:rFonts w:ascii="Arial" w:eastAsiaTheme="minorEastAsia" w:hAnsi="Arial" w:cs="Arial"/>
        </w:rPr>
        <w:t>However, t</w:t>
      </w:r>
      <w:r w:rsidR="00FE4F28">
        <w:rPr>
          <w:rFonts w:ascii="Arial" w:eastAsiaTheme="minorEastAsia" w:hAnsi="Arial" w:cs="Arial"/>
        </w:rPr>
        <w:t xml:space="preserve">his </w:t>
      </w:r>
      <w:proofErr w:type="spellStart"/>
      <w:r w:rsidR="00FE4F28">
        <w:rPr>
          <w:rFonts w:ascii="Arial" w:eastAsiaTheme="minorEastAsia" w:hAnsi="Arial" w:cs="Arial"/>
        </w:rPr>
        <w:t>vaping</w:t>
      </w:r>
      <w:proofErr w:type="spellEnd"/>
      <w:r w:rsidR="00FE4F28">
        <w:rPr>
          <w:rFonts w:ascii="Arial" w:eastAsiaTheme="minorEastAsia" w:hAnsi="Arial" w:cs="Arial"/>
        </w:rPr>
        <w:t xml:space="preserve"> effect is not detected using simple </w:t>
      </w:r>
      <w:proofErr w:type="spellStart"/>
      <w:r w:rsidR="00FE4F28">
        <w:rPr>
          <w:rFonts w:ascii="Arial" w:eastAsiaTheme="minorEastAsia" w:hAnsi="Arial" w:cs="Arial"/>
        </w:rPr>
        <w:t>spirometry</w:t>
      </w:r>
      <w:proofErr w:type="spellEnd"/>
      <w:r w:rsidR="00FE4F28">
        <w:rPr>
          <w:rFonts w:ascii="Arial" w:eastAsiaTheme="minorEastAsia" w:hAnsi="Arial" w:cs="Arial"/>
        </w:rPr>
        <w:t xml:space="preserve"> </w:t>
      </w:r>
      <w:r w:rsidR="005B1707">
        <w:rPr>
          <w:rFonts w:ascii="Arial" w:eastAsiaTheme="minorEastAsia" w:hAnsi="Arial" w:cs="Times New Roman"/>
        </w:rPr>
        <w:fldChar w:fldCharType="begin">
          <w:fldData xml:space="preserve">PEVuZE5vdGU+PENpdGU+PEF1dGhvcj5GbG91cmlzPC9BdXRob3I+PFllYXI+MjAxMzwvWWVhcj48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</w:fldData>
        </w:fldChar>
      </w:r>
      <w:r w:rsidR="005B1707">
        <w:rPr>
          <w:rFonts w:ascii="Arial" w:eastAsiaTheme="minorEastAsia" w:hAnsi="Arial" w:cs="Times New Roman"/>
        </w:rPr>
        <w:instrText xml:space="preserve"> ADDIN EN.CITE </w:instrText>
      </w:r>
      <w:r w:rsidR="005B1707">
        <w:rPr>
          <w:rFonts w:ascii="Arial" w:eastAsiaTheme="minorEastAsia" w:hAnsi="Arial" w:cs="Times New Roman"/>
        </w:rPr>
        <w:fldChar w:fldCharType="begin">
          <w:fldData xml:space="preserve">PEVuZE5vdGU+PENpdGU+PEF1dGhvcj5GbG91cmlzPC9BdXRob3I+PFllYXI+MjAxMzwvWWVhcj48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</w:fldData>
        </w:fldChar>
      </w:r>
      <w:r w:rsidR="005B1707">
        <w:rPr>
          <w:rFonts w:ascii="Arial" w:eastAsiaTheme="minorEastAsia" w:hAnsi="Arial" w:cs="Times New Roman"/>
        </w:rPr>
        <w:instrText xml:space="preserve"> ADDIN EN.CITE.DATA </w:instrText>
      </w:r>
      <w:r w:rsidR="005B1707">
        <w:rPr>
          <w:rFonts w:ascii="Arial" w:eastAsiaTheme="minorEastAsia" w:hAnsi="Arial" w:cs="Times New Roman"/>
        </w:rPr>
      </w:r>
      <w:r w:rsidR="005B1707">
        <w:rPr>
          <w:rFonts w:ascii="Arial" w:eastAsiaTheme="minorEastAsia" w:hAnsi="Arial" w:cs="Times New Roman"/>
        </w:rPr>
        <w:fldChar w:fldCharType="end"/>
      </w:r>
      <w:r w:rsidR="005B1707">
        <w:rPr>
          <w:rFonts w:ascii="Arial" w:eastAsiaTheme="minorEastAsia" w:hAnsi="Arial" w:cs="Times New Roman"/>
        </w:rPr>
      </w:r>
      <w:r w:rsidR="005B1707">
        <w:rPr>
          <w:rFonts w:ascii="Arial" w:eastAsiaTheme="minorEastAsia" w:hAnsi="Arial" w:cs="Times New Roman"/>
        </w:rPr>
        <w:fldChar w:fldCharType="separate"/>
      </w:r>
      <w:r w:rsidR="005B1707">
        <w:rPr>
          <w:rFonts w:ascii="Arial" w:eastAsiaTheme="minorEastAsia" w:hAnsi="Arial" w:cs="Times New Roman"/>
          <w:noProof/>
        </w:rPr>
        <w:t>{Flouris, 2013 #28;Staudt, 2018 #29;Polosa, 2017 #30}</w:t>
      </w:r>
      <w:r w:rsidR="005B1707">
        <w:rPr>
          <w:rFonts w:ascii="Arial" w:eastAsiaTheme="minorEastAsia" w:hAnsi="Arial" w:cs="Times New Roman"/>
        </w:rPr>
        <w:fldChar w:fldCharType="end"/>
      </w:r>
      <w:r w:rsidR="00D2649F" w:rsidRPr="00AD5DA6">
        <w:rPr>
          <w:rFonts w:ascii="Arial" w:eastAsiaTheme="minorEastAsia" w:hAnsi="Arial" w:cs="Times New Roman"/>
        </w:rPr>
        <w:t>.</w:t>
      </w:r>
      <w:r w:rsidR="00F31BB8">
        <w:rPr>
          <w:rFonts w:ascii="Arial" w:eastAsiaTheme="minorEastAsia" w:hAnsi="Arial" w:cs="Times New Roman"/>
        </w:rPr>
        <w:t xml:space="preserve"> Similar investigations in adolescent populations are limited.</w:t>
      </w:r>
      <w:r w:rsidR="008340EC">
        <w:rPr>
          <w:rFonts w:ascii="Arial" w:eastAsiaTheme="minorEastAsia" w:hAnsi="Arial" w:cs="Times New Roman"/>
        </w:rPr>
        <w:t xml:space="preserve"> Notably, in</w:t>
      </w:r>
      <w:r w:rsidR="00AB66C6" w:rsidRPr="00AD5DA6">
        <w:rPr>
          <w:rFonts w:ascii="Arial" w:eastAsiaTheme="minorEastAsia" w:hAnsi="Arial" w:cs="Times New Roman"/>
        </w:rPr>
        <w:t xml:space="preserve"> addition to its impact on respiratory symptoms, habitual use of ENDS products has also been shown to increase the risk for inf</w:t>
      </w:r>
      <w:r w:rsidR="00AD5DA6" w:rsidRPr="00AD5DA6">
        <w:rPr>
          <w:rFonts w:ascii="Arial" w:eastAsiaTheme="minorEastAsia" w:hAnsi="Arial" w:cs="Times New Roman"/>
        </w:rPr>
        <w:t>ection with the SARS-COV-2</w:t>
      </w:r>
      <w:r w:rsidR="005B1707">
        <w:rPr>
          <w:rFonts w:ascii="Arial" w:eastAsiaTheme="minorEastAsia" w:hAnsi="Arial" w:cs="Times New Roman"/>
        </w:rPr>
        <w:fldChar w:fldCharType="begin">
          <w:fldData xml:space="preserve">PEVuZE5vdGU+PENpdGU+PEF1dGhvcj5TYW1ldDwvQXV0aG9yPjxZZWFyPjIwMjA8L1llYXI+PFJl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</w:fldData>
        </w:fldChar>
      </w:r>
      <w:r w:rsidR="005B1707">
        <w:rPr>
          <w:rFonts w:ascii="Arial" w:eastAsiaTheme="minorEastAsia" w:hAnsi="Arial" w:cs="Times New Roman"/>
        </w:rPr>
        <w:instrText xml:space="preserve"> ADDIN EN.CITE </w:instrText>
      </w:r>
      <w:r w:rsidR="005B1707">
        <w:rPr>
          <w:rFonts w:ascii="Arial" w:eastAsiaTheme="minorEastAsia" w:hAnsi="Arial" w:cs="Times New Roman"/>
        </w:rPr>
        <w:fldChar w:fldCharType="begin">
          <w:fldData xml:space="preserve">PEVuZE5vdGU+PENpdGU+PEF1dGhvcj5TYW1ldDwvQXV0aG9yPjxZZWFyPjIwMjA8L1llYXI+PFJl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</w:fldData>
        </w:fldChar>
      </w:r>
      <w:r w:rsidR="005B1707">
        <w:rPr>
          <w:rFonts w:ascii="Arial" w:eastAsiaTheme="minorEastAsia" w:hAnsi="Arial" w:cs="Times New Roman"/>
        </w:rPr>
        <w:instrText xml:space="preserve"> ADDIN EN.CITE.DATA </w:instrText>
      </w:r>
      <w:r w:rsidR="005B1707">
        <w:rPr>
          <w:rFonts w:ascii="Arial" w:eastAsiaTheme="minorEastAsia" w:hAnsi="Arial" w:cs="Times New Roman"/>
        </w:rPr>
      </w:r>
      <w:r w:rsidR="005B1707">
        <w:rPr>
          <w:rFonts w:ascii="Arial" w:eastAsiaTheme="minorEastAsia" w:hAnsi="Arial" w:cs="Times New Roman"/>
        </w:rPr>
        <w:fldChar w:fldCharType="end"/>
      </w:r>
      <w:r w:rsidR="005B1707">
        <w:rPr>
          <w:rFonts w:ascii="Arial" w:eastAsiaTheme="minorEastAsia" w:hAnsi="Arial" w:cs="Times New Roman"/>
        </w:rPr>
      </w:r>
      <w:r w:rsidR="005B1707">
        <w:rPr>
          <w:rFonts w:ascii="Arial" w:eastAsiaTheme="minorEastAsia" w:hAnsi="Arial" w:cs="Times New Roman"/>
        </w:rPr>
        <w:fldChar w:fldCharType="separate"/>
      </w:r>
      <w:r w:rsidR="005B1707">
        <w:rPr>
          <w:rFonts w:ascii="Arial" w:eastAsiaTheme="minorEastAsia" w:hAnsi="Arial" w:cs="Times New Roman"/>
          <w:noProof/>
        </w:rPr>
        <w:t>{Samet, 2020 #36;Gaiha, 2020 #37}</w:t>
      </w:r>
      <w:r w:rsidR="005B1707">
        <w:rPr>
          <w:rFonts w:ascii="Arial" w:eastAsiaTheme="minorEastAsia" w:hAnsi="Arial" w:cs="Times New Roman"/>
        </w:rPr>
        <w:fldChar w:fldCharType="end"/>
      </w:r>
      <w:r w:rsidR="003C1C35">
        <w:rPr>
          <w:rFonts w:ascii="Arial" w:eastAsiaTheme="minorEastAsia" w:hAnsi="Arial" w:cs="Times New Roman"/>
        </w:rPr>
        <w:t xml:space="preserve"> </w:t>
      </w:r>
      <w:r w:rsidR="00AB66C6" w:rsidRPr="00AD5DA6">
        <w:rPr>
          <w:rFonts w:ascii="Arial" w:eastAsiaTheme="minorEastAsia" w:hAnsi="Arial" w:cs="Times New Roman"/>
        </w:rPr>
        <w:t>and the increased mortality related to COVID-19 disease even in adolescent populations</w:t>
      </w:r>
      <w:r w:rsidR="005B1707">
        <w:rPr>
          <w:rFonts w:ascii="Arial" w:eastAsiaTheme="minorEastAsia" w:hAnsi="Arial" w:cs="Times New Roman"/>
        </w:rPr>
        <w:fldChar w:fldCharType="begin"/>
      </w:r>
      <w:r w:rsidR="005B1707">
        <w:rPr>
          <w:rFonts w:ascii="Arial" w:eastAsiaTheme="minorEastAsia" w:hAnsi="Arial" w:cs="Times New Roman"/>
        </w:rPr>
        <w:instrText xml:space="preserve"> ADDIN EN.CITE &lt;EndNote&gt;&lt;Cite&gt;&lt;Author&gt;Samet&lt;/Author&gt;&lt;Year&gt;2020&lt;/Year&gt;&lt;RecNum&gt;36&lt;/RecNum&gt;&lt;record&gt;&lt;rec-number&gt;36&lt;/rec-number&gt;&lt;foreign-keys&gt;&lt;key app="EN" db-id="2rast9s9pdsdtnevd9mx2wdnpptppstxsds2" timestamp="1609966342"&gt;36&lt;/key&gt;&lt;/foreign-keys&gt;&lt;ref-type name="Journal Article"&gt;17&lt;/ref-type&gt;&lt;contributors&gt;&lt;authors&gt;&lt;author&gt;Samet, J. M.&lt;/author&gt;&lt;/authors&gt;&lt;/contributors&gt;&lt;auth-address&gt;Office of the Dean, Colorado School of Public Health, Aurora, CO.&lt;/auth-address&gt;&lt;titles&gt;&lt;title&gt;Tobacco Products and the Risks of SARS-CoV-2 Infection and COVID-19&lt;/title&gt;&lt;secondary-title&gt;Nicotine Tob Res&lt;/secondary-title&gt;&lt;/titles&gt;&lt;periodical&gt;&lt;full-title&gt;Nicotine Tob Res&lt;/full-title&gt;&lt;/periodical&gt;&lt;pages&gt;S93-S95&lt;/pages&gt;&lt;volume&gt;22&lt;/volume&gt;&lt;number&gt;12 Suppl 2&lt;/number&gt;&lt;keywords&gt;&lt;keyword&gt;COVID-19/*complications/*epidemiology&lt;/keyword&gt;&lt;keyword&gt;Humans&lt;/keyword&gt;&lt;keyword&gt;*SARS-CoV-2&lt;/keyword&gt;&lt;keyword&gt;Tobacco Products/*adverse effects&lt;/keyword&gt;&lt;keyword&gt;Tobacco Smoking/*adverse effects/*epidemiology&lt;/keyword&gt;&lt;/keywords&gt;&lt;dates&gt;&lt;year&gt;2020&lt;/year&gt;&lt;pub-dates&gt;&lt;date&gt;Dec 15&lt;/date&gt;&lt;/pub-dates&gt;&lt;/dates&gt;&lt;isbn&gt;1469-994X (Electronic)&amp;#xD;1462-2203 (Linking)&lt;/isbn&gt;&lt;accession-num&gt;33320258&lt;/accession-num&gt;&lt;urls&gt;&lt;related-urls&gt;&lt;url&gt;https://www.ncbi.nlm.nih.gov/pubmed/33320258&lt;/url&gt;&lt;/related-urls&gt;&lt;/urls&gt;&lt;electronic-resource-num&gt;10.1093/ntr/ntaa187&lt;/electronic-resource-num&gt;&lt;/record&gt;&lt;/Cite&gt;&lt;/EndNote&gt;</w:instrText>
      </w:r>
      <w:r w:rsidR="005B1707">
        <w:rPr>
          <w:rFonts w:ascii="Arial" w:eastAsiaTheme="minorEastAsia" w:hAnsi="Arial" w:cs="Times New Roman"/>
        </w:rPr>
        <w:fldChar w:fldCharType="separate"/>
      </w:r>
      <w:r w:rsidR="005B1707">
        <w:rPr>
          <w:rFonts w:ascii="Arial" w:eastAsiaTheme="minorEastAsia" w:hAnsi="Arial" w:cs="Times New Roman"/>
          <w:noProof/>
        </w:rPr>
        <w:t>{Samet, 2020 #36}</w:t>
      </w:r>
      <w:r w:rsidR="005B1707">
        <w:rPr>
          <w:rFonts w:ascii="Arial" w:eastAsiaTheme="minorEastAsia" w:hAnsi="Arial" w:cs="Times New Roman"/>
        </w:rPr>
        <w:fldChar w:fldCharType="end"/>
      </w:r>
      <w:r w:rsidR="00AD5DA6" w:rsidRPr="00AD5DA6">
        <w:rPr>
          <w:rFonts w:ascii="Arial" w:eastAsia="Times New Roman" w:hAnsi="Arial" w:cs="Arial"/>
          <w:shd w:val="clear" w:color="auto" w:fill="FFFFFF"/>
        </w:rPr>
        <w:t>.</w:t>
      </w:r>
    </w:p>
    <w:p w14:paraId="008DE67A" w14:textId="6683D645" w:rsidR="0012365E" w:rsidRPr="008A406D" w:rsidRDefault="0012365E" w:rsidP="00AD5DA6">
      <w:pPr>
        <w:rPr>
          <w:rFonts w:ascii="Arial" w:eastAsia="Times New Roman" w:hAnsi="Arial" w:cs="Arial"/>
          <w:shd w:val="clear" w:color="auto" w:fill="FFFFFF"/>
        </w:rPr>
      </w:pPr>
      <w:r>
        <w:rPr>
          <w:rFonts w:ascii="Arial" w:eastAsia="Times New Roman" w:hAnsi="Arial" w:cs="Arial"/>
          <w:b/>
          <w:shd w:val="clear" w:color="auto" w:fill="FFFFFF"/>
        </w:rPr>
        <w:t xml:space="preserve">Gene Expression Changes Due to </w:t>
      </w:r>
      <w:proofErr w:type="spellStart"/>
      <w:r w:rsidR="000678D4">
        <w:rPr>
          <w:rFonts w:ascii="Arial" w:eastAsia="Times New Roman" w:hAnsi="Arial" w:cs="Arial"/>
          <w:b/>
          <w:shd w:val="clear" w:color="auto" w:fill="FFFFFF"/>
        </w:rPr>
        <w:t>Vaping</w:t>
      </w:r>
      <w:proofErr w:type="spellEnd"/>
      <w:r>
        <w:rPr>
          <w:rFonts w:ascii="Arial" w:eastAsia="Times New Roman" w:hAnsi="Arial" w:cs="Arial"/>
          <w:b/>
          <w:shd w:val="clear" w:color="auto" w:fill="FFFFFF"/>
        </w:rPr>
        <w:t xml:space="preserve">: </w:t>
      </w:r>
      <w:r w:rsidR="008A406D">
        <w:rPr>
          <w:rFonts w:ascii="Arial" w:eastAsia="Times New Roman" w:hAnsi="Arial" w:cs="Arial"/>
          <w:b/>
          <w:shd w:val="clear" w:color="auto" w:fill="FFFFFF"/>
        </w:rPr>
        <w:t xml:space="preserve"> </w:t>
      </w:r>
      <w:r w:rsidR="008A406D">
        <w:rPr>
          <w:rFonts w:ascii="Arial" w:eastAsia="Times New Roman" w:hAnsi="Arial" w:cs="Arial"/>
          <w:shd w:val="clear" w:color="auto" w:fill="FFFFFF"/>
        </w:rPr>
        <w:t xml:space="preserve">Gene expression changes due to </w:t>
      </w:r>
      <w:r w:rsidR="00E16746">
        <w:rPr>
          <w:rFonts w:ascii="Arial" w:eastAsia="Times New Roman" w:hAnsi="Arial" w:cs="Arial"/>
          <w:shd w:val="clear" w:color="auto" w:fill="FFFFFF"/>
        </w:rPr>
        <w:t xml:space="preserve">traditional </w:t>
      </w:r>
      <w:r w:rsidR="008A406D">
        <w:rPr>
          <w:rFonts w:ascii="Arial" w:eastAsia="Times New Roman" w:hAnsi="Arial" w:cs="Arial"/>
          <w:shd w:val="clear" w:color="auto" w:fill="FFFFFF"/>
        </w:rPr>
        <w:t xml:space="preserve">cigarette smoke exposure in the bronchial epithelium </w:t>
      </w:r>
      <w:r w:rsidR="00E16746">
        <w:rPr>
          <w:rFonts w:ascii="Arial" w:eastAsia="Times New Roman" w:hAnsi="Arial" w:cs="Arial"/>
          <w:shd w:val="clear" w:color="auto" w:fill="FFFFFF"/>
        </w:rPr>
        <w:t xml:space="preserve">of adults </w:t>
      </w:r>
      <w:r w:rsidR="008A406D">
        <w:rPr>
          <w:rFonts w:ascii="Arial" w:eastAsia="Times New Roman" w:hAnsi="Arial" w:cs="Arial"/>
          <w:shd w:val="clear" w:color="auto" w:fill="FFFFFF"/>
        </w:rPr>
        <w:t>have been well documented including the induction of genes in inflammatory and oxidative str</w:t>
      </w:r>
      <w:r w:rsidR="004B4090">
        <w:rPr>
          <w:rFonts w:ascii="Arial" w:eastAsia="Times New Roman" w:hAnsi="Arial" w:cs="Arial"/>
          <w:shd w:val="clear" w:color="auto" w:fill="FFFFFF"/>
        </w:rPr>
        <w:t>ess pathways</w:t>
      </w:r>
      <w:r w:rsidR="005B1707">
        <w:rPr>
          <w:rFonts w:ascii="Arial" w:eastAsia="Times New Roman" w:hAnsi="Arial" w:cs="Arial"/>
          <w:shd w:val="clear" w:color="auto" w:fill="FFFFFF"/>
        </w:rPr>
        <w:fldChar w:fldCharType="begin">
          <w:fldData xml:space="preserve">PEVuZE5vdGU+PENpdGU+PEF1dGhvcj5CaWxsYXRvczwvQXV0aG9yPjxZZWFyPjIwMTg8L1llYXI+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</w:fldData>
        </w:fldChar>
      </w:r>
      <w:r w:rsidR="005B1707">
        <w:rPr>
          <w:rFonts w:ascii="Arial" w:eastAsia="Times New Roman" w:hAnsi="Arial" w:cs="Arial"/>
          <w:shd w:val="clear" w:color="auto" w:fill="FFFFFF"/>
        </w:rPr>
        <w:instrText xml:space="preserve"> ADDIN EN.CITE </w:instrText>
      </w:r>
      <w:r w:rsidR="005B1707">
        <w:rPr>
          <w:rFonts w:ascii="Arial" w:eastAsia="Times New Roman" w:hAnsi="Arial" w:cs="Arial"/>
          <w:shd w:val="clear" w:color="auto" w:fill="FFFFFF"/>
        </w:rPr>
        <w:fldChar w:fldCharType="begin">
          <w:fldData xml:space="preserve">PEVuZE5vdGU+PENpdGU+PEF1dGhvcj5CaWxsYXRvczwvQXV0aG9yPjxZZWFyPjIwMTg8L1llYXI+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</w:fldData>
        </w:fldChar>
      </w:r>
      <w:r w:rsidR="005B1707">
        <w:rPr>
          <w:rFonts w:ascii="Arial" w:eastAsia="Times New Roman" w:hAnsi="Arial" w:cs="Arial"/>
          <w:shd w:val="clear" w:color="auto" w:fill="FFFFFF"/>
        </w:rPr>
        <w:instrText xml:space="preserve"> ADDIN EN.CITE.DATA </w:instrText>
      </w:r>
      <w:r w:rsidR="005B1707">
        <w:rPr>
          <w:rFonts w:ascii="Arial" w:eastAsia="Times New Roman" w:hAnsi="Arial" w:cs="Arial"/>
          <w:shd w:val="clear" w:color="auto" w:fill="FFFFFF"/>
        </w:rPr>
      </w:r>
      <w:r w:rsidR="005B1707">
        <w:rPr>
          <w:rFonts w:ascii="Arial" w:eastAsia="Times New Roman" w:hAnsi="Arial" w:cs="Arial"/>
          <w:shd w:val="clear" w:color="auto" w:fill="FFFFFF"/>
        </w:rPr>
        <w:fldChar w:fldCharType="end"/>
      </w:r>
      <w:r w:rsidR="005B1707">
        <w:rPr>
          <w:rFonts w:ascii="Arial" w:eastAsia="Times New Roman" w:hAnsi="Arial" w:cs="Arial"/>
          <w:shd w:val="clear" w:color="auto" w:fill="FFFFFF"/>
        </w:rPr>
      </w:r>
      <w:r w:rsidR="005B1707">
        <w:rPr>
          <w:rFonts w:ascii="Arial" w:eastAsia="Times New Roman" w:hAnsi="Arial" w:cs="Arial"/>
          <w:shd w:val="clear" w:color="auto" w:fill="FFFFFF"/>
        </w:rPr>
        <w:fldChar w:fldCharType="separate"/>
      </w:r>
      <w:r w:rsidR="005B1707">
        <w:rPr>
          <w:rFonts w:ascii="Arial" w:eastAsia="Times New Roman" w:hAnsi="Arial" w:cs="Arial"/>
          <w:noProof/>
          <w:shd w:val="clear" w:color="auto" w:fill="FFFFFF"/>
        </w:rPr>
        <w:t>{Billatos, 2018 #38}</w:t>
      </w:r>
      <w:r w:rsidR="005B1707">
        <w:rPr>
          <w:rFonts w:ascii="Arial" w:eastAsia="Times New Roman" w:hAnsi="Arial" w:cs="Arial"/>
          <w:shd w:val="clear" w:color="auto" w:fill="FFFFFF"/>
        </w:rPr>
        <w:fldChar w:fldCharType="end"/>
      </w:r>
      <w:r w:rsidR="008A406D">
        <w:rPr>
          <w:rFonts w:ascii="Arial" w:eastAsia="Times New Roman" w:hAnsi="Arial" w:cs="Arial"/>
          <w:shd w:val="clear" w:color="auto" w:fill="FFFFFF"/>
        </w:rPr>
        <w:t>.</w:t>
      </w:r>
      <w:r w:rsidR="00E16746">
        <w:rPr>
          <w:rFonts w:ascii="Arial" w:eastAsia="Times New Roman" w:hAnsi="Arial" w:cs="Arial"/>
          <w:shd w:val="clear" w:color="auto" w:fill="FFFFFF"/>
        </w:rPr>
        <w:t xml:space="preserve"> </w:t>
      </w:r>
      <w:r w:rsidR="00677872">
        <w:rPr>
          <w:rFonts w:ascii="Arial" w:eastAsia="Times New Roman" w:hAnsi="Arial" w:cs="Arial"/>
          <w:shd w:val="clear" w:color="auto" w:fill="FFFFFF"/>
        </w:rPr>
        <w:t>Cigarette-associated gene expression changes identified in the bronchial epithelium have also been shown to overlap with gene expression changes in the nasal epithelium demonstrating that cigarette s</w:t>
      </w:r>
      <w:r w:rsidR="004B4090">
        <w:rPr>
          <w:rFonts w:ascii="Arial" w:eastAsia="Times New Roman" w:hAnsi="Arial" w:cs="Arial"/>
          <w:shd w:val="clear" w:color="auto" w:fill="FFFFFF"/>
        </w:rPr>
        <w:t>moke exposure effects are demonstrated throughout the airway.</w:t>
      </w:r>
      <w:r w:rsidR="00E6392B">
        <w:rPr>
          <w:rFonts w:ascii="Arial" w:eastAsia="Times New Roman" w:hAnsi="Arial" w:cs="Arial"/>
          <w:shd w:val="clear" w:color="auto" w:fill="FFFFFF"/>
        </w:rPr>
        <w:t xml:space="preserve"> Importantly</w:t>
      </w:r>
      <w:r w:rsidR="00E16746">
        <w:rPr>
          <w:rFonts w:ascii="Arial" w:eastAsia="Times New Roman" w:hAnsi="Arial" w:cs="Arial"/>
          <w:shd w:val="clear" w:color="auto" w:fill="FFFFFF"/>
        </w:rPr>
        <w:t>, many of the gene expression changes that occur in airway epithelium due to cigarette smoke exposure are reversed upon tobacco cessation with most of these genes being down-regulated afte</w:t>
      </w:r>
      <w:r w:rsidR="005F616D">
        <w:rPr>
          <w:rFonts w:ascii="Arial" w:eastAsia="Times New Roman" w:hAnsi="Arial" w:cs="Arial"/>
          <w:shd w:val="clear" w:color="auto" w:fill="FFFFFF"/>
        </w:rPr>
        <w:t>r 8 weeks of cessation</w:t>
      </w:r>
      <w:r w:rsidR="005B1707">
        <w:rPr>
          <w:rFonts w:ascii="Arial" w:eastAsia="Times New Roman" w:hAnsi="Arial" w:cs="Arial"/>
          <w:shd w:val="clear" w:color="auto" w:fill="FFFFFF"/>
        </w:rPr>
        <w:fldChar w:fldCharType="begin">
          <w:fldData xml:space="preserve">PEVuZE5vdGU+PENpdGU+PEF1dGhvcj5IaWphemk8L0F1dGhvcj48WWVhcj4yMDE5PC9ZZWFyPjxS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</w:fldData>
        </w:fldChar>
      </w:r>
      <w:r w:rsidR="005B1707">
        <w:rPr>
          <w:rFonts w:ascii="Arial" w:eastAsia="Times New Roman" w:hAnsi="Arial" w:cs="Arial"/>
          <w:shd w:val="clear" w:color="auto" w:fill="FFFFFF"/>
        </w:rPr>
        <w:instrText xml:space="preserve"> ADDIN EN.CITE </w:instrText>
      </w:r>
      <w:r w:rsidR="005B1707">
        <w:rPr>
          <w:rFonts w:ascii="Arial" w:eastAsia="Times New Roman" w:hAnsi="Arial" w:cs="Arial"/>
          <w:shd w:val="clear" w:color="auto" w:fill="FFFFFF"/>
        </w:rPr>
        <w:fldChar w:fldCharType="begin">
          <w:fldData xml:space="preserve">PEVuZE5vdGU+PENpdGU+PEF1dGhvcj5IaWphemk8L0F1dGhvcj48WWVhcj4yMDE5PC9ZZWFyPjxS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</w:fldData>
        </w:fldChar>
      </w:r>
      <w:r w:rsidR="005B1707">
        <w:rPr>
          <w:rFonts w:ascii="Arial" w:eastAsia="Times New Roman" w:hAnsi="Arial" w:cs="Arial"/>
          <w:shd w:val="clear" w:color="auto" w:fill="FFFFFF"/>
        </w:rPr>
        <w:instrText xml:space="preserve"> ADDIN EN.CITE.DATA </w:instrText>
      </w:r>
      <w:r w:rsidR="005B1707">
        <w:rPr>
          <w:rFonts w:ascii="Arial" w:eastAsia="Times New Roman" w:hAnsi="Arial" w:cs="Arial"/>
          <w:shd w:val="clear" w:color="auto" w:fill="FFFFFF"/>
        </w:rPr>
      </w:r>
      <w:r w:rsidR="005B1707">
        <w:rPr>
          <w:rFonts w:ascii="Arial" w:eastAsia="Times New Roman" w:hAnsi="Arial" w:cs="Arial"/>
          <w:shd w:val="clear" w:color="auto" w:fill="FFFFFF"/>
        </w:rPr>
        <w:fldChar w:fldCharType="end"/>
      </w:r>
      <w:r w:rsidR="005B1707">
        <w:rPr>
          <w:rFonts w:ascii="Arial" w:eastAsia="Times New Roman" w:hAnsi="Arial" w:cs="Arial"/>
          <w:shd w:val="clear" w:color="auto" w:fill="FFFFFF"/>
        </w:rPr>
      </w:r>
      <w:r w:rsidR="005B1707">
        <w:rPr>
          <w:rFonts w:ascii="Arial" w:eastAsia="Times New Roman" w:hAnsi="Arial" w:cs="Arial"/>
          <w:shd w:val="clear" w:color="auto" w:fill="FFFFFF"/>
        </w:rPr>
        <w:fldChar w:fldCharType="separate"/>
      </w:r>
      <w:r w:rsidR="005B1707">
        <w:rPr>
          <w:rFonts w:ascii="Arial" w:eastAsia="Times New Roman" w:hAnsi="Arial" w:cs="Arial"/>
          <w:noProof/>
          <w:shd w:val="clear" w:color="auto" w:fill="FFFFFF"/>
        </w:rPr>
        <w:t>{Hijazi, 2019 #39}</w:t>
      </w:r>
      <w:r w:rsidR="005B1707">
        <w:rPr>
          <w:rFonts w:ascii="Arial" w:eastAsia="Times New Roman" w:hAnsi="Arial" w:cs="Arial"/>
          <w:shd w:val="clear" w:color="auto" w:fill="FFFFFF"/>
        </w:rPr>
        <w:fldChar w:fldCharType="end"/>
      </w:r>
      <w:r w:rsidR="00EC3458">
        <w:rPr>
          <w:rFonts w:ascii="Arial" w:eastAsia="Times New Roman" w:hAnsi="Arial" w:cs="Arial"/>
          <w:shd w:val="clear" w:color="auto" w:fill="FFFFFF"/>
        </w:rPr>
        <w:t xml:space="preserve">. </w:t>
      </w:r>
      <w:r w:rsidR="00BB561C">
        <w:rPr>
          <w:rFonts w:ascii="Arial" w:eastAsia="Times New Roman" w:hAnsi="Arial" w:cs="Arial"/>
          <w:shd w:val="clear" w:color="auto" w:fill="FFFFFF"/>
        </w:rPr>
        <w:t xml:space="preserve">In adults, </w:t>
      </w:r>
      <w:proofErr w:type="gramStart"/>
      <w:r w:rsidR="00BB561C">
        <w:rPr>
          <w:rFonts w:ascii="Arial" w:eastAsia="Times New Roman" w:hAnsi="Arial" w:cs="Arial"/>
          <w:shd w:val="clear" w:color="auto" w:fill="FFFFFF"/>
        </w:rPr>
        <w:t>gene expression changes in bronchial epithelium of active e-cig users was</w:t>
      </w:r>
      <w:proofErr w:type="gramEnd"/>
      <w:r w:rsidR="00BB561C">
        <w:rPr>
          <w:rFonts w:ascii="Arial" w:eastAsia="Times New Roman" w:hAnsi="Arial" w:cs="Arial"/>
          <w:shd w:val="clear" w:color="auto" w:fill="FFFFFF"/>
        </w:rPr>
        <w:t xml:space="preserve"> similar to previous tobacco cigarette smokers</w:t>
      </w:r>
      <w:r w:rsidR="005B1707">
        <w:rPr>
          <w:rFonts w:ascii="Arial" w:eastAsia="Times New Roman" w:hAnsi="Arial" w:cs="Arial"/>
          <w:shd w:val="clear" w:color="auto" w:fill="FFFFFF"/>
        </w:rPr>
        <w:fldChar w:fldCharType="begin">
          <w:fldData xml:space="preserve">PEVuZE5vdGU+PENpdGU+PEF1dGhvcj5Db3JiZXR0PC9BdXRob3I+PFllYXI+MjAxOTwvWWVhcj48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</w:fldData>
        </w:fldChar>
      </w:r>
      <w:r w:rsidR="005B1707">
        <w:rPr>
          <w:rFonts w:ascii="Arial" w:eastAsia="Times New Roman" w:hAnsi="Arial" w:cs="Arial"/>
          <w:shd w:val="clear" w:color="auto" w:fill="FFFFFF"/>
        </w:rPr>
        <w:instrText xml:space="preserve"> ADDIN EN.CITE </w:instrText>
      </w:r>
      <w:r w:rsidR="005B1707">
        <w:rPr>
          <w:rFonts w:ascii="Arial" w:eastAsia="Times New Roman" w:hAnsi="Arial" w:cs="Arial"/>
          <w:shd w:val="clear" w:color="auto" w:fill="FFFFFF"/>
        </w:rPr>
        <w:fldChar w:fldCharType="begin">
          <w:fldData xml:space="preserve">PEVuZE5vdGU+PENpdGU+PEF1dGhvcj5Db3JiZXR0PC9BdXRob3I+PFllYXI+MjAxOTwvWWVhcj48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</w:fldData>
        </w:fldChar>
      </w:r>
      <w:r w:rsidR="005B1707">
        <w:rPr>
          <w:rFonts w:ascii="Arial" w:eastAsia="Times New Roman" w:hAnsi="Arial" w:cs="Arial"/>
          <w:shd w:val="clear" w:color="auto" w:fill="FFFFFF"/>
        </w:rPr>
        <w:instrText xml:space="preserve"> ADDIN EN.CITE.DATA </w:instrText>
      </w:r>
      <w:r w:rsidR="005B1707">
        <w:rPr>
          <w:rFonts w:ascii="Arial" w:eastAsia="Times New Roman" w:hAnsi="Arial" w:cs="Arial"/>
          <w:shd w:val="clear" w:color="auto" w:fill="FFFFFF"/>
        </w:rPr>
      </w:r>
      <w:r w:rsidR="005B1707">
        <w:rPr>
          <w:rFonts w:ascii="Arial" w:eastAsia="Times New Roman" w:hAnsi="Arial" w:cs="Arial"/>
          <w:shd w:val="clear" w:color="auto" w:fill="FFFFFF"/>
        </w:rPr>
        <w:fldChar w:fldCharType="end"/>
      </w:r>
      <w:r w:rsidR="005B1707">
        <w:rPr>
          <w:rFonts w:ascii="Arial" w:eastAsia="Times New Roman" w:hAnsi="Arial" w:cs="Arial"/>
          <w:shd w:val="clear" w:color="auto" w:fill="FFFFFF"/>
        </w:rPr>
      </w:r>
      <w:r w:rsidR="005B1707">
        <w:rPr>
          <w:rFonts w:ascii="Arial" w:eastAsia="Times New Roman" w:hAnsi="Arial" w:cs="Arial"/>
          <w:shd w:val="clear" w:color="auto" w:fill="FFFFFF"/>
        </w:rPr>
        <w:fldChar w:fldCharType="separate"/>
      </w:r>
      <w:r w:rsidR="005B1707">
        <w:rPr>
          <w:rFonts w:ascii="Arial" w:eastAsia="Times New Roman" w:hAnsi="Arial" w:cs="Arial"/>
          <w:noProof/>
          <w:shd w:val="clear" w:color="auto" w:fill="FFFFFF"/>
        </w:rPr>
        <w:t>{Corbett, 2019 #42}</w:t>
      </w:r>
      <w:r w:rsidR="005B1707">
        <w:rPr>
          <w:rFonts w:ascii="Arial" w:eastAsia="Times New Roman" w:hAnsi="Arial" w:cs="Arial"/>
          <w:shd w:val="clear" w:color="auto" w:fill="FFFFFF"/>
        </w:rPr>
        <w:fldChar w:fldCharType="end"/>
      </w:r>
      <w:r w:rsidR="00876BA2">
        <w:rPr>
          <w:rFonts w:ascii="Arial" w:eastAsia="Times New Roman" w:hAnsi="Arial" w:cs="Arial"/>
          <w:shd w:val="clear" w:color="auto" w:fill="FFFFFF"/>
        </w:rPr>
        <w:t xml:space="preserve">. </w:t>
      </w:r>
      <w:r w:rsidR="00EC3458">
        <w:rPr>
          <w:rFonts w:ascii="Arial" w:eastAsia="Times New Roman" w:hAnsi="Arial" w:cs="Arial"/>
          <w:shd w:val="clear" w:color="auto" w:fill="FFFFFF"/>
        </w:rPr>
        <w:t>Previous studies demonstrat</w:t>
      </w:r>
      <w:r w:rsidR="00E6392B">
        <w:rPr>
          <w:rFonts w:ascii="Arial" w:eastAsia="Times New Roman" w:hAnsi="Arial" w:cs="Arial"/>
          <w:shd w:val="clear" w:color="auto" w:fill="FFFFFF"/>
        </w:rPr>
        <w:t xml:space="preserve">e that ENDS exposure results in </w:t>
      </w:r>
      <w:proofErr w:type="spellStart"/>
      <w:r w:rsidR="00E6392B">
        <w:rPr>
          <w:rFonts w:ascii="Arial" w:eastAsia="Times New Roman" w:hAnsi="Arial" w:cs="Arial"/>
          <w:shd w:val="clear" w:color="auto" w:fill="FFFFFF"/>
        </w:rPr>
        <w:t>dysregulation</w:t>
      </w:r>
      <w:proofErr w:type="spellEnd"/>
      <w:r w:rsidR="00E6392B">
        <w:rPr>
          <w:rFonts w:ascii="Arial" w:eastAsia="Times New Roman" w:hAnsi="Arial" w:cs="Arial"/>
          <w:shd w:val="clear" w:color="auto" w:fill="FFFFFF"/>
        </w:rPr>
        <w:t xml:space="preserve"> of genes </w:t>
      </w:r>
      <w:r w:rsidR="00EC3458">
        <w:rPr>
          <w:rFonts w:ascii="Arial" w:eastAsia="Times New Roman" w:hAnsi="Arial" w:cs="Arial"/>
          <w:shd w:val="clear" w:color="auto" w:fill="FFFFFF"/>
        </w:rPr>
        <w:t xml:space="preserve">in </w:t>
      </w:r>
      <w:r w:rsidR="00E6392B">
        <w:rPr>
          <w:rFonts w:ascii="Arial" w:eastAsia="Times New Roman" w:hAnsi="Arial" w:cs="Arial"/>
          <w:shd w:val="clear" w:color="auto" w:fill="FFFFFF"/>
        </w:rPr>
        <w:t xml:space="preserve">the </w:t>
      </w:r>
      <w:r w:rsidR="00EC3458">
        <w:rPr>
          <w:rFonts w:ascii="Arial" w:eastAsia="Times New Roman" w:hAnsi="Arial" w:cs="Arial"/>
          <w:shd w:val="clear" w:color="auto" w:fill="FFFFFF"/>
        </w:rPr>
        <w:t>xenobiotic metabolism</w:t>
      </w:r>
      <w:r w:rsidR="00E6392B">
        <w:rPr>
          <w:rFonts w:ascii="Arial" w:eastAsia="Times New Roman" w:hAnsi="Arial" w:cs="Arial"/>
          <w:shd w:val="clear" w:color="auto" w:fill="FFFFFF"/>
        </w:rPr>
        <w:t xml:space="preserve"> pathway</w:t>
      </w:r>
      <w:r w:rsidR="005B1707">
        <w:rPr>
          <w:rFonts w:ascii="Arial" w:eastAsia="Times New Roman" w:hAnsi="Arial" w:cs="Arial"/>
          <w:shd w:val="clear" w:color="auto" w:fill="FFFFFF"/>
        </w:rPr>
        <w:fldChar w:fldCharType="begin">
          <w:fldData xml:space="preserve">PEVuZE5vdGU+PENpdGU+PEF1dGhvcj5Nb3NlczwvQXV0aG9yPjxZZWFyPjIwMTc8L1llYXI+PFJl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</w:fldData>
        </w:fldChar>
      </w:r>
      <w:r w:rsidR="005B1707">
        <w:rPr>
          <w:rFonts w:ascii="Arial" w:eastAsia="Times New Roman" w:hAnsi="Arial" w:cs="Arial"/>
          <w:shd w:val="clear" w:color="auto" w:fill="FFFFFF"/>
        </w:rPr>
        <w:instrText xml:space="preserve"> ADDIN EN.CITE </w:instrText>
      </w:r>
      <w:r w:rsidR="005B1707">
        <w:rPr>
          <w:rFonts w:ascii="Arial" w:eastAsia="Times New Roman" w:hAnsi="Arial" w:cs="Arial"/>
          <w:shd w:val="clear" w:color="auto" w:fill="FFFFFF"/>
        </w:rPr>
        <w:fldChar w:fldCharType="begin">
          <w:fldData xml:space="preserve">PEVuZE5vdGU+PENpdGU+PEF1dGhvcj5Nb3NlczwvQXV0aG9yPjxZZWFyPjIwMTc8L1llYXI+PFJl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</w:fldData>
        </w:fldChar>
      </w:r>
      <w:r w:rsidR="005B1707">
        <w:rPr>
          <w:rFonts w:ascii="Arial" w:eastAsia="Times New Roman" w:hAnsi="Arial" w:cs="Arial"/>
          <w:shd w:val="clear" w:color="auto" w:fill="FFFFFF"/>
        </w:rPr>
        <w:instrText xml:space="preserve"> ADDIN EN.CITE.DATA </w:instrText>
      </w:r>
      <w:r w:rsidR="005B1707">
        <w:rPr>
          <w:rFonts w:ascii="Arial" w:eastAsia="Times New Roman" w:hAnsi="Arial" w:cs="Arial"/>
          <w:shd w:val="clear" w:color="auto" w:fill="FFFFFF"/>
        </w:rPr>
      </w:r>
      <w:r w:rsidR="005B1707">
        <w:rPr>
          <w:rFonts w:ascii="Arial" w:eastAsia="Times New Roman" w:hAnsi="Arial" w:cs="Arial"/>
          <w:shd w:val="clear" w:color="auto" w:fill="FFFFFF"/>
        </w:rPr>
        <w:fldChar w:fldCharType="end"/>
      </w:r>
      <w:r w:rsidR="005B1707">
        <w:rPr>
          <w:rFonts w:ascii="Arial" w:eastAsia="Times New Roman" w:hAnsi="Arial" w:cs="Arial"/>
          <w:shd w:val="clear" w:color="auto" w:fill="FFFFFF"/>
        </w:rPr>
      </w:r>
      <w:r w:rsidR="005B1707">
        <w:rPr>
          <w:rFonts w:ascii="Arial" w:eastAsia="Times New Roman" w:hAnsi="Arial" w:cs="Arial"/>
          <w:shd w:val="clear" w:color="auto" w:fill="FFFFFF"/>
        </w:rPr>
        <w:fldChar w:fldCharType="separate"/>
      </w:r>
      <w:r w:rsidR="005B1707">
        <w:rPr>
          <w:rFonts w:ascii="Arial" w:eastAsia="Times New Roman" w:hAnsi="Arial" w:cs="Arial"/>
          <w:noProof/>
          <w:shd w:val="clear" w:color="auto" w:fill="FFFFFF"/>
        </w:rPr>
        <w:t>{Moses, 2017 #40}</w:t>
      </w:r>
      <w:r w:rsidR="005B1707">
        <w:rPr>
          <w:rFonts w:ascii="Arial" w:eastAsia="Times New Roman" w:hAnsi="Arial" w:cs="Arial"/>
          <w:shd w:val="clear" w:color="auto" w:fill="FFFFFF"/>
        </w:rPr>
        <w:fldChar w:fldCharType="end"/>
      </w:r>
      <w:r w:rsidR="00EC3458">
        <w:rPr>
          <w:rFonts w:ascii="Arial" w:eastAsia="Times New Roman" w:hAnsi="Arial" w:cs="Arial"/>
          <w:shd w:val="clear" w:color="auto" w:fill="FFFFFF"/>
        </w:rPr>
        <w:t>, oxidative stress</w:t>
      </w:r>
      <w:r w:rsidR="005B1707">
        <w:rPr>
          <w:rFonts w:ascii="Arial" w:eastAsia="Times New Roman" w:hAnsi="Arial" w:cs="Arial"/>
          <w:shd w:val="clear" w:color="auto" w:fill="FFFFFF"/>
        </w:rPr>
        <w:fldChar w:fldCharType="begin">
          <w:fldData xml:space="preserve">PEVuZE5vdGU+PENpdGU+PEF1dGhvcj5Nb3NlczwvQXV0aG9yPjxZZWFyPjIwMTc8L1llYXI+PFJl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</w:fldData>
        </w:fldChar>
      </w:r>
      <w:r w:rsidR="005B1707">
        <w:rPr>
          <w:rFonts w:ascii="Arial" w:eastAsia="Times New Roman" w:hAnsi="Arial" w:cs="Arial"/>
          <w:shd w:val="clear" w:color="auto" w:fill="FFFFFF"/>
        </w:rPr>
        <w:instrText xml:space="preserve"> ADDIN EN.CITE </w:instrText>
      </w:r>
      <w:r w:rsidR="005B1707">
        <w:rPr>
          <w:rFonts w:ascii="Arial" w:eastAsia="Times New Roman" w:hAnsi="Arial" w:cs="Arial"/>
          <w:shd w:val="clear" w:color="auto" w:fill="FFFFFF"/>
        </w:rPr>
        <w:fldChar w:fldCharType="begin">
          <w:fldData xml:space="preserve">PEVuZE5vdGU+PENpdGU+PEF1dGhvcj5Nb3NlczwvQXV0aG9yPjxZZWFyPjIwMTc8L1llYXI+PFJl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</w:fldData>
        </w:fldChar>
      </w:r>
      <w:r w:rsidR="005B1707">
        <w:rPr>
          <w:rFonts w:ascii="Arial" w:eastAsia="Times New Roman" w:hAnsi="Arial" w:cs="Arial"/>
          <w:shd w:val="clear" w:color="auto" w:fill="FFFFFF"/>
        </w:rPr>
        <w:instrText xml:space="preserve"> ADDIN EN.CITE.DATA </w:instrText>
      </w:r>
      <w:r w:rsidR="005B1707">
        <w:rPr>
          <w:rFonts w:ascii="Arial" w:eastAsia="Times New Roman" w:hAnsi="Arial" w:cs="Arial"/>
          <w:shd w:val="clear" w:color="auto" w:fill="FFFFFF"/>
        </w:rPr>
      </w:r>
      <w:r w:rsidR="005B1707">
        <w:rPr>
          <w:rFonts w:ascii="Arial" w:eastAsia="Times New Roman" w:hAnsi="Arial" w:cs="Arial"/>
          <w:shd w:val="clear" w:color="auto" w:fill="FFFFFF"/>
        </w:rPr>
        <w:fldChar w:fldCharType="end"/>
      </w:r>
      <w:r w:rsidR="005B1707">
        <w:rPr>
          <w:rFonts w:ascii="Arial" w:eastAsia="Times New Roman" w:hAnsi="Arial" w:cs="Arial"/>
          <w:shd w:val="clear" w:color="auto" w:fill="FFFFFF"/>
        </w:rPr>
      </w:r>
      <w:r w:rsidR="005B1707">
        <w:rPr>
          <w:rFonts w:ascii="Arial" w:eastAsia="Times New Roman" w:hAnsi="Arial" w:cs="Arial"/>
          <w:shd w:val="clear" w:color="auto" w:fill="FFFFFF"/>
        </w:rPr>
        <w:fldChar w:fldCharType="separate"/>
      </w:r>
      <w:r w:rsidR="005B1707">
        <w:rPr>
          <w:rFonts w:ascii="Arial" w:eastAsia="Times New Roman" w:hAnsi="Arial" w:cs="Arial"/>
          <w:noProof/>
          <w:shd w:val="clear" w:color="auto" w:fill="FFFFFF"/>
        </w:rPr>
        <w:t>{Moses, 2017 #40}</w:t>
      </w:r>
      <w:r w:rsidR="005B1707">
        <w:rPr>
          <w:rFonts w:ascii="Arial" w:eastAsia="Times New Roman" w:hAnsi="Arial" w:cs="Arial"/>
          <w:shd w:val="clear" w:color="auto" w:fill="FFFFFF"/>
        </w:rPr>
        <w:fldChar w:fldCharType="end"/>
      </w:r>
      <w:r w:rsidR="00BB561C">
        <w:rPr>
          <w:rFonts w:ascii="Arial" w:eastAsia="Times New Roman" w:hAnsi="Arial" w:cs="Arial"/>
          <w:shd w:val="clear" w:color="auto" w:fill="FFFFFF"/>
        </w:rPr>
        <w:t xml:space="preserve"> g</w:t>
      </w:r>
      <w:r w:rsidR="00E6392B">
        <w:rPr>
          <w:rFonts w:ascii="Arial" w:eastAsia="Times New Roman" w:hAnsi="Arial" w:cs="Arial"/>
          <w:shd w:val="clear" w:color="auto" w:fill="FFFFFF"/>
        </w:rPr>
        <w:t>enes, and alteration</w:t>
      </w:r>
      <w:r w:rsidR="00BB561C">
        <w:rPr>
          <w:rFonts w:ascii="Arial" w:eastAsia="Times New Roman" w:hAnsi="Arial" w:cs="Arial"/>
          <w:shd w:val="clear" w:color="auto" w:fill="FFFFFF"/>
        </w:rPr>
        <w:t xml:space="preserve"> of </w:t>
      </w:r>
      <w:r w:rsidR="00EC3458">
        <w:rPr>
          <w:rFonts w:ascii="Arial" w:eastAsia="Times New Roman" w:hAnsi="Arial" w:cs="Arial"/>
          <w:shd w:val="clear" w:color="auto" w:fill="FFFFFF"/>
        </w:rPr>
        <w:t xml:space="preserve">immune </w:t>
      </w:r>
      <w:r w:rsidR="00BB561C">
        <w:rPr>
          <w:rFonts w:ascii="Arial" w:eastAsia="Times New Roman" w:hAnsi="Arial" w:cs="Arial"/>
          <w:shd w:val="clear" w:color="auto" w:fill="FFFFFF"/>
        </w:rPr>
        <w:t xml:space="preserve">and inflammatory </w:t>
      </w:r>
      <w:r w:rsidR="00EC3458">
        <w:rPr>
          <w:rFonts w:ascii="Arial" w:eastAsia="Times New Roman" w:hAnsi="Arial" w:cs="Arial"/>
          <w:shd w:val="clear" w:color="auto" w:fill="FFFFFF"/>
        </w:rPr>
        <w:t>genes</w:t>
      </w:r>
      <w:r w:rsidR="00BB561C">
        <w:rPr>
          <w:rFonts w:ascii="Arial" w:eastAsia="Times New Roman" w:hAnsi="Arial" w:cs="Arial"/>
          <w:shd w:val="clear" w:color="auto" w:fill="FFFFFF"/>
        </w:rPr>
        <w:t xml:space="preserve"> in nasal epithelium</w:t>
      </w:r>
      <w:r w:rsidR="005B1707">
        <w:rPr>
          <w:rFonts w:ascii="Arial" w:eastAsia="Times New Roman" w:hAnsi="Arial" w:cs="Arial"/>
          <w:shd w:val="clear" w:color="auto" w:fill="FFFFFF"/>
        </w:rPr>
        <w:fldChar w:fldCharType="begin">
          <w:fldData xml:space="preserve">PEVuZE5vdGU+PENpdGU+PEF1dGhvcj5NYXJ0aW48L0F1dGhvcj48WWVhcj4yMDE2PC9ZZWFyPjxS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</w:fldData>
        </w:fldChar>
      </w:r>
      <w:r w:rsidR="005B1707">
        <w:rPr>
          <w:rFonts w:ascii="Arial" w:eastAsia="Times New Roman" w:hAnsi="Arial" w:cs="Arial"/>
          <w:shd w:val="clear" w:color="auto" w:fill="FFFFFF"/>
        </w:rPr>
        <w:instrText xml:space="preserve"> ADDIN EN.CITE </w:instrText>
      </w:r>
      <w:r w:rsidR="005B1707">
        <w:rPr>
          <w:rFonts w:ascii="Arial" w:eastAsia="Times New Roman" w:hAnsi="Arial" w:cs="Arial"/>
          <w:shd w:val="clear" w:color="auto" w:fill="FFFFFF"/>
        </w:rPr>
        <w:fldChar w:fldCharType="begin">
          <w:fldData xml:space="preserve">PEVuZE5vdGU+PENpdGU+PEF1dGhvcj5NYXJ0aW48L0F1dGhvcj48WWVhcj4yMDE2PC9ZZWFyPjxS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</w:fldData>
        </w:fldChar>
      </w:r>
      <w:r w:rsidR="005B1707">
        <w:rPr>
          <w:rFonts w:ascii="Arial" w:eastAsia="Times New Roman" w:hAnsi="Arial" w:cs="Arial"/>
          <w:shd w:val="clear" w:color="auto" w:fill="FFFFFF"/>
        </w:rPr>
        <w:instrText xml:space="preserve"> ADDIN EN.CITE.DATA </w:instrText>
      </w:r>
      <w:r w:rsidR="005B1707">
        <w:rPr>
          <w:rFonts w:ascii="Arial" w:eastAsia="Times New Roman" w:hAnsi="Arial" w:cs="Arial"/>
          <w:shd w:val="clear" w:color="auto" w:fill="FFFFFF"/>
        </w:rPr>
      </w:r>
      <w:r w:rsidR="005B1707">
        <w:rPr>
          <w:rFonts w:ascii="Arial" w:eastAsia="Times New Roman" w:hAnsi="Arial" w:cs="Arial"/>
          <w:shd w:val="clear" w:color="auto" w:fill="FFFFFF"/>
        </w:rPr>
        <w:fldChar w:fldCharType="end"/>
      </w:r>
      <w:r w:rsidR="005B1707">
        <w:rPr>
          <w:rFonts w:ascii="Arial" w:eastAsia="Times New Roman" w:hAnsi="Arial" w:cs="Arial"/>
          <w:shd w:val="clear" w:color="auto" w:fill="FFFFFF"/>
        </w:rPr>
      </w:r>
      <w:r w:rsidR="005B1707">
        <w:rPr>
          <w:rFonts w:ascii="Arial" w:eastAsia="Times New Roman" w:hAnsi="Arial" w:cs="Arial"/>
          <w:shd w:val="clear" w:color="auto" w:fill="FFFFFF"/>
        </w:rPr>
        <w:fldChar w:fldCharType="separate"/>
      </w:r>
      <w:r w:rsidR="005B1707">
        <w:rPr>
          <w:rFonts w:ascii="Arial" w:eastAsia="Times New Roman" w:hAnsi="Arial" w:cs="Arial"/>
          <w:noProof/>
          <w:shd w:val="clear" w:color="auto" w:fill="FFFFFF"/>
        </w:rPr>
        <w:t>{Martin, 2016 #41}</w:t>
      </w:r>
      <w:r w:rsidR="005B1707">
        <w:rPr>
          <w:rFonts w:ascii="Arial" w:eastAsia="Times New Roman" w:hAnsi="Arial" w:cs="Arial"/>
          <w:shd w:val="clear" w:color="auto" w:fill="FFFFFF"/>
        </w:rPr>
        <w:fldChar w:fldCharType="end"/>
      </w:r>
      <w:r w:rsidR="00BB561C">
        <w:rPr>
          <w:rFonts w:ascii="Arial" w:eastAsia="Times New Roman" w:hAnsi="Arial" w:cs="Arial"/>
          <w:shd w:val="clear" w:color="auto" w:fill="FFFFFF"/>
        </w:rPr>
        <w:t>.</w:t>
      </w:r>
      <w:r w:rsidR="00E57E93" w:rsidRPr="00E57E93">
        <w:rPr>
          <w:rFonts w:ascii="Arial" w:eastAsia="Times New Roman" w:hAnsi="Arial" w:cs="Arial"/>
          <w:shd w:val="clear" w:color="auto" w:fill="FFFFFF"/>
        </w:rPr>
        <w:t xml:space="preserve"> </w:t>
      </w:r>
      <w:proofErr w:type="gramStart"/>
      <w:r w:rsidR="00E57E93">
        <w:rPr>
          <w:rFonts w:ascii="Arial" w:eastAsia="Times New Roman" w:hAnsi="Arial" w:cs="Arial"/>
          <w:shd w:val="clear" w:color="auto" w:fill="FFFFFF"/>
        </w:rPr>
        <w:t xml:space="preserve">Gene expression studies due to ENDS exposure </w:t>
      </w:r>
      <w:r w:rsidR="007900D9">
        <w:rPr>
          <w:rFonts w:ascii="Arial" w:eastAsia="Times New Roman" w:hAnsi="Arial" w:cs="Arial"/>
          <w:shd w:val="clear" w:color="auto" w:fill="FFFFFF"/>
        </w:rPr>
        <w:t>remain sparse, and to our knowledge,</w:t>
      </w:r>
      <w:r w:rsidR="00082609">
        <w:rPr>
          <w:rFonts w:ascii="Arial" w:eastAsia="Times New Roman" w:hAnsi="Arial" w:cs="Arial"/>
          <w:shd w:val="clear" w:color="auto" w:fill="FFFFFF"/>
        </w:rPr>
        <w:t xml:space="preserve"> </w:t>
      </w:r>
      <w:r w:rsidR="007900D9">
        <w:rPr>
          <w:rFonts w:ascii="Arial" w:eastAsia="Times New Roman" w:hAnsi="Arial" w:cs="Arial"/>
          <w:shd w:val="clear" w:color="auto" w:fill="FFFFFF"/>
        </w:rPr>
        <w:t>has</w:t>
      </w:r>
      <w:proofErr w:type="gramEnd"/>
      <w:r w:rsidR="007900D9">
        <w:rPr>
          <w:rFonts w:ascii="Arial" w:eastAsia="Times New Roman" w:hAnsi="Arial" w:cs="Arial"/>
          <w:shd w:val="clear" w:color="auto" w:fill="FFFFFF"/>
        </w:rPr>
        <w:t xml:space="preserve"> not been evaluated in adolescent populations.  </w:t>
      </w:r>
      <w:r w:rsidR="00E6392B">
        <w:rPr>
          <w:rFonts w:ascii="Arial" w:eastAsia="Times New Roman" w:hAnsi="Arial" w:cs="Arial"/>
          <w:shd w:val="clear" w:color="auto" w:fill="FFFFFF"/>
        </w:rPr>
        <w:t>N</w:t>
      </w:r>
      <w:r w:rsidR="00E57E93">
        <w:rPr>
          <w:rFonts w:ascii="Arial" w:eastAsia="Times New Roman" w:hAnsi="Arial" w:cs="Arial"/>
          <w:shd w:val="clear" w:color="auto" w:fill="FFFFFF"/>
        </w:rPr>
        <w:t>asal epithelium can serve as a minimally invasive tool to meas</w:t>
      </w:r>
      <w:r w:rsidR="00E6392B">
        <w:rPr>
          <w:rFonts w:ascii="Arial" w:eastAsia="Times New Roman" w:hAnsi="Arial" w:cs="Arial"/>
          <w:shd w:val="clear" w:color="auto" w:fill="FFFFFF"/>
        </w:rPr>
        <w:t>ure the impact of ENDS exposure and</w:t>
      </w:r>
      <w:r w:rsidR="00E57E93">
        <w:rPr>
          <w:rFonts w:ascii="Arial" w:eastAsia="Times New Roman" w:hAnsi="Arial" w:cs="Arial"/>
          <w:shd w:val="clear" w:color="auto" w:fill="FFFFFF"/>
        </w:rPr>
        <w:t xml:space="preserve"> nasal epithelial gene expression profiling in adolescent ENDS users can be used to identify the underlying biological impact of ENDS exposure and</w:t>
      </w:r>
      <w:r w:rsidR="00F10373">
        <w:rPr>
          <w:rFonts w:ascii="Arial" w:eastAsia="Times New Roman" w:hAnsi="Arial" w:cs="Arial"/>
          <w:shd w:val="clear" w:color="auto" w:fill="FFFFFF"/>
        </w:rPr>
        <w:t xml:space="preserve"> can be used</w:t>
      </w:r>
      <w:r w:rsidR="00E57E93">
        <w:rPr>
          <w:rFonts w:ascii="Arial" w:eastAsia="Times New Roman" w:hAnsi="Arial" w:cs="Arial"/>
          <w:shd w:val="clear" w:color="auto" w:fill="FFFFFF"/>
        </w:rPr>
        <w:t xml:space="preserve"> to easily assess the physiological impact of changes in smoking behaviors</w:t>
      </w:r>
      <w:r w:rsidR="005B1707">
        <w:rPr>
          <w:rFonts w:ascii="Arial" w:eastAsia="Times New Roman" w:hAnsi="Arial" w:cs="Arial"/>
          <w:shd w:val="clear" w:color="auto" w:fill="FFFFFF"/>
        </w:rPr>
        <w:fldChar w:fldCharType="begin">
          <w:fldData xml:space="preserve">PEVuZE5vdGU+PENpdGU+PEF1dGhvcj5aaGFuZzwvQXV0aG9yPjxZZWFyPjIwMTA8L1llYXI+PFJl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</w:fldData>
        </w:fldChar>
      </w:r>
      <w:r w:rsidR="005B1707">
        <w:rPr>
          <w:rFonts w:ascii="Arial" w:eastAsia="Times New Roman" w:hAnsi="Arial" w:cs="Arial"/>
          <w:shd w:val="clear" w:color="auto" w:fill="FFFFFF"/>
        </w:rPr>
        <w:instrText xml:space="preserve"> ADDIN EN.CITE </w:instrText>
      </w:r>
      <w:r w:rsidR="005B1707">
        <w:rPr>
          <w:rFonts w:ascii="Arial" w:eastAsia="Times New Roman" w:hAnsi="Arial" w:cs="Arial"/>
          <w:shd w:val="clear" w:color="auto" w:fill="FFFFFF"/>
        </w:rPr>
        <w:fldChar w:fldCharType="begin">
          <w:fldData xml:space="preserve">PEVuZE5vdGU+PENpdGU+PEF1dGhvcj5aaGFuZzwvQXV0aG9yPjxZZWFyPjIwMTA8L1llYXI+PFJl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</w:fldData>
        </w:fldChar>
      </w:r>
      <w:r w:rsidR="005B1707">
        <w:rPr>
          <w:rFonts w:ascii="Arial" w:eastAsia="Times New Roman" w:hAnsi="Arial" w:cs="Arial"/>
          <w:shd w:val="clear" w:color="auto" w:fill="FFFFFF"/>
        </w:rPr>
        <w:instrText xml:space="preserve"> ADDIN EN.CITE.DATA </w:instrText>
      </w:r>
      <w:r w:rsidR="005B1707">
        <w:rPr>
          <w:rFonts w:ascii="Arial" w:eastAsia="Times New Roman" w:hAnsi="Arial" w:cs="Arial"/>
          <w:shd w:val="clear" w:color="auto" w:fill="FFFFFF"/>
        </w:rPr>
      </w:r>
      <w:r w:rsidR="005B1707">
        <w:rPr>
          <w:rFonts w:ascii="Arial" w:eastAsia="Times New Roman" w:hAnsi="Arial" w:cs="Arial"/>
          <w:shd w:val="clear" w:color="auto" w:fill="FFFFFF"/>
        </w:rPr>
        <w:fldChar w:fldCharType="end"/>
      </w:r>
      <w:r w:rsidR="005B1707">
        <w:rPr>
          <w:rFonts w:ascii="Arial" w:eastAsia="Times New Roman" w:hAnsi="Arial" w:cs="Arial"/>
          <w:shd w:val="clear" w:color="auto" w:fill="FFFFFF"/>
        </w:rPr>
      </w:r>
      <w:r w:rsidR="005B1707">
        <w:rPr>
          <w:rFonts w:ascii="Arial" w:eastAsia="Times New Roman" w:hAnsi="Arial" w:cs="Arial"/>
          <w:shd w:val="clear" w:color="auto" w:fill="FFFFFF"/>
        </w:rPr>
        <w:fldChar w:fldCharType="separate"/>
      </w:r>
      <w:r w:rsidR="005B1707">
        <w:rPr>
          <w:rFonts w:ascii="Arial" w:eastAsia="Times New Roman" w:hAnsi="Arial" w:cs="Arial"/>
          <w:noProof/>
          <w:shd w:val="clear" w:color="auto" w:fill="FFFFFF"/>
        </w:rPr>
        <w:t>{Zhang, 2010 #43}</w:t>
      </w:r>
      <w:r w:rsidR="005B1707">
        <w:rPr>
          <w:rFonts w:ascii="Arial" w:eastAsia="Times New Roman" w:hAnsi="Arial" w:cs="Arial"/>
          <w:shd w:val="clear" w:color="auto" w:fill="FFFFFF"/>
        </w:rPr>
        <w:fldChar w:fldCharType="end"/>
      </w:r>
      <w:r w:rsidR="00E57E93">
        <w:rPr>
          <w:rFonts w:ascii="Arial" w:eastAsia="Times New Roman" w:hAnsi="Arial" w:cs="Arial"/>
          <w:shd w:val="clear" w:color="auto" w:fill="FFFFFF"/>
        </w:rPr>
        <w:t xml:space="preserve">. </w:t>
      </w:r>
    </w:p>
    <w:p w14:paraId="3422DA4D" w14:textId="0985A03B" w:rsidR="005F59E0" w:rsidRPr="00A37B29" w:rsidRDefault="00035310" w:rsidP="00AD5DA6">
      <w:pPr>
        <w:rPr>
          <w:rFonts w:ascii="Arial" w:eastAsia="Times New Roman" w:hAnsi="Arial" w:cs="Arial"/>
          <w:bCs/>
        </w:rPr>
      </w:pPr>
      <w:bookmarkStart w:id="0" w:name="_Hlk61513563"/>
      <w:r>
        <w:rPr>
          <w:rFonts w:ascii="Arial" w:eastAsia="Times New Roman" w:hAnsi="Arial" w:cs="Arial"/>
          <w:b/>
        </w:rPr>
        <w:t xml:space="preserve">Cessation Programs in High Risk Adolescents: </w:t>
      </w:r>
      <w:bookmarkEnd w:id="0"/>
      <w:r w:rsidR="00F107FB" w:rsidRPr="00E10DD3">
        <w:rPr>
          <w:rFonts w:ascii="Arial" w:eastAsia="Times New Roman" w:hAnsi="Arial" w:cs="Arial"/>
          <w:bCs/>
        </w:rPr>
        <w:t xml:space="preserve">Currently, few youth </w:t>
      </w:r>
      <w:proofErr w:type="spellStart"/>
      <w:r w:rsidR="00F107FB" w:rsidRPr="00E10DD3">
        <w:rPr>
          <w:rFonts w:ascii="Arial" w:eastAsia="Times New Roman" w:hAnsi="Arial" w:cs="Arial"/>
          <w:bCs/>
        </w:rPr>
        <w:t>vaping</w:t>
      </w:r>
      <w:proofErr w:type="spellEnd"/>
      <w:r w:rsidR="00F107FB" w:rsidRPr="00E10DD3">
        <w:rPr>
          <w:rFonts w:ascii="Arial" w:eastAsia="Times New Roman" w:hAnsi="Arial" w:cs="Arial"/>
          <w:bCs/>
        </w:rPr>
        <w:t xml:space="preserve"> cessation programs have been evaluated and peer-</w:t>
      </w:r>
      <w:commentRangeStart w:id="1"/>
      <w:r w:rsidR="00F107FB" w:rsidRPr="00E10DD3">
        <w:rPr>
          <w:rFonts w:ascii="Arial" w:eastAsia="Times New Roman" w:hAnsi="Arial" w:cs="Arial"/>
          <w:bCs/>
        </w:rPr>
        <w:t>reviewed</w:t>
      </w:r>
      <w:commentRangeEnd w:id="1"/>
      <w:r w:rsidR="00F107FB" w:rsidRPr="00E10DD3">
        <w:rPr>
          <w:rStyle w:val="CommentReference"/>
          <w:rFonts w:ascii="Arial" w:hAnsi="Arial" w:cs="Arial"/>
          <w:sz w:val="22"/>
          <w:szCs w:val="22"/>
        </w:rPr>
        <w:commentReference w:id="1"/>
      </w:r>
      <w:r w:rsidR="00F107FB" w:rsidRPr="00E10DD3">
        <w:rPr>
          <w:rFonts w:ascii="Arial" w:eastAsia="Times New Roman" w:hAnsi="Arial" w:cs="Arial"/>
          <w:bCs/>
        </w:rPr>
        <w:t xml:space="preserve">.  </w:t>
      </w:r>
      <w:r w:rsidR="00082609">
        <w:rPr>
          <w:rFonts w:ascii="Arial" w:eastAsia="Times New Roman" w:hAnsi="Arial" w:cs="Arial"/>
          <w:bCs/>
        </w:rPr>
        <w:t>“</w:t>
      </w:r>
      <w:r w:rsidR="00F107FB" w:rsidRPr="00E10DD3">
        <w:rPr>
          <w:rFonts w:ascii="Arial" w:eastAsia="Times New Roman" w:hAnsi="Arial" w:cs="Arial"/>
          <w:bCs/>
        </w:rPr>
        <w:t>This is Quitting</w:t>
      </w:r>
      <w:r w:rsidR="00082609">
        <w:rPr>
          <w:rFonts w:ascii="Arial" w:eastAsia="Times New Roman" w:hAnsi="Arial" w:cs="Arial"/>
          <w:bCs/>
        </w:rPr>
        <w:t xml:space="preserve">” is one of the few </w:t>
      </w:r>
      <w:proofErr w:type="spellStart"/>
      <w:r w:rsidR="00082609">
        <w:rPr>
          <w:rFonts w:ascii="Arial" w:eastAsia="Times New Roman" w:hAnsi="Arial" w:cs="Arial"/>
          <w:bCs/>
        </w:rPr>
        <w:t>vaping</w:t>
      </w:r>
      <w:proofErr w:type="spellEnd"/>
      <w:r w:rsidR="00082609">
        <w:rPr>
          <w:rFonts w:ascii="Arial" w:eastAsia="Times New Roman" w:hAnsi="Arial" w:cs="Arial"/>
          <w:bCs/>
        </w:rPr>
        <w:t xml:space="preserve"> cessation programs that </w:t>
      </w:r>
      <w:proofErr w:type="gramStart"/>
      <w:r w:rsidR="00082609">
        <w:rPr>
          <w:rFonts w:ascii="Arial" w:eastAsia="Times New Roman" w:hAnsi="Arial" w:cs="Arial"/>
          <w:bCs/>
        </w:rPr>
        <w:t>has</w:t>
      </w:r>
      <w:proofErr w:type="gramEnd"/>
      <w:r w:rsidR="00082609">
        <w:rPr>
          <w:rFonts w:ascii="Arial" w:eastAsia="Times New Roman" w:hAnsi="Arial" w:cs="Arial"/>
          <w:bCs/>
        </w:rPr>
        <w:t xml:space="preserve"> undergone</w:t>
      </w:r>
      <w:r w:rsidR="00F107FB" w:rsidRPr="00E10DD3">
        <w:rPr>
          <w:rFonts w:ascii="Arial" w:eastAsia="Times New Roman" w:hAnsi="Arial" w:cs="Arial"/>
          <w:bCs/>
        </w:rPr>
        <w:t xml:space="preserve"> </w:t>
      </w:r>
      <w:r w:rsidR="00082609">
        <w:rPr>
          <w:rFonts w:ascii="Arial" w:eastAsia="Times New Roman" w:hAnsi="Arial" w:cs="Arial"/>
          <w:bCs/>
        </w:rPr>
        <w:t xml:space="preserve">rigorous evaluation </w:t>
      </w:r>
      <w:r w:rsidR="00F107FB" w:rsidRPr="00E10DD3">
        <w:rPr>
          <w:rFonts w:ascii="Arial" w:eastAsia="Times New Roman" w:hAnsi="Arial" w:cs="Arial"/>
          <w:bCs/>
        </w:rPr>
        <w:t>(</w:t>
      </w:r>
      <w:r w:rsidR="00F107FB" w:rsidRPr="00E10DD3">
        <w:rPr>
          <w:rFonts w:ascii="Arial" w:hAnsi="Arial" w:cs="Arial"/>
          <w:color w:val="212121"/>
          <w:shd w:val="clear" w:color="auto" w:fill="FFFFFF"/>
        </w:rPr>
        <w:t>PMID: 33204602)</w:t>
      </w:r>
      <w:r w:rsidR="00082609">
        <w:rPr>
          <w:rFonts w:ascii="Arial" w:eastAsia="Times New Roman" w:hAnsi="Arial" w:cs="Arial"/>
          <w:bCs/>
        </w:rPr>
        <w:t xml:space="preserve"> It </w:t>
      </w:r>
      <w:r w:rsidR="00F107FB" w:rsidRPr="00E10DD3">
        <w:rPr>
          <w:rFonts w:ascii="Arial" w:eastAsia="Times New Roman" w:hAnsi="Arial" w:cs="Arial"/>
          <w:bCs/>
        </w:rPr>
        <w:t xml:space="preserve">enrolled 13,421 teens over a </w:t>
      </w:r>
      <w:r w:rsidR="00082609" w:rsidRPr="00E10DD3">
        <w:rPr>
          <w:rFonts w:ascii="Arial" w:eastAsia="Times New Roman" w:hAnsi="Arial" w:cs="Arial"/>
          <w:bCs/>
        </w:rPr>
        <w:t>5-week</w:t>
      </w:r>
      <w:r w:rsidR="00F107FB" w:rsidRPr="00E10DD3">
        <w:rPr>
          <w:rFonts w:ascii="Arial" w:eastAsia="Times New Roman" w:hAnsi="Arial" w:cs="Arial"/>
          <w:bCs/>
        </w:rPr>
        <w:t xml:space="preserve"> period through paid advertising and social media (</w:t>
      </w:r>
      <w:r w:rsidR="00F107FB" w:rsidRPr="00E10DD3">
        <w:rPr>
          <w:rFonts w:ascii="Arial" w:hAnsi="Arial" w:cs="Arial"/>
          <w:color w:val="212121"/>
          <w:shd w:val="clear" w:color="auto" w:fill="FFFFFF"/>
        </w:rPr>
        <w:t>PMID: 31197320)</w:t>
      </w:r>
      <w:r w:rsidR="00F107FB" w:rsidRPr="00E10DD3">
        <w:rPr>
          <w:rFonts w:ascii="Arial" w:eastAsia="Times New Roman" w:hAnsi="Arial" w:cs="Arial"/>
          <w:bCs/>
        </w:rPr>
        <w:t xml:space="preserve">. Sixty-nine percent of the youth set a quit date and within 2 weeks, 46.5% of the enrolled adolescents reduced and 12.3% quit </w:t>
      </w:r>
      <w:proofErr w:type="spellStart"/>
      <w:r w:rsidR="00F107FB" w:rsidRPr="00E10DD3">
        <w:rPr>
          <w:rFonts w:ascii="Arial" w:eastAsia="Times New Roman" w:hAnsi="Arial" w:cs="Arial"/>
          <w:bCs/>
        </w:rPr>
        <w:t>vaping</w:t>
      </w:r>
      <w:proofErr w:type="spellEnd"/>
      <w:r w:rsidR="00F107FB" w:rsidRPr="00E10DD3">
        <w:rPr>
          <w:rFonts w:ascii="Arial" w:eastAsia="Times New Roman" w:hAnsi="Arial" w:cs="Arial"/>
          <w:bCs/>
        </w:rPr>
        <w:t>. At 90 days, the texting program showed a 7-day point prevalence abstinence (</w:t>
      </w:r>
      <w:proofErr w:type="spellStart"/>
      <w:r w:rsidR="00F107FB" w:rsidRPr="00E10DD3">
        <w:rPr>
          <w:rFonts w:ascii="Arial" w:eastAsia="Times New Roman" w:hAnsi="Arial" w:cs="Arial"/>
          <w:bCs/>
        </w:rPr>
        <w:t>ppa</w:t>
      </w:r>
      <w:proofErr w:type="spellEnd"/>
      <w:r w:rsidR="00F107FB" w:rsidRPr="00E10DD3">
        <w:rPr>
          <w:rFonts w:ascii="Arial" w:eastAsia="Times New Roman" w:hAnsi="Arial" w:cs="Arial"/>
          <w:bCs/>
        </w:rPr>
        <w:t xml:space="preserve">) of 23.8% among the enrolled teens and a 30-day </w:t>
      </w:r>
      <w:proofErr w:type="spellStart"/>
      <w:proofErr w:type="gramStart"/>
      <w:r w:rsidR="00F107FB" w:rsidRPr="00E10DD3">
        <w:rPr>
          <w:rFonts w:ascii="Arial" w:eastAsia="Times New Roman" w:hAnsi="Arial" w:cs="Arial"/>
          <w:bCs/>
        </w:rPr>
        <w:t>ppa</w:t>
      </w:r>
      <w:proofErr w:type="spellEnd"/>
      <w:proofErr w:type="gramEnd"/>
      <w:r w:rsidR="00F107FB" w:rsidRPr="00E10DD3">
        <w:rPr>
          <w:rFonts w:ascii="Arial" w:eastAsia="Times New Roman" w:hAnsi="Arial" w:cs="Arial"/>
          <w:bCs/>
        </w:rPr>
        <w:t xml:space="preserve"> of 15.8%. The Truth Initiative’s short-term outcomes provide early data on cessation messages, and cessation service delivery to this unique group. Adolescents perceive </w:t>
      </w:r>
      <w:proofErr w:type="spellStart"/>
      <w:r w:rsidR="00F107FB" w:rsidRPr="00E10DD3">
        <w:rPr>
          <w:rFonts w:ascii="Arial" w:eastAsia="Times New Roman" w:hAnsi="Arial" w:cs="Arial"/>
          <w:bCs/>
        </w:rPr>
        <w:t>vaping</w:t>
      </w:r>
      <w:proofErr w:type="spellEnd"/>
      <w:r w:rsidR="00F107FB" w:rsidRPr="00E10DD3">
        <w:rPr>
          <w:rFonts w:ascii="Arial" w:eastAsia="Times New Roman" w:hAnsi="Arial" w:cs="Arial"/>
          <w:bCs/>
        </w:rPr>
        <w:t xml:space="preserve"> as different from tobacco use, and early reports show this group may be reluctant or unaware of cessation services offered through tobacco control programs. There are some unique differences between the tobacco and </w:t>
      </w:r>
      <w:proofErr w:type="spellStart"/>
      <w:r w:rsidR="00F107FB" w:rsidRPr="00E10DD3">
        <w:rPr>
          <w:rFonts w:ascii="Arial" w:eastAsia="Times New Roman" w:hAnsi="Arial" w:cs="Arial"/>
          <w:bCs/>
        </w:rPr>
        <w:t>vaping</w:t>
      </w:r>
      <w:proofErr w:type="spellEnd"/>
      <w:r w:rsidR="00F107FB" w:rsidRPr="00E10DD3">
        <w:rPr>
          <w:rFonts w:ascii="Arial" w:eastAsia="Times New Roman" w:hAnsi="Arial" w:cs="Arial"/>
          <w:bCs/>
        </w:rPr>
        <w:t xml:space="preserve"> cessation processes</w:t>
      </w:r>
      <w:r w:rsidR="00A37B29" w:rsidRPr="00E10DD3">
        <w:rPr>
          <w:rFonts w:ascii="Arial" w:eastAsia="Times New Roman" w:hAnsi="Arial" w:cs="Arial"/>
          <w:bCs/>
        </w:rPr>
        <w:t xml:space="preserve"> (</w:t>
      </w:r>
      <w:r w:rsidR="00A37B29" w:rsidRPr="00E10DD3">
        <w:rPr>
          <w:rFonts w:ascii="Arial" w:hAnsi="Arial" w:cs="Arial"/>
          <w:color w:val="212121"/>
          <w:shd w:val="clear" w:color="auto" w:fill="FFFFFF"/>
        </w:rPr>
        <w:t>PMID: 33045643)</w:t>
      </w:r>
      <w:r w:rsidR="00F107FB" w:rsidRPr="00E10DD3">
        <w:rPr>
          <w:rFonts w:ascii="Arial" w:eastAsia="Times New Roman" w:hAnsi="Arial" w:cs="Arial"/>
          <w:bCs/>
        </w:rPr>
        <w:t xml:space="preserve">. Sanchez et al identified five key differences in how youth view </w:t>
      </w:r>
      <w:proofErr w:type="spellStart"/>
      <w:r w:rsidR="00F107FB" w:rsidRPr="00E10DD3">
        <w:rPr>
          <w:rFonts w:ascii="Arial" w:eastAsia="Times New Roman" w:hAnsi="Arial" w:cs="Arial"/>
          <w:bCs/>
        </w:rPr>
        <w:t>vaping</w:t>
      </w:r>
      <w:proofErr w:type="spellEnd"/>
      <w:r w:rsidR="00F107FB" w:rsidRPr="00E10DD3">
        <w:rPr>
          <w:rFonts w:ascii="Arial" w:eastAsia="Times New Roman" w:hAnsi="Arial" w:cs="Arial"/>
          <w:bCs/>
        </w:rPr>
        <w:t xml:space="preserve"> compared to tobacco use including youth enjoyment of </w:t>
      </w:r>
      <w:proofErr w:type="spellStart"/>
      <w:r w:rsidR="00F107FB" w:rsidRPr="00E10DD3">
        <w:rPr>
          <w:rFonts w:ascii="Arial" w:eastAsia="Times New Roman" w:hAnsi="Arial" w:cs="Arial"/>
          <w:bCs/>
        </w:rPr>
        <w:t>vape</w:t>
      </w:r>
      <w:proofErr w:type="spellEnd"/>
      <w:r w:rsidR="00F107FB" w:rsidRPr="00E10DD3">
        <w:rPr>
          <w:rFonts w:ascii="Arial" w:eastAsia="Times New Roman" w:hAnsi="Arial" w:cs="Arial"/>
          <w:bCs/>
        </w:rPr>
        <w:t xml:space="preserve"> flavoring, ability to </w:t>
      </w:r>
      <w:proofErr w:type="spellStart"/>
      <w:r w:rsidR="00F107FB" w:rsidRPr="00E10DD3">
        <w:rPr>
          <w:rFonts w:ascii="Arial" w:eastAsia="Times New Roman" w:hAnsi="Arial" w:cs="Arial"/>
          <w:bCs/>
        </w:rPr>
        <w:t>vape</w:t>
      </w:r>
      <w:proofErr w:type="spellEnd"/>
      <w:r w:rsidR="00F107FB" w:rsidRPr="00E10DD3">
        <w:rPr>
          <w:rFonts w:ascii="Arial" w:eastAsia="Times New Roman" w:hAnsi="Arial" w:cs="Arial"/>
          <w:bCs/>
        </w:rPr>
        <w:t xml:space="preserve"> where smoking is not allowed, lack of awareness of </w:t>
      </w:r>
      <w:proofErr w:type="spellStart"/>
      <w:r w:rsidR="00F107FB" w:rsidRPr="00E10DD3">
        <w:rPr>
          <w:rFonts w:ascii="Arial" w:eastAsia="Times New Roman" w:hAnsi="Arial" w:cs="Arial"/>
          <w:bCs/>
        </w:rPr>
        <w:t>vaping</w:t>
      </w:r>
      <w:proofErr w:type="spellEnd"/>
      <w:r w:rsidR="00F107FB" w:rsidRPr="00E10DD3">
        <w:rPr>
          <w:rFonts w:ascii="Arial" w:eastAsia="Times New Roman" w:hAnsi="Arial" w:cs="Arial"/>
          <w:bCs/>
        </w:rPr>
        <w:t xml:space="preserve"> frequency, lack of trusted sources of information, and the acceptability of </w:t>
      </w:r>
      <w:proofErr w:type="spellStart"/>
      <w:r w:rsidR="00F107FB" w:rsidRPr="00E10DD3">
        <w:rPr>
          <w:rFonts w:ascii="Arial" w:eastAsia="Times New Roman" w:hAnsi="Arial" w:cs="Arial"/>
          <w:bCs/>
        </w:rPr>
        <w:t>vaping</w:t>
      </w:r>
      <w:proofErr w:type="spellEnd"/>
      <w:r w:rsidR="00F107FB" w:rsidRPr="00E10DD3">
        <w:rPr>
          <w:rFonts w:ascii="Arial" w:eastAsia="Times New Roman" w:hAnsi="Arial" w:cs="Arial"/>
          <w:bCs/>
        </w:rPr>
        <w:t xml:space="preserve">.  Youth </w:t>
      </w:r>
      <w:proofErr w:type="spellStart"/>
      <w:r w:rsidR="00F107FB" w:rsidRPr="00E10DD3">
        <w:rPr>
          <w:rFonts w:ascii="Arial" w:eastAsia="Times New Roman" w:hAnsi="Arial" w:cs="Arial"/>
          <w:bCs/>
        </w:rPr>
        <w:t>vaping</w:t>
      </w:r>
      <w:proofErr w:type="spellEnd"/>
      <w:r w:rsidR="00F107FB" w:rsidRPr="00E10DD3">
        <w:rPr>
          <w:rFonts w:ascii="Arial" w:eastAsia="Times New Roman" w:hAnsi="Arial" w:cs="Arial"/>
          <w:bCs/>
        </w:rPr>
        <w:t xml:space="preserve"> cessation programs must acknowledge and incorporate these</w:t>
      </w:r>
      <w:r w:rsidR="00F107FB">
        <w:rPr>
          <w:rFonts w:ascii="Arial" w:eastAsia="Times New Roman" w:hAnsi="Arial" w:cs="Arial"/>
          <w:bCs/>
        </w:rPr>
        <w:t xml:space="preserve"> differences into services originating from youth tobacco cessation programming.</w:t>
      </w:r>
    </w:p>
    <w:p w14:paraId="4A4AB17F" w14:textId="7E1CBB0D" w:rsidR="001E1CE1" w:rsidRPr="00E10DD3" w:rsidRDefault="005F59E0" w:rsidP="001E1CE1">
      <w:pPr>
        <w:pStyle w:val="CommentText"/>
        <w:rPr>
          <w:rFonts w:ascii="Arial" w:hAnsi="Arial" w:cs="Arial"/>
          <w:sz w:val="22"/>
          <w:szCs w:val="22"/>
        </w:rPr>
      </w:pPr>
      <w:r w:rsidRPr="00E10DD3">
        <w:rPr>
          <w:rFonts w:ascii="Arial" w:hAnsi="Arial" w:cs="Arial"/>
          <w:b/>
          <w:sz w:val="22"/>
          <w:szCs w:val="22"/>
        </w:rPr>
        <w:lastRenderedPageBreak/>
        <w:t>Scien</w:t>
      </w:r>
      <w:r w:rsidR="00825A58" w:rsidRPr="00E10DD3">
        <w:rPr>
          <w:rFonts w:ascii="Arial" w:hAnsi="Arial" w:cs="Arial"/>
          <w:b/>
          <w:sz w:val="22"/>
          <w:szCs w:val="22"/>
        </w:rPr>
        <w:t>tific Premise</w:t>
      </w:r>
      <w:r w:rsidRPr="00E10DD3">
        <w:rPr>
          <w:rFonts w:ascii="Arial" w:hAnsi="Arial" w:cs="Arial"/>
          <w:b/>
          <w:sz w:val="22"/>
          <w:szCs w:val="22"/>
        </w:rPr>
        <w:t xml:space="preserve"> for the Project:</w:t>
      </w:r>
      <w:r w:rsidR="00075C6E" w:rsidRPr="00E10DD3">
        <w:rPr>
          <w:rFonts w:ascii="Arial" w:hAnsi="Arial" w:cs="Arial"/>
          <w:b/>
          <w:sz w:val="22"/>
          <w:szCs w:val="22"/>
        </w:rPr>
        <w:t xml:space="preserve"> </w:t>
      </w:r>
      <w:r w:rsidR="00075C6E" w:rsidRPr="00E10DD3">
        <w:rPr>
          <w:rFonts w:ascii="Arial" w:hAnsi="Arial" w:cs="Arial"/>
          <w:sz w:val="22"/>
          <w:szCs w:val="22"/>
        </w:rPr>
        <w:t>Our preliminary data and prior studies provide evidence that ENDS exposure in Latinx adolescent</w:t>
      </w:r>
      <w:r w:rsidR="00466F9F" w:rsidRPr="00E10DD3">
        <w:rPr>
          <w:rFonts w:ascii="Arial" w:hAnsi="Arial" w:cs="Arial"/>
          <w:sz w:val="22"/>
          <w:szCs w:val="22"/>
        </w:rPr>
        <w:t>s</w:t>
      </w:r>
      <w:r w:rsidR="00075C6E" w:rsidRPr="00E10DD3">
        <w:rPr>
          <w:rFonts w:ascii="Arial" w:hAnsi="Arial" w:cs="Arial"/>
          <w:sz w:val="22"/>
          <w:szCs w:val="22"/>
        </w:rPr>
        <w:t xml:space="preserve"> presents a public health crisis, identifies an emerging health disparity, and mo</w:t>
      </w:r>
      <w:r w:rsidR="00466F9F" w:rsidRPr="00E10DD3">
        <w:rPr>
          <w:rFonts w:ascii="Arial" w:hAnsi="Arial" w:cs="Arial"/>
          <w:sz w:val="22"/>
          <w:szCs w:val="22"/>
        </w:rPr>
        <w:t>tivates implementation of</w:t>
      </w:r>
      <w:r w:rsidR="00075C6E" w:rsidRPr="00E10DD3">
        <w:rPr>
          <w:rFonts w:ascii="Arial" w:hAnsi="Arial" w:cs="Arial"/>
          <w:sz w:val="22"/>
          <w:szCs w:val="22"/>
        </w:rPr>
        <w:t xml:space="preserve"> novel intervention strategies in this </w:t>
      </w:r>
      <w:r w:rsidR="00CE79A1" w:rsidRPr="00E10DD3">
        <w:rPr>
          <w:rFonts w:ascii="Arial" w:hAnsi="Arial" w:cs="Arial"/>
          <w:sz w:val="22"/>
          <w:szCs w:val="22"/>
        </w:rPr>
        <w:t>high-risk</w:t>
      </w:r>
      <w:r w:rsidR="00075C6E" w:rsidRPr="00E10DD3">
        <w:rPr>
          <w:rFonts w:ascii="Arial" w:hAnsi="Arial" w:cs="Arial"/>
          <w:sz w:val="22"/>
          <w:szCs w:val="22"/>
        </w:rPr>
        <w:t xml:space="preserve"> </w:t>
      </w:r>
      <w:r w:rsidR="00E6392B" w:rsidRPr="00E10DD3">
        <w:rPr>
          <w:rFonts w:ascii="Arial" w:hAnsi="Arial" w:cs="Arial"/>
          <w:sz w:val="22"/>
          <w:szCs w:val="22"/>
        </w:rPr>
        <w:t xml:space="preserve">youth </w:t>
      </w:r>
      <w:r w:rsidR="00075C6E" w:rsidRPr="00E10DD3">
        <w:rPr>
          <w:rFonts w:ascii="Arial" w:hAnsi="Arial" w:cs="Arial"/>
          <w:sz w:val="22"/>
          <w:szCs w:val="22"/>
        </w:rPr>
        <w:t xml:space="preserve">population. </w:t>
      </w:r>
      <w:r w:rsidR="00466F9F" w:rsidRPr="00E10DD3">
        <w:rPr>
          <w:rFonts w:ascii="Arial" w:hAnsi="Arial" w:cs="Arial"/>
          <w:sz w:val="22"/>
          <w:szCs w:val="22"/>
        </w:rPr>
        <w:t>To date, tobacco cessation programs are targeted for adult populations and often fail to</w:t>
      </w:r>
      <w:r w:rsidR="00E10DD3">
        <w:rPr>
          <w:rFonts w:ascii="Arial" w:hAnsi="Arial" w:cs="Arial"/>
          <w:sz w:val="22"/>
          <w:szCs w:val="22"/>
        </w:rPr>
        <w:t xml:space="preserve"> </w:t>
      </w:r>
      <w:r w:rsidR="00466F9F" w:rsidRPr="00E10DD3">
        <w:rPr>
          <w:rFonts w:ascii="Arial" w:hAnsi="Arial" w:cs="Arial"/>
          <w:sz w:val="22"/>
          <w:szCs w:val="22"/>
        </w:rPr>
        <w:t>address ENDS product use and are not modified for younger populations who are at risk for habitual use. Our preliminary data confirms a high use of ENDS products in Latinx youth in Pueblo, Colorado</w:t>
      </w:r>
      <w:r w:rsidR="009C65AA" w:rsidRPr="00E10DD3">
        <w:rPr>
          <w:rFonts w:ascii="Arial" w:hAnsi="Arial" w:cs="Arial"/>
          <w:sz w:val="22"/>
          <w:szCs w:val="22"/>
        </w:rPr>
        <w:t xml:space="preserve"> and that </w:t>
      </w:r>
      <w:r w:rsidR="00466F9F" w:rsidRPr="00E10DD3">
        <w:rPr>
          <w:rFonts w:ascii="Arial" w:hAnsi="Arial" w:cs="Arial"/>
          <w:sz w:val="22"/>
          <w:szCs w:val="22"/>
        </w:rPr>
        <w:t xml:space="preserve">both a perception of less harm from ENDS products compared to traditional tobacco cigarettes and frequent parental </w:t>
      </w:r>
      <w:r w:rsidR="008F3B3F" w:rsidRPr="00E10DD3">
        <w:rPr>
          <w:rFonts w:ascii="Arial" w:hAnsi="Arial" w:cs="Arial"/>
          <w:sz w:val="22"/>
          <w:szCs w:val="22"/>
        </w:rPr>
        <w:t xml:space="preserve">use of </w:t>
      </w:r>
      <w:r w:rsidR="00E10DD3">
        <w:rPr>
          <w:rFonts w:ascii="Arial" w:hAnsi="Arial" w:cs="Arial"/>
          <w:sz w:val="22"/>
          <w:szCs w:val="22"/>
        </w:rPr>
        <w:t>vaping</w:t>
      </w:r>
      <w:r w:rsidR="008F3B3F" w:rsidRPr="00E10DD3">
        <w:rPr>
          <w:rFonts w:ascii="Arial" w:hAnsi="Arial" w:cs="Arial"/>
          <w:sz w:val="22"/>
          <w:szCs w:val="22"/>
        </w:rPr>
        <w:t xml:space="preserve"> products are key drivers for the increased risk of use in these </w:t>
      </w:r>
      <w:r w:rsidR="00E10DD3">
        <w:rPr>
          <w:rFonts w:ascii="Arial" w:hAnsi="Arial" w:cs="Arial"/>
          <w:sz w:val="22"/>
          <w:szCs w:val="22"/>
        </w:rPr>
        <w:t>adolescents</w:t>
      </w:r>
      <w:r w:rsidR="008F3B3F" w:rsidRPr="00E10DD3">
        <w:rPr>
          <w:rFonts w:ascii="Arial" w:hAnsi="Arial" w:cs="Arial"/>
          <w:sz w:val="22"/>
          <w:szCs w:val="22"/>
        </w:rPr>
        <w:t xml:space="preserve">. </w:t>
      </w:r>
      <w:r w:rsidR="00A62556" w:rsidRPr="00DA3A37">
        <w:rPr>
          <w:rFonts w:ascii="Arial" w:hAnsi="Arial" w:cs="Arial"/>
          <w:sz w:val="22"/>
          <w:szCs w:val="22"/>
        </w:rPr>
        <w:t xml:space="preserve">Furthermore, focus groups with middle and high school Latinx adolescents have identified </w:t>
      </w:r>
      <w:r w:rsidR="00B26B05" w:rsidRPr="00DA3A37">
        <w:rPr>
          <w:rFonts w:ascii="Arial" w:hAnsi="Arial" w:cs="Arial"/>
          <w:sz w:val="22"/>
          <w:szCs w:val="22"/>
          <w:lang w:val="en-US"/>
        </w:rPr>
        <w:t>primary</w:t>
      </w:r>
      <w:r w:rsidR="00B26B05" w:rsidRPr="00DA3A37">
        <w:rPr>
          <w:rFonts w:ascii="Arial" w:hAnsi="Arial" w:cs="Arial"/>
          <w:sz w:val="22"/>
          <w:szCs w:val="22"/>
        </w:rPr>
        <w:t xml:space="preserve"> </w:t>
      </w:r>
      <w:r w:rsidR="00A62556" w:rsidRPr="00DA3A37">
        <w:rPr>
          <w:rFonts w:ascii="Arial" w:hAnsi="Arial" w:cs="Arial"/>
          <w:sz w:val="22"/>
          <w:szCs w:val="22"/>
        </w:rPr>
        <w:t>aspects of vape use associated with: school policies and staff knowledge; consistent lower perceptions of vaping harm compared to tobacco; lure and interest in vape flavors; ease of use within the community including schools and home settings; family acceptance and use of ENDS; and the use of nicotine for managing academic and family-related stress. These themes are consistent with those found in current liter</w:t>
      </w:r>
      <w:r w:rsidR="005A5BF6" w:rsidRPr="00DA3A37">
        <w:rPr>
          <w:rFonts w:ascii="Arial" w:hAnsi="Arial" w:cs="Arial"/>
          <w:sz w:val="22"/>
          <w:szCs w:val="22"/>
          <w:lang w:val="en-US"/>
        </w:rPr>
        <w:t>a</w:t>
      </w:r>
      <w:r w:rsidR="00A62556" w:rsidRPr="00DA3A37">
        <w:rPr>
          <w:rFonts w:ascii="Arial" w:hAnsi="Arial" w:cs="Arial"/>
          <w:sz w:val="22"/>
          <w:szCs w:val="22"/>
        </w:rPr>
        <w:t>ture</w:t>
      </w:r>
      <w:r w:rsidR="001E1CE1" w:rsidRPr="00DA3A37">
        <w:rPr>
          <w:rFonts w:ascii="Arial" w:hAnsi="Arial" w:cs="Arial"/>
          <w:sz w:val="22"/>
          <w:szCs w:val="22"/>
        </w:rPr>
        <w:t xml:space="preserve"> (</w:t>
      </w:r>
      <w:r w:rsidR="001E1CE1" w:rsidRPr="00DA3A37">
        <w:rPr>
          <w:rFonts w:ascii="Arial" w:hAnsi="Arial" w:cs="Arial"/>
          <w:color w:val="212121"/>
          <w:sz w:val="22"/>
          <w:szCs w:val="22"/>
          <w:shd w:val="clear" w:color="auto" w:fill="FFFFFF"/>
        </w:rPr>
        <w:t xml:space="preserve">PMID: 33045643), </w:t>
      </w:r>
      <w:r w:rsidR="00A62556" w:rsidRPr="00DA3A37">
        <w:rPr>
          <w:rFonts w:ascii="Arial" w:hAnsi="Arial" w:cs="Arial"/>
          <w:sz w:val="22"/>
          <w:szCs w:val="22"/>
        </w:rPr>
        <w:t>but add additional importance of Latino family and parental attitudes to vape cessation efforts</w:t>
      </w:r>
      <w:r w:rsidR="002E3A8B">
        <w:rPr>
          <w:rFonts w:ascii="Arial" w:hAnsi="Arial" w:cs="Arial"/>
          <w:sz w:val="22"/>
          <w:szCs w:val="22"/>
          <w:lang w:val="en-US"/>
        </w:rPr>
        <w:t>, which is A</w:t>
      </w:r>
      <w:r w:rsidR="00A62556" w:rsidRPr="00DA3A37">
        <w:rPr>
          <w:rFonts w:ascii="Arial" w:hAnsi="Arial" w:cs="Arial"/>
          <w:sz w:val="22"/>
          <w:szCs w:val="22"/>
        </w:rPr>
        <w:t>lso shown in our analysis of Healthy Kids Colorado Survey.</w:t>
      </w:r>
      <w:r w:rsidR="00A62556" w:rsidRPr="00E10DD3">
        <w:rPr>
          <w:rFonts w:ascii="Arial" w:hAnsi="Arial" w:cs="Arial"/>
          <w:sz w:val="22"/>
          <w:szCs w:val="22"/>
        </w:rPr>
        <w:t xml:space="preserve"> </w:t>
      </w:r>
      <w:r w:rsidR="008F3B3F" w:rsidRPr="00E10DD3">
        <w:rPr>
          <w:rFonts w:ascii="Arial" w:hAnsi="Arial" w:cs="Arial"/>
          <w:sz w:val="22"/>
          <w:szCs w:val="22"/>
        </w:rPr>
        <w:t>Based on</w:t>
      </w:r>
      <w:r w:rsidR="00E10DD3">
        <w:rPr>
          <w:rFonts w:ascii="Arial" w:hAnsi="Arial" w:cs="Arial"/>
          <w:sz w:val="22"/>
          <w:szCs w:val="22"/>
        </w:rPr>
        <w:t xml:space="preserve"> our focus groups performed amonst Latinx high school </w:t>
      </w:r>
      <w:r w:rsidR="00B26B05">
        <w:rPr>
          <w:rFonts w:ascii="Arial" w:hAnsi="Arial" w:cs="Arial"/>
          <w:sz w:val="22"/>
          <w:szCs w:val="22"/>
          <w:lang w:val="en-US"/>
        </w:rPr>
        <w:t>students</w:t>
      </w:r>
      <w:r w:rsidR="00B26B05">
        <w:rPr>
          <w:rFonts w:ascii="Arial" w:hAnsi="Arial" w:cs="Arial"/>
          <w:sz w:val="22"/>
          <w:szCs w:val="22"/>
        </w:rPr>
        <w:t xml:space="preserve"> </w:t>
      </w:r>
      <w:r w:rsidR="00E10DD3">
        <w:rPr>
          <w:rFonts w:ascii="Arial" w:hAnsi="Arial" w:cs="Arial"/>
          <w:sz w:val="22"/>
          <w:szCs w:val="22"/>
        </w:rPr>
        <w:t>in Pueblo, Colorado</w:t>
      </w:r>
      <w:r w:rsidR="009C65AA" w:rsidRPr="00E10DD3">
        <w:rPr>
          <w:rFonts w:ascii="Arial" w:hAnsi="Arial" w:cs="Arial"/>
          <w:color w:val="4F4F65"/>
          <w:sz w:val="22"/>
          <w:szCs w:val="22"/>
          <w:shd w:val="clear" w:color="auto" w:fill="F4F4F5"/>
        </w:rPr>
        <w:t xml:space="preserve">, </w:t>
      </w:r>
      <w:r w:rsidR="008F3B3F" w:rsidRPr="00E10DD3">
        <w:rPr>
          <w:rFonts w:ascii="Arial" w:hAnsi="Arial" w:cs="Arial"/>
          <w:sz w:val="22"/>
          <w:szCs w:val="22"/>
        </w:rPr>
        <w:t>our preliminary data</w:t>
      </w:r>
      <w:r w:rsidR="009C65AA" w:rsidRPr="00E10DD3">
        <w:rPr>
          <w:rFonts w:ascii="Arial" w:hAnsi="Arial" w:cs="Arial"/>
          <w:sz w:val="22"/>
          <w:szCs w:val="22"/>
        </w:rPr>
        <w:t xml:space="preserve"> not only demonstrate the feasibility of our proposed specific aims, but</w:t>
      </w:r>
      <w:r w:rsidR="008F3B3F" w:rsidRPr="00E10DD3">
        <w:rPr>
          <w:rFonts w:ascii="Arial" w:hAnsi="Arial" w:cs="Arial"/>
          <w:sz w:val="22"/>
          <w:szCs w:val="22"/>
        </w:rPr>
        <w:t xml:space="preserve"> h</w:t>
      </w:r>
      <w:r w:rsidR="009C65AA" w:rsidRPr="00E10DD3">
        <w:rPr>
          <w:rFonts w:ascii="Arial" w:hAnsi="Arial" w:cs="Arial"/>
          <w:sz w:val="22"/>
          <w:szCs w:val="22"/>
        </w:rPr>
        <w:t>as also allowed us to</w:t>
      </w:r>
      <w:r w:rsidR="008F3B3F" w:rsidRPr="00E10DD3">
        <w:rPr>
          <w:rFonts w:ascii="Arial" w:hAnsi="Arial" w:cs="Arial"/>
          <w:sz w:val="22"/>
          <w:szCs w:val="22"/>
        </w:rPr>
        <w:t xml:space="preserve"> develop a targeted multifaceted intervention strategy that will be piloted </w:t>
      </w:r>
      <w:r w:rsidR="009C65AA" w:rsidRPr="00E10DD3">
        <w:rPr>
          <w:rFonts w:ascii="Arial" w:hAnsi="Arial" w:cs="Arial"/>
          <w:sz w:val="22"/>
          <w:szCs w:val="22"/>
        </w:rPr>
        <w:t>with the support</w:t>
      </w:r>
      <w:r w:rsidR="008F3B3F" w:rsidRPr="00E10DD3">
        <w:rPr>
          <w:rFonts w:ascii="Arial" w:hAnsi="Arial" w:cs="Arial"/>
          <w:sz w:val="22"/>
          <w:szCs w:val="22"/>
        </w:rPr>
        <w:t xml:space="preserve"> </w:t>
      </w:r>
      <w:r w:rsidR="009C65AA" w:rsidRPr="00E10DD3">
        <w:rPr>
          <w:rFonts w:ascii="Arial" w:hAnsi="Arial" w:cs="Arial"/>
          <w:sz w:val="22"/>
          <w:szCs w:val="22"/>
        </w:rPr>
        <w:t xml:space="preserve">of </w:t>
      </w:r>
      <w:r w:rsidR="008F3B3F" w:rsidRPr="00E10DD3">
        <w:rPr>
          <w:rFonts w:ascii="Arial" w:hAnsi="Arial" w:cs="Arial"/>
          <w:sz w:val="22"/>
          <w:szCs w:val="22"/>
        </w:rPr>
        <w:t xml:space="preserve">the Pueblo </w:t>
      </w:r>
      <w:r w:rsidR="009C65AA" w:rsidRPr="00E10DD3">
        <w:rPr>
          <w:rFonts w:ascii="Arial" w:hAnsi="Arial" w:cs="Arial"/>
          <w:sz w:val="22"/>
          <w:szCs w:val="22"/>
        </w:rPr>
        <w:t xml:space="preserve">Public </w:t>
      </w:r>
      <w:r w:rsidR="008F3B3F" w:rsidRPr="00E10DD3">
        <w:rPr>
          <w:rFonts w:ascii="Arial" w:hAnsi="Arial" w:cs="Arial"/>
          <w:sz w:val="22"/>
          <w:szCs w:val="22"/>
        </w:rPr>
        <w:t xml:space="preserve">School </w:t>
      </w:r>
      <w:r w:rsidR="00A62556" w:rsidRPr="00E10DD3">
        <w:rPr>
          <w:rFonts w:ascii="Arial" w:hAnsi="Arial" w:cs="Arial"/>
          <w:sz w:val="22"/>
          <w:szCs w:val="22"/>
        </w:rPr>
        <w:t>District</w:t>
      </w:r>
      <w:r w:rsidR="00CE79A1" w:rsidRPr="00E10DD3">
        <w:rPr>
          <w:rFonts w:ascii="Arial" w:hAnsi="Arial" w:cs="Arial"/>
          <w:sz w:val="22"/>
          <w:szCs w:val="22"/>
        </w:rPr>
        <w:t xml:space="preserve"> (See support letter appendix)</w:t>
      </w:r>
      <w:r w:rsidR="00A62556" w:rsidRPr="00E10DD3">
        <w:rPr>
          <w:rFonts w:ascii="Arial" w:hAnsi="Arial" w:cs="Arial"/>
          <w:sz w:val="22"/>
          <w:szCs w:val="22"/>
        </w:rPr>
        <w:t>.</w:t>
      </w:r>
      <w:r w:rsidR="008F3B3F" w:rsidRPr="00E10DD3">
        <w:rPr>
          <w:rFonts w:ascii="Arial" w:hAnsi="Arial" w:cs="Arial"/>
          <w:sz w:val="22"/>
          <w:szCs w:val="22"/>
        </w:rPr>
        <w:t xml:space="preserve"> In addition</w:t>
      </w:r>
      <w:r w:rsidR="009C65AA" w:rsidRPr="00E10DD3">
        <w:rPr>
          <w:rFonts w:ascii="Arial" w:hAnsi="Arial" w:cs="Arial"/>
          <w:sz w:val="22"/>
          <w:szCs w:val="22"/>
        </w:rPr>
        <w:t xml:space="preserve"> to elucidating the impact of habitual vape use on measures of lung function and respiratory symptoms, we will also investigate the biological mechanisms underlying these associations using nasal epithelial gene expression in Latinx adolescents who vape. </w:t>
      </w:r>
      <w:r w:rsidR="008F3B3F" w:rsidRPr="00E10DD3">
        <w:rPr>
          <w:rFonts w:ascii="Arial" w:hAnsi="Arial" w:cs="Arial"/>
          <w:sz w:val="22"/>
          <w:szCs w:val="22"/>
        </w:rPr>
        <w:t xml:space="preserve"> </w:t>
      </w:r>
      <w:r w:rsidR="009C65AA" w:rsidRPr="00E10DD3">
        <w:rPr>
          <w:rFonts w:ascii="Arial" w:hAnsi="Arial" w:cs="Arial"/>
          <w:sz w:val="22"/>
          <w:szCs w:val="22"/>
        </w:rPr>
        <w:t xml:space="preserve">We will also pilot a novel intervention program </w:t>
      </w:r>
      <w:r w:rsidR="008F3B3F" w:rsidRPr="00E10DD3">
        <w:rPr>
          <w:rFonts w:ascii="Arial" w:hAnsi="Arial" w:cs="Arial"/>
          <w:sz w:val="22"/>
          <w:szCs w:val="22"/>
        </w:rPr>
        <w:t>to determi</w:t>
      </w:r>
      <w:r w:rsidR="009C65AA" w:rsidRPr="00E10DD3">
        <w:rPr>
          <w:rFonts w:ascii="Arial" w:hAnsi="Arial" w:cs="Arial"/>
          <w:sz w:val="22"/>
          <w:szCs w:val="22"/>
        </w:rPr>
        <w:t>ne</w:t>
      </w:r>
      <w:r w:rsidR="008F3B3F" w:rsidRPr="00E10DD3">
        <w:rPr>
          <w:rFonts w:ascii="Arial" w:hAnsi="Arial" w:cs="Arial"/>
          <w:sz w:val="22"/>
          <w:szCs w:val="22"/>
        </w:rPr>
        <w:t xml:space="preserve"> its efficacy to decrease nicotine dependence</w:t>
      </w:r>
      <w:r w:rsidR="009C65AA" w:rsidRPr="00E10DD3">
        <w:rPr>
          <w:rFonts w:ascii="Arial" w:hAnsi="Arial" w:cs="Arial"/>
          <w:sz w:val="22"/>
          <w:szCs w:val="22"/>
        </w:rPr>
        <w:t xml:space="preserve"> and</w:t>
      </w:r>
      <w:r w:rsidR="008F3B3F" w:rsidRPr="00E10DD3">
        <w:rPr>
          <w:rFonts w:ascii="Arial" w:hAnsi="Arial" w:cs="Arial"/>
          <w:sz w:val="22"/>
          <w:szCs w:val="22"/>
        </w:rPr>
        <w:t xml:space="preserve"> </w:t>
      </w:r>
      <w:r w:rsidR="00E6392B" w:rsidRPr="00E10DD3">
        <w:rPr>
          <w:rFonts w:ascii="Arial" w:hAnsi="Arial" w:cs="Arial"/>
          <w:sz w:val="22"/>
          <w:szCs w:val="22"/>
        </w:rPr>
        <w:t xml:space="preserve">determine how cessation </w:t>
      </w:r>
      <w:r w:rsidR="008F3B3F" w:rsidRPr="00E10DD3">
        <w:rPr>
          <w:rFonts w:ascii="Arial" w:hAnsi="Arial" w:cs="Arial"/>
          <w:sz w:val="22"/>
          <w:szCs w:val="22"/>
        </w:rPr>
        <w:t>impact</w:t>
      </w:r>
      <w:r w:rsidR="00E6392B" w:rsidRPr="00E10DD3">
        <w:rPr>
          <w:rFonts w:ascii="Arial" w:hAnsi="Arial" w:cs="Arial"/>
          <w:sz w:val="22"/>
          <w:szCs w:val="22"/>
        </w:rPr>
        <w:t>s</w:t>
      </w:r>
      <w:r w:rsidR="008F3B3F" w:rsidRPr="00E10DD3">
        <w:rPr>
          <w:rFonts w:ascii="Arial" w:hAnsi="Arial" w:cs="Arial"/>
          <w:sz w:val="22"/>
          <w:szCs w:val="22"/>
        </w:rPr>
        <w:t xml:space="preserve"> lung health including</w:t>
      </w:r>
      <w:r w:rsidR="00E6392B" w:rsidRPr="00E10DD3">
        <w:rPr>
          <w:rFonts w:ascii="Arial" w:hAnsi="Arial" w:cs="Arial"/>
          <w:sz w:val="22"/>
          <w:szCs w:val="22"/>
        </w:rPr>
        <w:t xml:space="preserve"> improvement in</w:t>
      </w:r>
      <w:r w:rsidR="008F3B3F" w:rsidRPr="00E10DD3">
        <w:rPr>
          <w:rFonts w:ascii="Arial" w:hAnsi="Arial" w:cs="Arial"/>
          <w:sz w:val="22"/>
          <w:szCs w:val="22"/>
        </w:rPr>
        <w:t xml:space="preserve"> lung function and reversal of the gene e</w:t>
      </w:r>
      <w:r w:rsidR="00C13CB0" w:rsidRPr="00E10DD3">
        <w:rPr>
          <w:rFonts w:ascii="Arial" w:hAnsi="Arial" w:cs="Arial"/>
          <w:sz w:val="22"/>
          <w:szCs w:val="22"/>
        </w:rPr>
        <w:t>xpression changes that result from</w:t>
      </w:r>
      <w:r w:rsidR="008F3B3F" w:rsidRPr="00E10DD3">
        <w:rPr>
          <w:rFonts w:ascii="Arial" w:hAnsi="Arial" w:cs="Arial"/>
          <w:sz w:val="22"/>
          <w:szCs w:val="22"/>
        </w:rPr>
        <w:t xml:space="preserve"> ENDS use.</w:t>
      </w:r>
      <w:r w:rsidR="00C13CB0" w:rsidRPr="00E10DD3">
        <w:rPr>
          <w:rFonts w:ascii="Arial" w:hAnsi="Arial" w:cs="Arial"/>
          <w:sz w:val="22"/>
          <w:szCs w:val="22"/>
        </w:rPr>
        <w:t xml:space="preserve"> A comprehensive understanding of ENDS use behaviors and the impact of ENDS use on respiratory symptoms, lung function, and nasal epithelial gene expression and </w:t>
      </w:r>
      <w:r w:rsidR="00E6392B" w:rsidRPr="00E10DD3">
        <w:rPr>
          <w:rFonts w:ascii="Arial" w:hAnsi="Arial" w:cs="Arial"/>
          <w:sz w:val="22"/>
          <w:szCs w:val="22"/>
        </w:rPr>
        <w:t xml:space="preserve">a better understanding of vape initiation, nicotine dependence, and barriers to quitting in adolescents </w:t>
      </w:r>
      <w:r w:rsidR="00C13CB0" w:rsidRPr="00E10DD3">
        <w:rPr>
          <w:rFonts w:ascii="Arial" w:hAnsi="Arial" w:cs="Arial"/>
          <w:sz w:val="22"/>
          <w:szCs w:val="22"/>
        </w:rPr>
        <w:t>will help to further modify tar</w:t>
      </w:r>
      <w:r w:rsidR="00F60BD5" w:rsidRPr="00E10DD3">
        <w:rPr>
          <w:rFonts w:ascii="Arial" w:hAnsi="Arial" w:cs="Arial"/>
          <w:sz w:val="22"/>
          <w:szCs w:val="22"/>
        </w:rPr>
        <w:t>geted intervention strategies for this high-risk, underserved adolescent</w:t>
      </w:r>
      <w:r w:rsidR="00C13CB0" w:rsidRPr="00E10DD3">
        <w:rPr>
          <w:rFonts w:ascii="Arial" w:hAnsi="Arial" w:cs="Arial"/>
          <w:sz w:val="22"/>
          <w:szCs w:val="22"/>
        </w:rPr>
        <w:t xml:space="preserve"> population.  </w:t>
      </w:r>
    </w:p>
    <w:p w14:paraId="5FE9D6AD" w14:textId="2E883EC9" w:rsidR="005F59E0" w:rsidRPr="001E1CE1" w:rsidRDefault="008F3B3F" w:rsidP="001E1CE1">
      <w:pPr>
        <w:pStyle w:val="CommentText"/>
        <w:rPr>
          <w:lang w:val="en-US"/>
        </w:rPr>
      </w:pPr>
      <w:r>
        <w:rPr>
          <w:rFonts w:ascii="Arial" w:hAnsi="Arial" w:cs="Arial"/>
        </w:rPr>
        <w:t xml:space="preserve">  </w:t>
      </w:r>
      <w:r w:rsidR="00466F9F">
        <w:rPr>
          <w:rFonts w:ascii="Arial" w:hAnsi="Arial" w:cs="Arial"/>
        </w:rPr>
        <w:t xml:space="preserve"> </w:t>
      </w:r>
    </w:p>
    <w:p w14:paraId="3AA50140" w14:textId="3AF6EEC8" w:rsidR="005F59E0" w:rsidRPr="00F60BD5" w:rsidRDefault="005F59E0" w:rsidP="00AD5DA6">
      <w:pPr>
        <w:rPr>
          <w:rFonts w:ascii="Arial" w:eastAsia="Times New Roman" w:hAnsi="Arial" w:cs="Arial"/>
        </w:rPr>
      </w:pPr>
      <w:r>
        <w:rPr>
          <w:rFonts w:ascii="Arial" w:eastAsia="Times New Roman" w:hAnsi="Arial" w:cs="Arial"/>
          <w:b/>
        </w:rPr>
        <w:t xml:space="preserve">How the Proposed Project </w:t>
      </w:r>
      <w:r w:rsidR="00017EC7">
        <w:rPr>
          <w:rFonts w:ascii="Arial" w:eastAsia="Times New Roman" w:hAnsi="Arial" w:cs="Arial"/>
          <w:b/>
        </w:rPr>
        <w:t>Address</w:t>
      </w:r>
      <w:r w:rsidR="00B04DF5">
        <w:rPr>
          <w:rFonts w:ascii="Arial" w:eastAsia="Times New Roman" w:hAnsi="Arial" w:cs="Arial"/>
          <w:b/>
        </w:rPr>
        <w:t>es</w:t>
      </w:r>
      <w:r w:rsidR="00017EC7">
        <w:rPr>
          <w:rFonts w:ascii="Arial" w:eastAsia="Times New Roman" w:hAnsi="Arial" w:cs="Arial"/>
          <w:b/>
        </w:rPr>
        <w:t xml:space="preserve"> an Emerging Health Disparity and </w:t>
      </w:r>
      <w:r>
        <w:rPr>
          <w:rFonts w:ascii="Arial" w:eastAsia="Times New Roman" w:hAnsi="Arial" w:cs="Arial"/>
          <w:b/>
        </w:rPr>
        <w:t xml:space="preserve">Will Improve the Health of </w:t>
      </w:r>
      <w:proofErr w:type="spellStart"/>
      <w:r>
        <w:rPr>
          <w:rFonts w:ascii="Arial" w:eastAsia="Times New Roman" w:hAnsi="Arial" w:cs="Arial"/>
          <w:b/>
        </w:rPr>
        <w:t>Latinx</w:t>
      </w:r>
      <w:proofErr w:type="spellEnd"/>
      <w:r>
        <w:rPr>
          <w:rFonts w:ascii="Arial" w:eastAsia="Times New Roman" w:hAnsi="Arial" w:cs="Arial"/>
          <w:b/>
        </w:rPr>
        <w:t xml:space="preserve"> Youth:</w:t>
      </w:r>
      <w:r w:rsidR="00A429C0">
        <w:rPr>
          <w:rFonts w:ascii="Arial" w:eastAsia="Times New Roman" w:hAnsi="Arial" w:cs="Arial"/>
          <w:b/>
        </w:rPr>
        <w:t xml:space="preserve"> </w:t>
      </w:r>
      <w:r w:rsidR="00A429C0">
        <w:rPr>
          <w:rFonts w:ascii="Arial" w:eastAsia="Times New Roman" w:hAnsi="Arial" w:cs="Arial"/>
        </w:rPr>
        <w:t xml:space="preserve">1) </w:t>
      </w:r>
      <w:r w:rsidR="00A429C0" w:rsidRPr="00F60BD5">
        <w:rPr>
          <w:rFonts w:ascii="Arial" w:eastAsia="Times New Roman" w:hAnsi="Arial" w:cs="Arial"/>
          <w:u w:val="single"/>
        </w:rPr>
        <w:t xml:space="preserve">Understanding </w:t>
      </w:r>
      <w:proofErr w:type="spellStart"/>
      <w:r w:rsidR="006D793C">
        <w:rPr>
          <w:rFonts w:ascii="Arial" w:eastAsia="Times New Roman" w:hAnsi="Arial" w:cs="Arial"/>
          <w:u w:val="single"/>
        </w:rPr>
        <w:t>vape</w:t>
      </w:r>
      <w:proofErr w:type="spellEnd"/>
      <w:r w:rsidR="00A429C0" w:rsidRPr="00F60BD5">
        <w:rPr>
          <w:rFonts w:ascii="Arial" w:eastAsia="Times New Roman" w:hAnsi="Arial" w:cs="Arial"/>
          <w:u w:val="single"/>
        </w:rPr>
        <w:t xml:space="preserve"> use behaviors and barriers to cessation in </w:t>
      </w:r>
      <w:proofErr w:type="spellStart"/>
      <w:r w:rsidR="00A429C0" w:rsidRPr="00F60BD5">
        <w:rPr>
          <w:rFonts w:ascii="Arial" w:eastAsia="Times New Roman" w:hAnsi="Arial" w:cs="Arial"/>
          <w:u w:val="single"/>
        </w:rPr>
        <w:t>Latinx</w:t>
      </w:r>
      <w:proofErr w:type="spellEnd"/>
      <w:r w:rsidR="00A429C0" w:rsidRPr="00F60BD5">
        <w:rPr>
          <w:rFonts w:ascii="Arial" w:eastAsia="Times New Roman" w:hAnsi="Arial" w:cs="Arial"/>
          <w:u w:val="single"/>
        </w:rPr>
        <w:t xml:space="preserve"> youth</w:t>
      </w:r>
      <w:r w:rsidR="00A429C0">
        <w:rPr>
          <w:rFonts w:ascii="Arial" w:eastAsia="Times New Roman" w:hAnsi="Arial" w:cs="Arial"/>
        </w:rPr>
        <w:t xml:space="preserve">: By characterizing the behaviors associated with </w:t>
      </w:r>
      <w:proofErr w:type="spellStart"/>
      <w:r w:rsidR="006D793C">
        <w:rPr>
          <w:rFonts w:ascii="Arial" w:eastAsia="Times New Roman" w:hAnsi="Arial" w:cs="Arial"/>
        </w:rPr>
        <w:t>vape</w:t>
      </w:r>
      <w:proofErr w:type="spellEnd"/>
      <w:r w:rsidR="00A429C0">
        <w:rPr>
          <w:rFonts w:ascii="Arial" w:eastAsia="Times New Roman" w:hAnsi="Arial" w:cs="Arial"/>
        </w:rPr>
        <w:t xml:space="preserve"> use and the existing barriers to cessation</w:t>
      </w:r>
      <w:r w:rsidR="00D2626C">
        <w:rPr>
          <w:rFonts w:ascii="Arial" w:eastAsia="Times New Roman" w:hAnsi="Arial" w:cs="Arial"/>
        </w:rPr>
        <w:t>,</w:t>
      </w:r>
      <w:r w:rsidR="00A429C0">
        <w:rPr>
          <w:rFonts w:ascii="Arial" w:eastAsia="Times New Roman" w:hAnsi="Arial" w:cs="Arial"/>
        </w:rPr>
        <w:t xml:space="preserve"> we have developed a targeted cessation intervention strategy to address this increasingly recognized health disparity.  2) </w:t>
      </w:r>
      <w:r w:rsidR="00F60BD5" w:rsidRPr="00F60BD5">
        <w:rPr>
          <w:rFonts w:ascii="Arial" w:eastAsia="Times New Roman" w:hAnsi="Arial" w:cs="Arial"/>
          <w:u w:val="single"/>
        </w:rPr>
        <w:t xml:space="preserve">Identify the respiratory health consequences of </w:t>
      </w:r>
      <w:proofErr w:type="spellStart"/>
      <w:r w:rsidR="006D793C">
        <w:rPr>
          <w:rFonts w:ascii="Arial" w:eastAsia="Times New Roman" w:hAnsi="Arial" w:cs="Arial"/>
          <w:u w:val="single"/>
        </w:rPr>
        <w:t>vape</w:t>
      </w:r>
      <w:proofErr w:type="spellEnd"/>
      <w:r w:rsidR="00F60BD5" w:rsidRPr="00F60BD5">
        <w:rPr>
          <w:rFonts w:ascii="Arial" w:eastAsia="Times New Roman" w:hAnsi="Arial" w:cs="Arial"/>
          <w:u w:val="single"/>
        </w:rPr>
        <w:t xml:space="preserve"> use in </w:t>
      </w:r>
      <w:proofErr w:type="spellStart"/>
      <w:r w:rsidR="00F60BD5" w:rsidRPr="00F60BD5">
        <w:rPr>
          <w:rFonts w:ascii="Arial" w:eastAsia="Times New Roman" w:hAnsi="Arial" w:cs="Arial"/>
          <w:u w:val="single"/>
        </w:rPr>
        <w:t>Latinx</w:t>
      </w:r>
      <w:proofErr w:type="spellEnd"/>
      <w:r w:rsidR="00F60BD5" w:rsidRPr="00F60BD5">
        <w:rPr>
          <w:rFonts w:ascii="Arial" w:eastAsia="Times New Roman" w:hAnsi="Arial" w:cs="Arial"/>
          <w:u w:val="single"/>
        </w:rPr>
        <w:t xml:space="preserve"> youth</w:t>
      </w:r>
      <w:r w:rsidR="00F60BD5">
        <w:rPr>
          <w:rFonts w:ascii="Arial" w:eastAsia="Times New Roman" w:hAnsi="Arial" w:cs="Arial"/>
        </w:rPr>
        <w:t xml:space="preserve">: A comprehensive assessment of the impact of </w:t>
      </w:r>
      <w:proofErr w:type="spellStart"/>
      <w:r w:rsidR="006D793C">
        <w:rPr>
          <w:rFonts w:ascii="Arial" w:eastAsia="Times New Roman" w:hAnsi="Arial" w:cs="Arial"/>
        </w:rPr>
        <w:t>vape</w:t>
      </w:r>
      <w:proofErr w:type="spellEnd"/>
      <w:r w:rsidR="00F60BD5">
        <w:rPr>
          <w:rFonts w:ascii="Arial" w:eastAsia="Times New Roman" w:hAnsi="Arial" w:cs="Arial"/>
        </w:rPr>
        <w:t xml:space="preserve"> product use on respiratory symptoms, measurements of lung function, airway inflammation, and nasal gene expression are necessary to help counsel at risk adolescent populations</w:t>
      </w:r>
      <w:r w:rsidR="00017EC7">
        <w:rPr>
          <w:rFonts w:ascii="Arial" w:eastAsia="Times New Roman" w:hAnsi="Arial" w:cs="Arial"/>
        </w:rPr>
        <w:t xml:space="preserve"> on the risks of </w:t>
      </w:r>
      <w:proofErr w:type="spellStart"/>
      <w:r w:rsidR="00017EC7">
        <w:rPr>
          <w:rFonts w:ascii="Arial" w:eastAsia="Times New Roman" w:hAnsi="Arial" w:cs="Arial"/>
        </w:rPr>
        <w:t>vape</w:t>
      </w:r>
      <w:proofErr w:type="spellEnd"/>
      <w:r w:rsidR="00017EC7">
        <w:rPr>
          <w:rFonts w:ascii="Arial" w:eastAsia="Times New Roman" w:hAnsi="Arial" w:cs="Arial"/>
        </w:rPr>
        <w:t xml:space="preserve"> use</w:t>
      </w:r>
      <w:r w:rsidR="00F60BD5">
        <w:rPr>
          <w:rFonts w:ascii="Arial" w:eastAsia="Times New Roman" w:hAnsi="Arial" w:cs="Arial"/>
        </w:rPr>
        <w:t xml:space="preserve"> and to modify intervention strategies. </w:t>
      </w:r>
      <w:r w:rsidR="00A429C0">
        <w:rPr>
          <w:rFonts w:ascii="Arial" w:eastAsia="Times New Roman" w:hAnsi="Arial" w:cs="Arial"/>
        </w:rPr>
        <w:t xml:space="preserve">3) </w:t>
      </w:r>
      <w:r w:rsidR="00A429C0" w:rsidRPr="004C5A3E">
        <w:rPr>
          <w:rFonts w:ascii="Arial" w:eastAsia="Times New Roman" w:hAnsi="Arial" w:cs="Arial"/>
          <w:u w:val="single"/>
        </w:rPr>
        <w:t xml:space="preserve">Guide the development of behavioral interventions for </w:t>
      </w:r>
      <w:proofErr w:type="spellStart"/>
      <w:r w:rsidR="00A429C0" w:rsidRPr="004C5A3E">
        <w:rPr>
          <w:rFonts w:ascii="Arial" w:eastAsia="Times New Roman" w:hAnsi="Arial" w:cs="Arial"/>
          <w:u w:val="single"/>
        </w:rPr>
        <w:t>Latinx</w:t>
      </w:r>
      <w:proofErr w:type="spellEnd"/>
      <w:r w:rsidR="00A429C0" w:rsidRPr="004C5A3E">
        <w:rPr>
          <w:rFonts w:ascii="Arial" w:eastAsia="Times New Roman" w:hAnsi="Arial" w:cs="Arial"/>
          <w:u w:val="single"/>
        </w:rPr>
        <w:t xml:space="preserve"> ENDS exposure</w:t>
      </w:r>
      <w:r w:rsidR="00F60BD5">
        <w:rPr>
          <w:rFonts w:ascii="Arial" w:eastAsia="Times New Roman" w:hAnsi="Arial" w:cs="Arial"/>
        </w:rPr>
        <w:t xml:space="preserve">: This study will identify additional modifiable determinants of behaviors associated with ENDS product use in the </w:t>
      </w:r>
      <w:proofErr w:type="spellStart"/>
      <w:r w:rsidR="00F60BD5">
        <w:rPr>
          <w:rFonts w:ascii="Arial" w:eastAsia="Times New Roman" w:hAnsi="Arial" w:cs="Arial"/>
        </w:rPr>
        <w:t>Latinx</w:t>
      </w:r>
      <w:proofErr w:type="spellEnd"/>
      <w:r w:rsidR="00F60BD5">
        <w:rPr>
          <w:rFonts w:ascii="Arial" w:eastAsia="Times New Roman" w:hAnsi="Arial" w:cs="Arial"/>
        </w:rPr>
        <w:t xml:space="preserve"> adolescent population</w:t>
      </w:r>
      <w:r w:rsidR="00A62556">
        <w:rPr>
          <w:rFonts w:ascii="Arial" w:eastAsia="Times New Roman" w:hAnsi="Arial" w:cs="Arial"/>
        </w:rPr>
        <w:t xml:space="preserve"> by addressing individual, interpersonal and school-level factors. </w:t>
      </w:r>
      <w:r w:rsidR="00F60BD5">
        <w:rPr>
          <w:rFonts w:ascii="Arial" w:eastAsia="Times New Roman" w:hAnsi="Arial" w:cs="Arial"/>
        </w:rPr>
        <w:t xml:space="preserve"> The information is key for adapting behavioral interventions developed for ENDS use prevention and cessation.  </w:t>
      </w:r>
    </w:p>
    <w:p w14:paraId="3BF41328" w14:textId="4086A210" w:rsidR="00AA35B9" w:rsidRDefault="005F59E0" w:rsidP="00AD5DA6">
      <w:pPr>
        <w:rPr>
          <w:ins w:id="2" w:author="Holguin, Fernando" w:date="2021-09-09T13:28:00Z"/>
          <w:rFonts w:ascii="Arial" w:eastAsia="Times New Roman" w:hAnsi="Arial" w:cs="Arial"/>
        </w:rPr>
      </w:pPr>
      <w:r>
        <w:rPr>
          <w:rFonts w:ascii="Arial" w:eastAsia="Times New Roman" w:hAnsi="Arial" w:cs="Arial"/>
          <w:b/>
        </w:rPr>
        <w:t>INNOVATION:</w:t>
      </w:r>
      <w:r w:rsidR="0068449F" w:rsidRPr="0068449F">
        <w:rPr>
          <w:rFonts w:ascii="Arial" w:eastAsia="Times New Roman" w:hAnsi="Arial" w:cs="Arial"/>
        </w:rPr>
        <w:t xml:space="preserve"> </w:t>
      </w:r>
      <w:r w:rsidR="0068449F">
        <w:rPr>
          <w:rFonts w:ascii="Arial" w:eastAsia="Times New Roman" w:hAnsi="Arial" w:cs="Arial"/>
        </w:rPr>
        <w:t xml:space="preserve">1) </w:t>
      </w:r>
      <w:r w:rsidR="0068449F" w:rsidRPr="0068449F">
        <w:rPr>
          <w:rFonts w:ascii="Arial" w:eastAsia="Times New Roman" w:hAnsi="Arial" w:cs="Arial"/>
          <w:u w:val="single"/>
        </w:rPr>
        <w:t xml:space="preserve">First study to evaluate </w:t>
      </w:r>
      <w:proofErr w:type="spellStart"/>
      <w:r w:rsidR="006D793C">
        <w:rPr>
          <w:rFonts w:ascii="Arial" w:eastAsia="Times New Roman" w:hAnsi="Arial" w:cs="Arial"/>
          <w:u w:val="single"/>
        </w:rPr>
        <w:t>vape</w:t>
      </w:r>
      <w:proofErr w:type="spellEnd"/>
      <w:r w:rsidR="0068449F" w:rsidRPr="0068449F">
        <w:rPr>
          <w:rFonts w:ascii="Arial" w:eastAsia="Times New Roman" w:hAnsi="Arial" w:cs="Arial"/>
          <w:u w:val="single"/>
        </w:rPr>
        <w:t xml:space="preserve"> use in </w:t>
      </w:r>
      <w:proofErr w:type="spellStart"/>
      <w:r w:rsidR="0068449F" w:rsidRPr="0068449F">
        <w:rPr>
          <w:rFonts w:ascii="Arial" w:eastAsia="Times New Roman" w:hAnsi="Arial" w:cs="Arial"/>
          <w:u w:val="single"/>
        </w:rPr>
        <w:t>Latinx</w:t>
      </w:r>
      <w:proofErr w:type="spellEnd"/>
      <w:r w:rsidR="0068449F" w:rsidRPr="0068449F">
        <w:rPr>
          <w:rFonts w:ascii="Arial" w:eastAsia="Times New Roman" w:hAnsi="Arial" w:cs="Arial"/>
          <w:u w:val="single"/>
        </w:rPr>
        <w:t xml:space="preserve"> adolescents:</w:t>
      </w:r>
      <w:r w:rsidR="0068449F">
        <w:rPr>
          <w:rFonts w:ascii="Arial" w:eastAsia="Times New Roman" w:hAnsi="Arial" w:cs="Arial"/>
        </w:rPr>
        <w:t xml:space="preserve"> A comprehensive understanding </w:t>
      </w:r>
      <w:r w:rsidR="00B225D0">
        <w:rPr>
          <w:rFonts w:ascii="Arial" w:eastAsia="Times New Roman" w:hAnsi="Arial" w:cs="Arial"/>
        </w:rPr>
        <w:t xml:space="preserve">of </w:t>
      </w:r>
      <w:r w:rsidR="0068449F">
        <w:rPr>
          <w:rFonts w:ascii="Arial" w:eastAsia="Times New Roman" w:hAnsi="Arial" w:cs="Arial"/>
        </w:rPr>
        <w:t>the impact of ENDS use on respiratory symptoms, lung function measures, and markers of airway inflammation in this high-risk population is essential to elucidate the</w:t>
      </w:r>
      <w:r w:rsidR="00466F9F">
        <w:rPr>
          <w:rFonts w:ascii="Arial" w:eastAsia="Times New Roman" w:hAnsi="Arial" w:cs="Arial"/>
        </w:rPr>
        <w:t xml:space="preserve"> impact</w:t>
      </w:r>
      <w:r w:rsidR="0068449F">
        <w:rPr>
          <w:rFonts w:ascii="Arial" w:eastAsia="Times New Roman" w:hAnsi="Arial" w:cs="Arial"/>
        </w:rPr>
        <w:t xml:space="preserve"> of ENDS initiation during adolescence on lung health</w:t>
      </w:r>
      <w:r w:rsidR="00466F9F">
        <w:rPr>
          <w:rFonts w:ascii="Arial" w:eastAsia="Times New Roman" w:hAnsi="Arial" w:cs="Arial"/>
        </w:rPr>
        <w:t xml:space="preserve"> and can help counsel at-risk populations</w:t>
      </w:r>
      <w:r w:rsidR="0068449F">
        <w:rPr>
          <w:rFonts w:ascii="Arial" w:eastAsia="Times New Roman" w:hAnsi="Arial" w:cs="Arial"/>
        </w:rPr>
        <w:t>. 2</w:t>
      </w:r>
      <w:r w:rsidR="0068449F" w:rsidRPr="0068449F">
        <w:rPr>
          <w:rFonts w:ascii="Arial" w:eastAsia="Times New Roman" w:hAnsi="Arial" w:cs="Arial"/>
          <w:u w:val="single"/>
        </w:rPr>
        <w:t>)</w:t>
      </w:r>
      <w:r w:rsidR="00B225D0">
        <w:rPr>
          <w:rFonts w:ascii="Arial" w:eastAsia="Times New Roman" w:hAnsi="Arial" w:cs="Arial"/>
        </w:rPr>
        <w:t xml:space="preserve"> </w:t>
      </w:r>
      <w:r w:rsidR="0068449F" w:rsidRPr="0068449F">
        <w:rPr>
          <w:rFonts w:ascii="Arial" w:eastAsia="Times New Roman" w:hAnsi="Arial" w:cs="Arial"/>
          <w:u w:val="single"/>
        </w:rPr>
        <w:t xml:space="preserve">Application of high throughput genomic technologies to the investigation of </w:t>
      </w:r>
      <w:proofErr w:type="spellStart"/>
      <w:r w:rsidR="006D793C">
        <w:rPr>
          <w:rFonts w:ascii="Arial" w:eastAsia="Times New Roman" w:hAnsi="Arial" w:cs="Arial"/>
          <w:u w:val="single"/>
        </w:rPr>
        <w:t>vaping</w:t>
      </w:r>
      <w:proofErr w:type="spellEnd"/>
      <w:r w:rsidR="00B225D0">
        <w:rPr>
          <w:rFonts w:ascii="Arial" w:eastAsia="Times New Roman" w:hAnsi="Arial" w:cs="Arial"/>
        </w:rPr>
        <w:t xml:space="preserve">: </w:t>
      </w:r>
      <w:r w:rsidR="005E2B3D">
        <w:rPr>
          <w:rFonts w:ascii="Arial" w:eastAsia="Times New Roman" w:hAnsi="Arial" w:cs="Arial"/>
        </w:rPr>
        <w:t xml:space="preserve">We will </w:t>
      </w:r>
      <w:r w:rsidR="00B225D0">
        <w:rPr>
          <w:rFonts w:ascii="Arial" w:eastAsia="Times New Roman" w:hAnsi="Arial" w:cs="Arial"/>
        </w:rPr>
        <w:t>apply RNA-sequencing (RNA-</w:t>
      </w:r>
      <w:proofErr w:type="spellStart"/>
      <w:r w:rsidR="00B225D0">
        <w:rPr>
          <w:rFonts w:ascii="Arial" w:eastAsia="Times New Roman" w:hAnsi="Arial" w:cs="Arial"/>
        </w:rPr>
        <w:t>seq</w:t>
      </w:r>
      <w:proofErr w:type="spellEnd"/>
      <w:r w:rsidR="00B225D0">
        <w:rPr>
          <w:rFonts w:ascii="Arial" w:eastAsia="Times New Roman" w:hAnsi="Arial" w:cs="Arial"/>
        </w:rPr>
        <w:t xml:space="preserve">) technology </w:t>
      </w:r>
      <w:r w:rsidR="005E2B3D">
        <w:rPr>
          <w:rFonts w:ascii="Arial" w:eastAsia="Times New Roman" w:hAnsi="Arial" w:cs="Arial"/>
        </w:rPr>
        <w:t>to nasal epithelial brush samples from</w:t>
      </w:r>
      <w:r w:rsidR="00B225D0">
        <w:rPr>
          <w:rFonts w:ascii="Arial" w:eastAsia="Times New Roman" w:hAnsi="Arial" w:cs="Arial"/>
        </w:rPr>
        <w:t xml:space="preserve"> </w:t>
      </w:r>
      <w:proofErr w:type="spellStart"/>
      <w:r w:rsidR="00B225D0">
        <w:rPr>
          <w:rFonts w:ascii="Arial" w:eastAsia="Times New Roman" w:hAnsi="Arial" w:cs="Arial"/>
        </w:rPr>
        <w:t>Latinx</w:t>
      </w:r>
      <w:proofErr w:type="spellEnd"/>
      <w:r w:rsidR="00B225D0">
        <w:rPr>
          <w:rFonts w:ascii="Arial" w:eastAsia="Times New Roman" w:hAnsi="Arial" w:cs="Arial"/>
        </w:rPr>
        <w:t xml:space="preserve"> adolescents with significant ENDS use, allowing us to </w:t>
      </w:r>
      <w:r w:rsidR="00F60BD5">
        <w:rPr>
          <w:rFonts w:ascii="Arial" w:eastAsia="Times New Roman" w:hAnsi="Arial" w:cs="Arial"/>
        </w:rPr>
        <w:t xml:space="preserve">identify novel biologic pathways that are impacted by ENDS exposure </w:t>
      </w:r>
      <w:r w:rsidR="004C5A3E">
        <w:rPr>
          <w:rFonts w:ascii="Arial" w:eastAsia="Times New Roman" w:hAnsi="Arial" w:cs="Arial"/>
        </w:rPr>
        <w:t xml:space="preserve">in the airway epithelium </w:t>
      </w:r>
      <w:r w:rsidR="00F60BD5">
        <w:rPr>
          <w:rFonts w:ascii="Arial" w:eastAsia="Times New Roman" w:hAnsi="Arial" w:cs="Arial"/>
        </w:rPr>
        <w:t xml:space="preserve">and </w:t>
      </w:r>
      <w:r w:rsidR="004C5A3E">
        <w:rPr>
          <w:rFonts w:ascii="Arial" w:eastAsia="Times New Roman" w:hAnsi="Arial" w:cs="Arial"/>
        </w:rPr>
        <w:t>to determine whether</w:t>
      </w:r>
      <w:r w:rsidR="00F60BD5">
        <w:rPr>
          <w:rFonts w:ascii="Arial" w:eastAsia="Times New Roman" w:hAnsi="Arial" w:cs="Arial"/>
        </w:rPr>
        <w:t xml:space="preserve"> these gene expression changes are reversible with cessation interventions. </w:t>
      </w:r>
      <w:r w:rsidR="004974BB">
        <w:rPr>
          <w:rFonts w:ascii="Arial" w:eastAsia="Times New Roman" w:hAnsi="Arial" w:cs="Arial"/>
        </w:rPr>
        <w:t xml:space="preserve">3) </w:t>
      </w:r>
      <w:r w:rsidR="004974BB" w:rsidRPr="005E2B3D">
        <w:rPr>
          <w:rFonts w:ascii="Arial" w:eastAsia="Times New Roman" w:hAnsi="Arial" w:cs="Arial"/>
          <w:u w:val="single"/>
        </w:rPr>
        <w:t xml:space="preserve">Assessment of the </w:t>
      </w:r>
      <w:proofErr w:type="spellStart"/>
      <w:r w:rsidR="004974BB" w:rsidRPr="005E2B3D">
        <w:rPr>
          <w:rFonts w:ascii="Arial" w:eastAsia="Times New Roman" w:hAnsi="Arial" w:cs="Arial"/>
          <w:u w:val="single"/>
        </w:rPr>
        <w:t>biobehavioral</w:t>
      </w:r>
      <w:proofErr w:type="spellEnd"/>
      <w:r w:rsidR="004974BB" w:rsidRPr="005E2B3D">
        <w:rPr>
          <w:rFonts w:ascii="Arial" w:eastAsia="Times New Roman" w:hAnsi="Arial" w:cs="Arial"/>
          <w:u w:val="single"/>
        </w:rPr>
        <w:t xml:space="preserve"> determinants of </w:t>
      </w:r>
      <w:proofErr w:type="spellStart"/>
      <w:r w:rsidR="006D793C" w:rsidRPr="005E2B3D">
        <w:rPr>
          <w:rFonts w:ascii="Arial" w:eastAsia="Times New Roman" w:hAnsi="Arial" w:cs="Arial"/>
          <w:u w:val="single"/>
        </w:rPr>
        <w:t>vaping</w:t>
      </w:r>
      <w:proofErr w:type="spellEnd"/>
      <w:r w:rsidR="004974BB" w:rsidRPr="005E2B3D">
        <w:rPr>
          <w:rFonts w:ascii="Arial" w:eastAsia="Times New Roman" w:hAnsi="Arial" w:cs="Arial"/>
          <w:u w:val="single"/>
        </w:rPr>
        <w:t xml:space="preserve"> in </w:t>
      </w:r>
      <w:r w:rsidR="00CE79A1" w:rsidRPr="005E2B3D">
        <w:rPr>
          <w:rFonts w:ascii="Arial" w:eastAsia="Times New Roman" w:hAnsi="Arial" w:cs="Arial"/>
          <w:u w:val="single"/>
        </w:rPr>
        <w:t>high-risk</w:t>
      </w:r>
      <w:r w:rsidR="004974BB" w:rsidRPr="005E2B3D">
        <w:rPr>
          <w:rFonts w:ascii="Arial" w:eastAsia="Times New Roman" w:hAnsi="Arial" w:cs="Arial"/>
          <w:u w:val="single"/>
        </w:rPr>
        <w:t xml:space="preserve"> adolescents</w:t>
      </w:r>
      <w:r w:rsidR="004974BB">
        <w:rPr>
          <w:rFonts w:ascii="Arial" w:eastAsia="Times New Roman" w:hAnsi="Arial" w:cs="Arial"/>
        </w:rPr>
        <w:t xml:space="preserve">: We will combine the expertise of our multidisciplinary team to provide an integrated assessment of the biological-behavioral determinants and outcomes of </w:t>
      </w:r>
      <w:proofErr w:type="spellStart"/>
      <w:r w:rsidR="004974BB">
        <w:rPr>
          <w:rFonts w:ascii="Arial" w:eastAsia="Times New Roman" w:hAnsi="Arial" w:cs="Arial"/>
        </w:rPr>
        <w:t>Latinx</w:t>
      </w:r>
      <w:proofErr w:type="spellEnd"/>
      <w:r w:rsidR="004974BB">
        <w:rPr>
          <w:rFonts w:ascii="Arial" w:eastAsia="Times New Roman" w:hAnsi="Arial" w:cs="Arial"/>
        </w:rPr>
        <w:t xml:space="preserve"> adolescent </w:t>
      </w:r>
      <w:proofErr w:type="spellStart"/>
      <w:r w:rsidR="004974BB">
        <w:rPr>
          <w:rFonts w:ascii="Arial" w:eastAsia="Times New Roman" w:hAnsi="Arial" w:cs="Arial"/>
        </w:rPr>
        <w:t>vapers</w:t>
      </w:r>
      <w:proofErr w:type="spellEnd"/>
      <w:r w:rsidR="004974BB">
        <w:rPr>
          <w:rFonts w:ascii="Arial" w:eastAsia="Times New Roman" w:hAnsi="Arial" w:cs="Arial"/>
        </w:rPr>
        <w:t xml:space="preserve">, which will inform future intervention strategies. </w:t>
      </w:r>
    </w:p>
    <w:p w14:paraId="08040CFE" w14:textId="77777777" w:rsidR="002E3A8B" w:rsidRPr="004974BB" w:rsidRDefault="002E3A8B" w:rsidP="00AD5DA6">
      <w:pPr>
        <w:rPr>
          <w:rFonts w:ascii="Arial" w:eastAsia="Times New Roman" w:hAnsi="Arial" w:cs="Arial"/>
        </w:rPr>
      </w:pPr>
    </w:p>
    <w:p w14:paraId="33934D3F" w14:textId="77777777" w:rsidR="00C43737" w:rsidRDefault="0030118D" w:rsidP="00AD5DA6">
      <w:pPr>
        <w:rPr>
          <w:rFonts w:ascii="Arial" w:eastAsia="Times New Roman" w:hAnsi="Arial" w:cs="Arial"/>
          <w:b/>
        </w:rPr>
      </w:pPr>
      <w:r>
        <w:rPr>
          <w:rFonts w:ascii="Arial" w:eastAsia="Times New Roman" w:hAnsi="Arial" w:cs="Arial"/>
          <w:b/>
        </w:rPr>
        <w:t xml:space="preserve">C. </w:t>
      </w:r>
      <w:r w:rsidR="00AA35B9">
        <w:rPr>
          <w:rFonts w:ascii="Arial" w:eastAsia="Times New Roman" w:hAnsi="Arial" w:cs="Arial"/>
          <w:b/>
        </w:rPr>
        <w:t>APPROACH:</w:t>
      </w:r>
      <w:r w:rsidR="000E50FB">
        <w:rPr>
          <w:rFonts w:ascii="Arial" w:eastAsia="Times New Roman" w:hAnsi="Arial" w:cs="Arial"/>
          <w:b/>
        </w:rPr>
        <w:t xml:space="preserve"> </w:t>
      </w:r>
    </w:p>
    <w:p w14:paraId="1D8FC631" w14:textId="5A2B6494" w:rsidR="00AA35B9" w:rsidRPr="001E1CE1" w:rsidRDefault="00C43737" w:rsidP="00AD5DA6">
      <w:pPr>
        <w:rPr>
          <w:rFonts w:ascii="Arial" w:hAnsi="Arial" w:cs="Arial"/>
        </w:rPr>
      </w:pPr>
      <w:r w:rsidRPr="001E1CE1">
        <w:rPr>
          <w:rFonts w:ascii="Arial" w:eastAsia="Times New Roman" w:hAnsi="Arial" w:cs="Arial"/>
          <w:b/>
        </w:rPr>
        <w:lastRenderedPageBreak/>
        <w:t xml:space="preserve">C.1. Study Rationale: </w:t>
      </w:r>
      <w:r w:rsidR="000E50FB" w:rsidRPr="001E1CE1">
        <w:rPr>
          <w:rFonts w:ascii="Arial" w:hAnsi="Arial" w:cs="Arial"/>
        </w:rPr>
        <w:t xml:space="preserve">This project will provide a comprehensive understanding of patterns of e-cig use and its impact on airway biology and respiratory outcomes, to </w:t>
      </w:r>
      <w:r w:rsidR="00B04DF5">
        <w:rPr>
          <w:rFonts w:ascii="Arial" w:hAnsi="Arial" w:cs="Arial"/>
        </w:rPr>
        <w:t>help optimize</w:t>
      </w:r>
      <w:r w:rsidR="000E50FB" w:rsidRPr="001E1CE1">
        <w:rPr>
          <w:rFonts w:ascii="Arial" w:hAnsi="Arial" w:cs="Arial"/>
        </w:rPr>
        <w:t xml:space="preserve"> targeted intervention strategies for at-risk </w:t>
      </w:r>
      <w:proofErr w:type="spellStart"/>
      <w:r w:rsidR="000E50FB" w:rsidRPr="001E1CE1">
        <w:rPr>
          <w:rFonts w:ascii="Arial" w:hAnsi="Arial" w:cs="Arial"/>
        </w:rPr>
        <w:t>Latinx</w:t>
      </w:r>
      <w:proofErr w:type="spellEnd"/>
      <w:r w:rsidR="000E50FB" w:rsidRPr="001E1CE1">
        <w:rPr>
          <w:rFonts w:ascii="Arial" w:hAnsi="Arial" w:cs="Arial"/>
        </w:rPr>
        <w:t xml:space="preserve"> youth. In addition, we expect that </w:t>
      </w:r>
      <w:r w:rsidR="000E50FB" w:rsidRPr="001E1CE1">
        <w:rPr>
          <w:rFonts w:ascii="Arial" w:eastAsia="Times New Roman" w:hAnsi="Arial" w:cs="Arial"/>
          <w:color w:val="212121"/>
          <w:shd w:val="clear" w:color="auto" w:fill="FFFFFF"/>
        </w:rPr>
        <w:t xml:space="preserve">identifying the impact of </w:t>
      </w:r>
      <w:proofErr w:type="spellStart"/>
      <w:r w:rsidR="000E50FB" w:rsidRPr="001E1CE1">
        <w:rPr>
          <w:rFonts w:ascii="Arial" w:eastAsia="Times New Roman" w:hAnsi="Arial" w:cs="Arial"/>
          <w:color w:val="212121"/>
          <w:shd w:val="clear" w:color="auto" w:fill="FFFFFF"/>
        </w:rPr>
        <w:t>vaping</w:t>
      </w:r>
      <w:proofErr w:type="spellEnd"/>
      <w:r w:rsidR="000E50FB" w:rsidRPr="001E1CE1">
        <w:rPr>
          <w:rFonts w:ascii="Arial" w:eastAsia="Times New Roman" w:hAnsi="Arial" w:cs="Arial"/>
          <w:color w:val="212121"/>
          <w:shd w:val="clear" w:color="auto" w:fill="FFFFFF"/>
        </w:rPr>
        <w:t xml:space="preserve"> on airway gene expression in at-risk youth and its response to cessation will provide valuable insights into their potential long-term health effects and establish the need for targeted cessation strategies.</w:t>
      </w:r>
      <w:r w:rsidRPr="001E1CE1">
        <w:rPr>
          <w:rFonts w:ascii="Arial" w:hAnsi="Arial" w:cs="Arial"/>
          <w:b/>
        </w:rPr>
        <w:t xml:space="preserve"> We hypothesize that a) habitual </w:t>
      </w:r>
      <w:proofErr w:type="spellStart"/>
      <w:r w:rsidRPr="001E1CE1">
        <w:rPr>
          <w:rFonts w:ascii="Arial" w:hAnsi="Arial" w:cs="Arial"/>
          <w:b/>
        </w:rPr>
        <w:t>vaping</w:t>
      </w:r>
      <w:proofErr w:type="spellEnd"/>
      <w:r w:rsidRPr="001E1CE1">
        <w:rPr>
          <w:rFonts w:ascii="Arial" w:hAnsi="Arial" w:cs="Arial"/>
          <w:b/>
        </w:rPr>
        <w:t xml:space="preserve"> results in increased respiratory symptoms, abnormal airway resistance and </w:t>
      </w:r>
      <w:proofErr w:type="spellStart"/>
      <w:r w:rsidRPr="001E1CE1">
        <w:rPr>
          <w:rFonts w:ascii="Arial" w:hAnsi="Arial" w:cs="Arial"/>
          <w:b/>
        </w:rPr>
        <w:t>dysregulation</w:t>
      </w:r>
      <w:proofErr w:type="spellEnd"/>
      <w:r w:rsidRPr="001E1CE1">
        <w:rPr>
          <w:rFonts w:ascii="Arial" w:hAnsi="Arial" w:cs="Arial"/>
          <w:b/>
        </w:rPr>
        <w:t xml:space="preserve"> of genes involved in inflammation and </w:t>
      </w:r>
      <w:proofErr w:type="spellStart"/>
      <w:r w:rsidRPr="001E1CE1">
        <w:rPr>
          <w:rFonts w:ascii="Arial" w:hAnsi="Arial" w:cs="Arial"/>
          <w:b/>
        </w:rPr>
        <w:t>ciliary</w:t>
      </w:r>
      <w:proofErr w:type="spellEnd"/>
      <w:r w:rsidRPr="001E1CE1">
        <w:rPr>
          <w:rFonts w:ascii="Arial" w:hAnsi="Arial" w:cs="Arial"/>
          <w:b/>
        </w:rPr>
        <w:t xml:space="preserve"> dysfunction in adolescent </w:t>
      </w:r>
      <w:proofErr w:type="spellStart"/>
      <w:r w:rsidRPr="001E1CE1">
        <w:rPr>
          <w:rFonts w:ascii="Arial" w:hAnsi="Arial" w:cs="Arial"/>
          <w:b/>
        </w:rPr>
        <w:t>Latinx</w:t>
      </w:r>
      <w:proofErr w:type="spellEnd"/>
      <w:r w:rsidRPr="001E1CE1">
        <w:rPr>
          <w:rFonts w:ascii="Arial" w:hAnsi="Arial" w:cs="Arial"/>
          <w:b/>
        </w:rPr>
        <w:t xml:space="preserve"> </w:t>
      </w:r>
      <w:proofErr w:type="spellStart"/>
      <w:r w:rsidRPr="001E1CE1">
        <w:rPr>
          <w:rFonts w:ascii="Arial" w:hAnsi="Arial" w:cs="Arial"/>
          <w:b/>
        </w:rPr>
        <w:t>vaping</w:t>
      </w:r>
      <w:proofErr w:type="spellEnd"/>
      <w:r w:rsidRPr="001E1CE1">
        <w:rPr>
          <w:rFonts w:ascii="Arial" w:hAnsi="Arial" w:cs="Arial"/>
          <w:b/>
        </w:rPr>
        <w:t xml:space="preserve"> compared to non-</w:t>
      </w:r>
      <w:proofErr w:type="spellStart"/>
      <w:r w:rsidRPr="001E1CE1">
        <w:rPr>
          <w:rFonts w:ascii="Arial" w:hAnsi="Arial" w:cs="Arial"/>
          <w:b/>
        </w:rPr>
        <w:t>vaping</w:t>
      </w:r>
      <w:proofErr w:type="spellEnd"/>
      <w:r w:rsidRPr="001E1CE1">
        <w:rPr>
          <w:rFonts w:ascii="Arial" w:hAnsi="Arial" w:cs="Arial"/>
          <w:b/>
        </w:rPr>
        <w:t xml:space="preserve"> controls; and b) that a novel pilot cessation program developed utilizing demographic and behavioral characteristics associated with these subjects will decrease </w:t>
      </w:r>
      <w:r w:rsidR="00B04DF5">
        <w:rPr>
          <w:rFonts w:ascii="Arial" w:hAnsi="Arial" w:cs="Arial"/>
          <w:b/>
        </w:rPr>
        <w:t>nicotine dependence</w:t>
      </w:r>
      <w:r w:rsidRPr="001E1CE1">
        <w:rPr>
          <w:rFonts w:ascii="Arial" w:hAnsi="Arial" w:cs="Arial"/>
          <w:b/>
        </w:rPr>
        <w:t>, improve respiratory symptoms, airway resistance, and will normalize inflammatory gene expression.</w:t>
      </w:r>
    </w:p>
    <w:p w14:paraId="063D2442" w14:textId="7C261B79" w:rsidR="00C43737" w:rsidRPr="001E1CE1" w:rsidRDefault="00C43737" w:rsidP="00C43737">
      <w:pPr>
        <w:spacing w:after="0"/>
        <w:rPr>
          <w:rFonts w:ascii="Arial" w:hAnsi="Arial" w:cs="Arial"/>
        </w:rPr>
      </w:pPr>
      <w:r w:rsidRPr="001E1CE1">
        <w:rPr>
          <w:rFonts w:ascii="Arial" w:eastAsia="Times New Roman" w:hAnsi="Arial" w:cs="Arial"/>
          <w:b/>
        </w:rPr>
        <w:t>C.2. Study Design:</w:t>
      </w:r>
      <w:r w:rsidRPr="001E1CE1">
        <w:rPr>
          <w:rFonts w:ascii="Arial" w:hAnsi="Arial" w:cs="Arial"/>
        </w:rPr>
        <w:t xml:space="preserve"> To test these hypotheses, we propose a novel </w:t>
      </w:r>
      <w:proofErr w:type="spellStart"/>
      <w:r w:rsidR="002B708B">
        <w:rPr>
          <w:rFonts w:ascii="Arial" w:hAnsi="Arial" w:cs="Arial"/>
        </w:rPr>
        <w:t>biobehavioral</w:t>
      </w:r>
      <w:proofErr w:type="spellEnd"/>
      <w:r w:rsidRPr="001E1CE1">
        <w:rPr>
          <w:rFonts w:ascii="Arial" w:hAnsi="Arial" w:cs="Arial"/>
        </w:rPr>
        <w:t xml:space="preserve"> approach to </w:t>
      </w:r>
      <w:r w:rsidRPr="001E1CE1">
        <w:rPr>
          <w:rFonts w:ascii="Arial" w:hAnsi="Arial" w:cs="Arial"/>
          <w:b/>
        </w:rPr>
        <w:t>Aim 1</w:t>
      </w:r>
      <w:r w:rsidRPr="001E1CE1">
        <w:rPr>
          <w:rFonts w:ascii="Arial" w:hAnsi="Arial" w:cs="Arial"/>
        </w:rPr>
        <w:t xml:space="preserve">) identify the impact of </w:t>
      </w:r>
      <w:proofErr w:type="spellStart"/>
      <w:r w:rsidRPr="001E1CE1">
        <w:rPr>
          <w:rFonts w:ascii="Arial" w:hAnsi="Arial" w:cs="Arial"/>
        </w:rPr>
        <w:t>vaping</w:t>
      </w:r>
      <w:proofErr w:type="spellEnd"/>
      <w:r w:rsidRPr="001E1CE1">
        <w:rPr>
          <w:rFonts w:ascii="Arial" w:hAnsi="Arial" w:cs="Arial"/>
        </w:rPr>
        <w:t xml:space="preserve"> on respiratory symptoms and lung function in </w:t>
      </w:r>
      <w:proofErr w:type="spellStart"/>
      <w:r w:rsidRPr="001E1CE1">
        <w:rPr>
          <w:rFonts w:ascii="Arial" w:hAnsi="Arial" w:cs="Arial"/>
        </w:rPr>
        <w:t>Latinx</w:t>
      </w:r>
      <w:proofErr w:type="spellEnd"/>
      <w:r w:rsidRPr="001E1CE1">
        <w:rPr>
          <w:rFonts w:ascii="Arial" w:hAnsi="Arial" w:cs="Arial"/>
        </w:rPr>
        <w:t xml:space="preserve"> adolescents, </w:t>
      </w:r>
      <w:r w:rsidRPr="001E1CE1">
        <w:rPr>
          <w:rFonts w:ascii="Arial" w:hAnsi="Arial" w:cs="Arial"/>
          <w:b/>
        </w:rPr>
        <w:t>Aim 2</w:t>
      </w:r>
      <w:r w:rsidRPr="001E1CE1">
        <w:rPr>
          <w:rFonts w:ascii="Arial" w:hAnsi="Arial" w:cs="Arial"/>
        </w:rPr>
        <w:t>)</w:t>
      </w:r>
      <w:r w:rsidRPr="001E1CE1">
        <w:rPr>
          <w:rFonts w:ascii="Arial" w:hAnsi="Arial" w:cs="Arial"/>
          <w:b/>
        </w:rPr>
        <w:t xml:space="preserve"> </w:t>
      </w:r>
      <w:r w:rsidRPr="001E1CE1">
        <w:rPr>
          <w:rFonts w:ascii="Arial" w:hAnsi="Arial" w:cs="Arial"/>
        </w:rPr>
        <w:t xml:space="preserve">investigate the nasal epithelial gene expression signature of habitual </w:t>
      </w:r>
      <w:proofErr w:type="spellStart"/>
      <w:r w:rsidRPr="001E1CE1">
        <w:rPr>
          <w:rFonts w:ascii="Arial" w:hAnsi="Arial" w:cs="Arial"/>
        </w:rPr>
        <w:t>vaping</w:t>
      </w:r>
      <w:proofErr w:type="spellEnd"/>
      <w:r w:rsidRPr="001E1CE1">
        <w:rPr>
          <w:rFonts w:ascii="Arial" w:hAnsi="Arial" w:cs="Arial"/>
        </w:rPr>
        <w:t xml:space="preserve">, and </w:t>
      </w:r>
      <w:r w:rsidRPr="001E1CE1">
        <w:rPr>
          <w:rFonts w:ascii="Arial" w:hAnsi="Arial" w:cs="Arial"/>
          <w:b/>
        </w:rPr>
        <w:t>Aim 3</w:t>
      </w:r>
      <w:r w:rsidRPr="001E1CE1">
        <w:rPr>
          <w:rFonts w:ascii="Arial" w:hAnsi="Arial" w:cs="Arial"/>
        </w:rPr>
        <w:t>) pilot a multi-faceted intervention strategy specifically for this at risk population and test whether this intervention strategy can decrease nicotine dependence and improve respiratory symptoms, airway resistance, and inflammatory gene expression (</w:t>
      </w:r>
      <w:r w:rsidRPr="001E1CE1">
        <w:rPr>
          <w:rFonts w:ascii="Arial" w:hAnsi="Arial" w:cs="Arial"/>
          <w:b/>
        </w:rPr>
        <w:t xml:space="preserve">Figure </w:t>
      </w:r>
      <w:commentRangeStart w:id="3"/>
      <w:r w:rsidRPr="001E1CE1">
        <w:rPr>
          <w:rFonts w:ascii="Arial" w:hAnsi="Arial" w:cs="Arial"/>
          <w:b/>
        </w:rPr>
        <w:t>2</w:t>
      </w:r>
      <w:commentRangeEnd w:id="3"/>
      <w:r w:rsidRPr="001E1CE1">
        <w:rPr>
          <w:rStyle w:val="CommentReference"/>
          <w:rFonts w:ascii="Arial" w:eastAsia="Times New Roman" w:hAnsi="Arial" w:cs="Arial"/>
          <w:sz w:val="22"/>
          <w:szCs w:val="22"/>
          <w:lang w:val="x-none" w:eastAsia="x-none"/>
        </w:rPr>
        <w:commentReference w:id="3"/>
      </w:r>
      <w:r w:rsidRPr="001E1CE1">
        <w:rPr>
          <w:rFonts w:ascii="Arial" w:hAnsi="Arial" w:cs="Arial"/>
          <w:b/>
        </w:rPr>
        <w:t>)</w:t>
      </w:r>
      <w:r w:rsidRPr="001E1CE1">
        <w:rPr>
          <w:rFonts w:ascii="Arial" w:hAnsi="Arial" w:cs="Arial"/>
        </w:rPr>
        <w:t>.</w:t>
      </w:r>
    </w:p>
    <w:p w14:paraId="0B7AC44A" w14:textId="1847BD7E" w:rsidR="00C43737" w:rsidRPr="001E1CE1" w:rsidRDefault="00C43737" w:rsidP="00B3442F">
      <w:pPr>
        <w:spacing w:after="0"/>
        <w:rPr>
          <w:rFonts w:ascii="Arial" w:eastAsia="Times New Roman" w:hAnsi="Arial" w:cs="Arial"/>
          <w:b/>
        </w:rPr>
      </w:pPr>
    </w:p>
    <w:p w14:paraId="0D0FE7CC" w14:textId="25783B2C" w:rsidR="00B3442F" w:rsidRPr="001E1CE1" w:rsidRDefault="00B3442F" w:rsidP="00B3442F">
      <w:pPr>
        <w:spacing w:after="0"/>
        <w:rPr>
          <w:rFonts w:ascii="Arial" w:eastAsia="Times New Roman" w:hAnsi="Arial" w:cs="Arial"/>
          <w:b/>
        </w:rPr>
      </w:pPr>
      <w:r w:rsidRPr="001E1CE1">
        <w:rPr>
          <w:rFonts w:ascii="Arial" w:eastAsia="Times New Roman" w:hAnsi="Arial" w:cs="Arial"/>
          <w:b/>
        </w:rPr>
        <w:t>C.</w:t>
      </w:r>
      <w:r w:rsidR="00C43737" w:rsidRPr="001E1CE1">
        <w:rPr>
          <w:rFonts w:ascii="Arial" w:eastAsia="Times New Roman" w:hAnsi="Arial" w:cs="Arial"/>
          <w:b/>
        </w:rPr>
        <w:t>3</w:t>
      </w:r>
      <w:r w:rsidRPr="001E1CE1">
        <w:rPr>
          <w:rFonts w:ascii="Arial" w:eastAsia="Times New Roman" w:hAnsi="Arial" w:cs="Arial"/>
          <w:b/>
        </w:rPr>
        <w:t>. Preliminary Studies:</w:t>
      </w:r>
    </w:p>
    <w:p w14:paraId="6F277EB7" w14:textId="4E1D1F3C" w:rsidR="00981FE0" w:rsidRPr="001E1CE1" w:rsidRDefault="00825A58" w:rsidP="00AD5DA6">
      <w:pPr>
        <w:rPr>
          <w:rFonts w:ascii="Arial" w:eastAsia="Times New Roman" w:hAnsi="Arial" w:cs="Arial"/>
          <w:b/>
        </w:rPr>
      </w:pPr>
      <w:r w:rsidRPr="001E1CE1">
        <w:rPr>
          <w:rFonts w:ascii="Arial" w:eastAsia="Times New Roman" w:hAnsi="Arial" w:cs="Arial"/>
          <w:b/>
        </w:rPr>
        <w:t>Qualifications</w:t>
      </w:r>
      <w:r w:rsidR="00C82739" w:rsidRPr="001E1CE1">
        <w:rPr>
          <w:rFonts w:ascii="Arial" w:eastAsia="Times New Roman" w:hAnsi="Arial" w:cs="Arial"/>
          <w:b/>
        </w:rPr>
        <w:t xml:space="preserve"> of the Research Team</w:t>
      </w:r>
      <w:r w:rsidRPr="001E1CE1">
        <w:rPr>
          <w:rFonts w:ascii="Arial" w:eastAsia="Times New Roman" w:hAnsi="Arial" w:cs="Arial"/>
          <w:b/>
        </w:rPr>
        <w:t xml:space="preserve">: </w:t>
      </w:r>
      <w:r w:rsidRPr="001E1CE1">
        <w:rPr>
          <w:rFonts w:ascii="Arial" w:hAnsi="Arial" w:cs="Arial"/>
        </w:rPr>
        <w:t>The multidisciplinary team is comprised of investigators with expertise in public health, tobacco control and cessation, behavioral research, respiratory physiology, exposure assessment and genomics who have collaborated in the past</w:t>
      </w:r>
      <w:r w:rsidR="00CD70A3" w:rsidRPr="001E1CE1">
        <w:rPr>
          <w:rFonts w:ascii="Arial" w:hAnsi="Arial" w:cs="Arial"/>
        </w:rPr>
        <w:t xml:space="preserve"> (</w:t>
      </w:r>
      <w:r w:rsidR="00CD70A3" w:rsidRPr="001E1CE1">
        <w:rPr>
          <w:rFonts w:ascii="Arial" w:hAnsi="Arial" w:cs="Arial"/>
          <w:b/>
        </w:rPr>
        <w:t>Table 1</w:t>
      </w:r>
      <w:r w:rsidR="00CD70A3" w:rsidRPr="001E1CE1">
        <w:rPr>
          <w:rFonts w:ascii="Arial" w:hAnsi="Arial" w:cs="Arial"/>
        </w:rPr>
        <w:t>)</w:t>
      </w:r>
      <w:r w:rsidRPr="001E1CE1">
        <w:rPr>
          <w:rFonts w:ascii="Arial" w:hAnsi="Arial" w:cs="Arial"/>
        </w:rPr>
        <w:t>.</w:t>
      </w:r>
    </w:p>
    <w:tbl>
      <w:tblPr>
        <w:tblStyle w:val="TableGrid"/>
        <w:tblW w:w="0" w:type="auto"/>
        <w:tblLook w:val="04A0" w:firstRow="1" w:lastRow="0" w:firstColumn="1" w:lastColumn="0" w:noHBand="0" w:noVBand="1"/>
      </w:tblPr>
      <w:tblGrid>
        <w:gridCol w:w="3573"/>
        <w:gridCol w:w="1589"/>
        <w:gridCol w:w="2570"/>
        <w:gridCol w:w="3284"/>
      </w:tblGrid>
      <w:tr w:rsidR="00981FE0" w:rsidRPr="001E1CE1" w14:paraId="679D9098" w14:textId="77777777" w:rsidTr="00A62556">
        <w:tc>
          <w:tcPr>
            <w:tcW w:w="10790" w:type="dxa"/>
            <w:gridSpan w:val="4"/>
          </w:tcPr>
          <w:p w14:paraId="1BC4CA9C" w14:textId="31DB1262" w:rsidR="00981FE0" w:rsidRPr="001E1CE1" w:rsidRDefault="00981FE0" w:rsidP="00AD5DA6">
            <w:pPr>
              <w:rPr>
                <w:rFonts w:ascii="Arial" w:eastAsia="Times New Roman" w:hAnsi="Arial" w:cs="Arial"/>
                <w:b/>
              </w:rPr>
            </w:pPr>
            <w:r w:rsidRPr="001E1CE1">
              <w:rPr>
                <w:rFonts w:ascii="Arial" w:eastAsia="Times New Roman" w:hAnsi="Arial" w:cs="Arial"/>
                <w:b/>
              </w:rPr>
              <w:t>Table 1: Organizational Structure of the Study Team</w:t>
            </w:r>
          </w:p>
        </w:tc>
      </w:tr>
      <w:tr w:rsidR="00981FE0" w:rsidRPr="001E1CE1" w14:paraId="35BC8029" w14:textId="77777777" w:rsidTr="007B7778">
        <w:tc>
          <w:tcPr>
            <w:tcW w:w="3775" w:type="dxa"/>
          </w:tcPr>
          <w:p w14:paraId="22C113D4" w14:textId="542B5A35" w:rsidR="00981FE0" w:rsidRPr="001E1CE1" w:rsidRDefault="00981FE0" w:rsidP="007B7778">
            <w:pPr>
              <w:jc w:val="center"/>
              <w:rPr>
                <w:rFonts w:ascii="Arial" w:eastAsia="Times New Roman" w:hAnsi="Arial" w:cs="Arial"/>
                <w:b/>
              </w:rPr>
            </w:pPr>
            <w:r w:rsidRPr="001E1CE1">
              <w:rPr>
                <w:rFonts w:ascii="Arial" w:eastAsia="Times New Roman" w:hAnsi="Arial" w:cs="Arial"/>
                <w:b/>
              </w:rPr>
              <w:t>Institution</w:t>
            </w:r>
          </w:p>
        </w:tc>
        <w:tc>
          <w:tcPr>
            <w:tcW w:w="1600" w:type="dxa"/>
          </w:tcPr>
          <w:p w14:paraId="6422621D" w14:textId="1B606DE7" w:rsidR="00981FE0" w:rsidRPr="001E1CE1" w:rsidRDefault="00981FE0" w:rsidP="007B7778">
            <w:pPr>
              <w:jc w:val="center"/>
              <w:rPr>
                <w:rFonts w:ascii="Arial" w:eastAsia="Times New Roman" w:hAnsi="Arial" w:cs="Arial"/>
                <w:b/>
              </w:rPr>
            </w:pPr>
            <w:r w:rsidRPr="001E1CE1">
              <w:rPr>
                <w:rFonts w:ascii="Arial" w:eastAsia="Times New Roman" w:hAnsi="Arial" w:cs="Arial"/>
                <w:b/>
              </w:rPr>
              <w:t>Investigator</w:t>
            </w:r>
          </w:p>
        </w:tc>
        <w:tc>
          <w:tcPr>
            <w:tcW w:w="2689" w:type="dxa"/>
          </w:tcPr>
          <w:p w14:paraId="161AD1EC" w14:textId="03951576" w:rsidR="00981FE0" w:rsidRPr="001E1CE1" w:rsidRDefault="00981FE0" w:rsidP="007B7778">
            <w:pPr>
              <w:jc w:val="center"/>
              <w:rPr>
                <w:rFonts w:ascii="Arial" w:eastAsia="Times New Roman" w:hAnsi="Arial" w:cs="Arial"/>
                <w:b/>
              </w:rPr>
            </w:pPr>
            <w:r w:rsidRPr="001E1CE1">
              <w:rPr>
                <w:rFonts w:ascii="Arial" w:eastAsia="Times New Roman" w:hAnsi="Arial" w:cs="Arial"/>
                <w:b/>
              </w:rPr>
              <w:t>Expertise</w:t>
            </w:r>
          </w:p>
        </w:tc>
        <w:tc>
          <w:tcPr>
            <w:tcW w:w="2726" w:type="dxa"/>
          </w:tcPr>
          <w:p w14:paraId="1DF406FB" w14:textId="71633DBB" w:rsidR="00981FE0" w:rsidRPr="001E1CE1" w:rsidRDefault="00981FE0" w:rsidP="007B7778">
            <w:pPr>
              <w:jc w:val="center"/>
              <w:rPr>
                <w:rFonts w:ascii="Arial" w:eastAsia="Times New Roman" w:hAnsi="Arial" w:cs="Arial"/>
                <w:b/>
              </w:rPr>
            </w:pPr>
            <w:r w:rsidRPr="001E1CE1">
              <w:rPr>
                <w:rFonts w:ascii="Arial" w:eastAsia="Times New Roman" w:hAnsi="Arial" w:cs="Arial"/>
                <w:b/>
              </w:rPr>
              <w:t>Contribution/Responsibilities</w:t>
            </w:r>
          </w:p>
        </w:tc>
      </w:tr>
      <w:tr w:rsidR="00981FE0" w14:paraId="31BC8D97" w14:textId="77777777" w:rsidTr="007B7778">
        <w:tc>
          <w:tcPr>
            <w:tcW w:w="3775" w:type="dxa"/>
          </w:tcPr>
          <w:p w14:paraId="1B8D687B" w14:textId="27DE3C9D" w:rsidR="00981FE0" w:rsidRPr="007B7778" w:rsidRDefault="00981FE0" w:rsidP="007B7778">
            <w:pPr>
              <w:jc w:val="center"/>
              <w:rPr>
                <w:rFonts w:ascii="Arial" w:eastAsia="Times New Roman" w:hAnsi="Arial" w:cs="Arial"/>
                <w:sz w:val="16"/>
                <w:szCs w:val="16"/>
              </w:rPr>
            </w:pPr>
            <w:r>
              <w:rPr>
                <w:rFonts w:ascii="Arial" w:eastAsia="Times New Roman" w:hAnsi="Arial" w:cs="Arial"/>
                <w:sz w:val="16"/>
                <w:szCs w:val="16"/>
              </w:rPr>
              <w:t>University of Colorado School of Medicine</w:t>
            </w:r>
          </w:p>
        </w:tc>
        <w:tc>
          <w:tcPr>
            <w:tcW w:w="1600" w:type="dxa"/>
          </w:tcPr>
          <w:p w14:paraId="1AEE0A62" w14:textId="38685AD6" w:rsidR="00981FE0" w:rsidRPr="007B7778" w:rsidRDefault="00981FE0" w:rsidP="007B7778">
            <w:pPr>
              <w:jc w:val="center"/>
              <w:rPr>
                <w:rFonts w:ascii="Arial" w:eastAsia="Times New Roman" w:hAnsi="Arial" w:cs="Arial"/>
                <w:sz w:val="16"/>
                <w:szCs w:val="16"/>
              </w:rPr>
            </w:pPr>
            <w:r>
              <w:rPr>
                <w:rFonts w:ascii="Arial" w:eastAsia="Times New Roman" w:hAnsi="Arial" w:cs="Arial"/>
                <w:sz w:val="16"/>
                <w:szCs w:val="16"/>
              </w:rPr>
              <w:t>Sharma/MPI</w:t>
            </w:r>
          </w:p>
        </w:tc>
        <w:tc>
          <w:tcPr>
            <w:tcW w:w="2689" w:type="dxa"/>
          </w:tcPr>
          <w:p w14:paraId="391100F5" w14:textId="149AE72D" w:rsidR="00981FE0" w:rsidRPr="007B7778" w:rsidRDefault="00981FE0" w:rsidP="007B7778">
            <w:pPr>
              <w:jc w:val="center"/>
              <w:rPr>
                <w:rFonts w:ascii="Arial" w:eastAsia="Times New Roman" w:hAnsi="Arial" w:cs="Arial"/>
                <w:sz w:val="16"/>
                <w:szCs w:val="16"/>
              </w:rPr>
            </w:pPr>
            <w:r>
              <w:rPr>
                <w:rFonts w:ascii="Arial" w:eastAsia="Times New Roman" w:hAnsi="Arial" w:cs="Arial"/>
                <w:sz w:val="16"/>
                <w:szCs w:val="16"/>
              </w:rPr>
              <w:t>Pulmonary disease and genomics</w:t>
            </w:r>
          </w:p>
        </w:tc>
        <w:tc>
          <w:tcPr>
            <w:tcW w:w="2726" w:type="dxa"/>
          </w:tcPr>
          <w:p w14:paraId="5C5E890D" w14:textId="04887886" w:rsidR="00981FE0" w:rsidRPr="007B7778" w:rsidRDefault="00981FE0" w:rsidP="007B7778">
            <w:pPr>
              <w:jc w:val="center"/>
              <w:rPr>
                <w:rFonts w:ascii="Arial" w:eastAsia="Times New Roman" w:hAnsi="Arial" w:cs="Arial"/>
                <w:sz w:val="16"/>
                <w:szCs w:val="16"/>
              </w:rPr>
            </w:pPr>
            <w:r>
              <w:rPr>
                <w:rFonts w:ascii="Arial" w:eastAsia="Times New Roman" w:hAnsi="Arial" w:cs="Arial"/>
                <w:sz w:val="16"/>
                <w:szCs w:val="16"/>
              </w:rPr>
              <w:t>Study coordination, design, data interpretation, dissemination</w:t>
            </w:r>
          </w:p>
        </w:tc>
      </w:tr>
      <w:tr w:rsidR="00981FE0" w14:paraId="18F26272" w14:textId="77777777" w:rsidTr="007B7778">
        <w:tc>
          <w:tcPr>
            <w:tcW w:w="3775" w:type="dxa"/>
          </w:tcPr>
          <w:p w14:paraId="66E4BC4E" w14:textId="77777777" w:rsidR="00981FE0" w:rsidRDefault="00981FE0" w:rsidP="00981FE0">
            <w:pPr>
              <w:jc w:val="center"/>
              <w:rPr>
                <w:rFonts w:ascii="Arial" w:eastAsia="Times New Roman" w:hAnsi="Arial" w:cs="Arial"/>
                <w:b/>
              </w:rPr>
            </w:pPr>
          </w:p>
        </w:tc>
        <w:tc>
          <w:tcPr>
            <w:tcW w:w="1600" w:type="dxa"/>
          </w:tcPr>
          <w:p w14:paraId="7018DC2B" w14:textId="45255AAD" w:rsidR="00981FE0" w:rsidRPr="007B7778" w:rsidRDefault="00981FE0" w:rsidP="00981FE0">
            <w:pPr>
              <w:jc w:val="center"/>
              <w:rPr>
                <w:rFonts w:ascii="Arial" w:eastAsia="Times New Roman" w:hAnsi="Arial" w:cs="Arial"/>
                <w:sz w:val="16"/>
                <w:szCs w:val="16"/>
              </w:rPr>
            </w:pPr>
            <w:r>
              <w:rPr>
                <w:rFonts w:ascii="Arial" w:eastAsia="Times New Roman" w:hAnsi="Arial" w:cs="Arial"/>
                <w:sz w:val="16"/>
                <w:szCs w:val="16"/>
              </w:rPr>
              <w:t>Holguin/MPI</w:t>
            </w:r>
          </w:p>
        </w:tc>
        <w:tc>
          <w:tcPr>
            <w:tcW w:w="2689" w:type="dxa"/>
          </w:tcPr>
          <w:p w14:paraId="04C343AD" w14:textId="5A7112DA" w:rsidR="00981FE0" w:rsidRPr="007B7778" w:rsidRDefault="00981FE0" w:rsidP="00981FE0">
            <w:pPr>
              <w:jc w:val="center"/>
              <w:rPr>
                <w:rFonts w:ascii="Arial" w:eastAsia="Times New Roman" w:hAnsi="Arial" w:cs="Arial"/>
                <w:sz w:val="16"/>
                <w:szCs w:val="16"/>
              </w:rPr>
            </w:pPr>
            <w:r>
              <w:rPr>
                <w:rFonts w:ascii="Arial" w:eastAsia="Times New Roman" w:hAnsi="Arial" w:cs="Arial"/>
                <w:sz w:val="16"/>
                <w:szCs w:val="16"/>
              </w:rPr>
              <w:t>Pulmonary disease, respiratory physiology, epidemiology</w:t>
            </w:r>
          </w:p>
        </w:tc>
        <w:tc>
          <w:tcPr>
            <w:tcW w:w="2726" w:type="dxa"/>
          </w:tcPr>
          <w:p w14:paraId="5208069C" w14:textId="0D9948BC" w:rsidR="00981FE0" w:rsidRPr="007B7778" w:rsidRDefault="00981FE0" w:rsidP="00981FE0">
            <w:pPr>
              <w:jc w:val="center"/>
              <w:rPr>
                <w:rFonts w:ascii="Arial" w:eastAsia="Times New Roman" w:hAnsi="Arial" w:cs="Arial"/>
                <w:b/>
                <w:sz w:val="16"/>
                <w:szCs w:val="16"/>
              </w:rPr>
            </w:pPr>
            <w:r>
              <w:rPr>
                <w:rFonts w:ascii="Arial" w:eastAsia="Times New Roman" w:hAnsi="Arial" w:cs="Arial"/>
                <w:sz w:val="16"/>
                <w:szCs w:val="16"/>
              </w:rPr>
              <w:t>Study coordination, design, data interpretation, dissemination</w:t>
            </w:r>
          </w:p>
        </w:tc>
      </w:tr>
      <w:tr w:rsidR="00981FE0" w14:paraId="7CF37ADC" w14:textId="77777777" w:rsidTr="007B7778">
        <w:tc>
          <w:tcPr>
            <w:tcW w:w="3775" w:type="dxa"/>
          </w:tcPr>
          <w:p w14:paraId="640A3B38" w14:textId="77777777" w:rsidR="00981FE0" w:rsidRDefault="00981FE0" w:rsidP="00981FE0">
            <w:pPr>
              <w:jc w:val="center"/>
              <w:rPr>
                <w:rFonts w:ascii="Arial" w:eastAsia="Times New Roman" w:hAnsi="Arial" w:cs="Arial"/>
                <w:b/>
              </w:rPr>
            </w:pPr>
          </w:p>
        </w:tc>
        <w:tc>
          <w:tcPr>
            <w:tcW w:w="1600" w:type="dxa"/>
          </w:tcPr>
          <w:p w14:paraId="778EC6CE" w14:textId="0288767B" w:rsidR="00981FE0" w:rsidRPr="007B7778" w:rsidRDefault="00981FE0" w:rsidP="00981FE0">
            <w:pPr>
              <w:jc w:val="center"/>
              <w:rPr>
                <w:rFonts w:ascii="Arial" w:eastAsia="Times New Roman" w:hAnsi="Arial" w:cs="Arial"/>
                <w:sz w:val="16"/>
                <w:szCs w:val="16"/>
              </w:rPr>
            </w:pPr>
            <w:proofErr w:type="spellStart"/>
            <w:r>
              <w:rPr>
                <w:rFonts w:ascii="Arial" w:eastAsia="Times New Roman" w:hAnsi="Arial" w:cs="Arial"/>
                <w:sz w:val="16"/>
                <w:szCs w:val="16"/>
              </w:rPr>
              <w:t>Kechris</w:t>
            </w:r>
            <w:proofErr w:type="spellEnd"/>
            <w:r>
              <w:rPr>
                <w:rFonts w:ascii="Arial" w:eastAsia="Times New Roman" w:hAnsi="Arial" w:cs="Arial"/>
                <w:sz w:val="16"/>
                <w:szCs w:val="16"/>
              </w:rPr>
              <w:t>/Co-I</w:t>
            </w:r>
          </w:p>
        </w:tc>
        <w:tc>
          <w:tcPr>
            <w:tcW w:w="2689" w:type="dxa"/>
          </w:tcPr>
          <w:p w14:paraId="3B6DC984" w14:textId="2574E898" w:rsidR="00981FE0" w:rsidRPr="007B7778" w:rsidRDefault="007B7778" w:rsidP="00981FE0">
            <w:pPr>
              <w:jc w:val="center"/>
              <w:rPr>
                <w:rFonts w:ascii="Arial" w:eastAsia="Times New Roman" w:hAnsi="Arial" w:cs="Arial"/>
                <w:sz w:val="16"/>
                <w:szCs w:val="16"/>
              </w:rPr>
            </w:pPr>
            <w:r>
              <w:rPr>
                <w:rFonts w:ascii="Arial" w:eastAsia="Times New Roman" w:hAnsi="Arial" w:cs="Arial"/>
                <w:sz w:val="16"/>
                <w:szCs w:val="16"/>
              </w:rPr>
              <w:t>B</w:t>
            </w:r>
            <w:r w:rsidR="00981FE0">
              <w:rPr>
                <w:rFonts w:ascii="Arial" w:eastAsia="Times New Roman" w:hAnsi="Arial" w:cs="Arial"/>
                <w:sz w:val="16"/>
                <w:szCs w:val="16"/>
              </w:rPr>
              <w:t>ioinformatics</w:t>
            </w:r>
            <w:r>
              <w:rPr>
                <w:rFonts w:ascii="Arial" w:eastAsia="Times New Roman" w:hAnsi="Arial" w:cs="Arial"/>
                <w:sz w:val="16"/>
                <w:szCs w:val="16"/>
              </w:rPr>
              <w:t xml:space="preserve"> and statistical genomics</w:t>
            </w:r>
          </w:p>
        </w:tc>
        <w:tc>
          <w:tcPr>
            <w:tcW w:w="2726" w:type="dxa"/>
          </w:tcPr>
          <w:p w14:paraId="7DD8B061" w14:textId="101DD0A3" w:rsidR="00981FE0" w:rsidRPr="007B7778" w:rsidRDefault="00981FE0" w:rsidP="00981FE0">
            <w:pPr>
              <w:jc w:val="center"/>
              <w:rPr>
                <w:rFonts w:ascii="Arial" w:eastAsia="Times New Roman" w:hAnsi="Arial" w:cs="Arial"/>
                <w:b/>
                <w:sz w:val="16"/>
                <w:szCs w:val="16"/>
              </w:rPr>
            </w:pPr>
            <w:r>
              <w:rPr>
                <w:rFonts w:ascii="Arial" w:eastAsia="Times New Roman" w:hAnsi="Arial" w:cs="Arial"/>
                <w:sz w:val="16"/>
                <w:szCs w:val="16"/>
              </w:rPr>
              <w:t>Statistical analysis, bioinformatics, data management</w:t>
            </w:r>
          </w:p>
        </w:tc>
      </w:tr>
      <w:tr w:rsidR="00981FE0" w14:paraId="12AFB636" w14:textId="77777777" w:rsidTr="007B7778">
        <w:tc>
          <w:tcPr>
            <w:tcW w:w="3775" w:type="dxa"/>
          </w:tcPr>
          <w:p w14:paraId="2A6BF198" w14:textId="77777777" w:rsidR="00981FE0" w:rsidRDefault="00981FE0" w:rsidP="00981FE0">
            <w:pPr>
              <w:jc w:val="center"/>
              <w:rPr>
                <w:rFonts w:ascii="Arial" w:eastAsia="Times New Roman" w:hAnsi="Arial" w:cs="Arial"/>
                <w:b/>
              </w:rPr>
            </w:pPr>
          </w:p>
        </w:tc>
        <w:tc>
          <w:tcPr>
            <w:tcW w:w="1600" w:type="dxa"/>
          </w:tcPr>
          <w:p w14:paraId="0A2020E0" w14:textId="7E5DB92D" w:rsidR="00981FE0" w:rsidRPr="007B7778" w:rsidRDefault="00981FE0" w:rsidP="00981FE0">
            <w:pPr>
              <w:jc w:val="center"/>
              <w:rPr>
                <w:rFonts w:ascii="Arial" w:eastAsia="Times New Roman" w:hAnsi="Arial" w:cs="Arial"/>
                <w:sz w:val="16"/>
                <w:szCs w:val="16"/>
              </w:rPr>
            </w:pPr>
            <w:r>
              <w:rPr>
                <w:rFonts w:ascii="Arial" w:eastAsia="Times New Roman" w:hAnsi="Arial" w:cs="Arial"/>
                <w:sz w:val="16"/>
                <w:szCs w:val="16"/>
              </w:rPr>
              <w:t>Liu/Co-I</w:t>
            </w:r>
          </w:p>
        </w:tc>
        <w:tc>
          <w:tcPr>
            <w:tcW w:w="2689" w:type="dxa"/>
          </w:tcPr>
          <w:p w14:paraId="0D99DDE3" w14:textId="453ECB14" w:rsidR="00981FE0" w:rsidRPr="007B7778" w:rsidRDefault="007B7778" w:rsidP="00981FE0">
            <w:pPr>
              <w:jc w:val="center"/>
              <w:rPr>
                <w:rFonts w:ascii="Arial" w:eastAsia="Times New Roman" w:hAnsi="Arial" w:cs="Arial"/>
                <w:b/>
                <w:sz w:val="16"/>
                <w:szCs w:val="16"/>
              </w:rPr>
            </w:pPr>
            <w:r>
              <w:rPr>
                <w:rFonts w:ascii="Arial" w:eastAsia="Times New Roman" w:hAnsi="Arial" w:cs="Arial"/>
                <w:sz w:val="16"/>
                <w:szCs w:val="16"/>
              </w:rPr>
              <w:t>Bioinformatics and statistical genomics</w:t>
            </w:r>
          </w:p>
        </w:tc>
        <w:tc>
          <w:tcPr>
            <w:tcW w:w="2726" w:type="dxa"/>
          </w:tcPr>
          <w:p w14:paraId="62E1FCE5" w14:textId="62D9BABB" w:rsidR="00981FE0" w:rsidRPr="007B7778" w:rsidRDefault="00981FE0" w:rsidP="00981FE0">
            <w:pPr>
              <w:jc w:val="center"/>
              <w:rPr>
                <w:rFonts w:ascii="Arial" w:eastAsia="Times New Roman" w:hAnsi="Arial" w:cs="Arial"/>
                <w:b/>
                <w:sz w:val="16"/>
                <w:szCs w:val="16"/>
              </w:rPr>
            </w:pPr>
            <w:r>
              <w:rPr>
                <w:rFonts w:ascii="Arial" w:eastAsia="Times New Roman" w:hAnsi="Arial" w:cs="Arial"/>
                <w:sz w:val="16"/>
                <w:szCs w:val="16"/>
              </w:rPr>
              <w:t>Statistical analysis, bioinformatics, data management</w:t>
            </w:r>
          </w:p>
        </w:tc>
      </w:tr>
      <w:tr w:rsidR="00981FE0" w14:paraId="66889D46" w14:textId="77777777" w:rsidTr="007B7778">
        <w:tc>
          <w:tcPr>
            <w:tcW w:w="3775" w:type="dxa"/>
          </w:tcPr>
          <w:p w14:paraId="2990B9D7" w14:textId="77777777" w:rsidR="00981FE0" w:rsidRDefault="00981FE0" w:rsidP="007B7778">
            <w:pPr>
              <w:jc w:val="center"/>
              <w:rPr>
                <w:rFonts w:ascii="Arial" w:eastAsia="Times New Roman" w:hAnsi="Arial" w:cs="Arial"/>
                <w:b/>
              </w:rPr>
            </w:pPr>
          </w:p>
        </w:tc>
        <w:tc>
          <w:tcPr>
            <w:tcW w:w="1600" w:type="dxa"/>
          </w:tcPr>
          <w:p w14:paraId="30363ABC" w14:textId="7727127A" w:rsidR="00981FE0" w:rsidRPr="007B7778" w:rsidRDefault="007B7778" w:rsidP="007B7778">
            <w:pPr>
              <w:jc w:val="center"/>
              <w:rPr>
                <w:rFonts w:ascii="Arial" w:eastAsia="Times New Roman" w:hAnsi="Arial" w:cs="Arial"/>
                <w:sz w:val="16"/>
                <w:szCs w:val="16"/>
              </w:rPr>
            </w:pPr>
            <w:r>
              <w:rPr>
                <w:rFonts w:ascii="Arial" w:eastAsia="Times New Roman" w:hAnsi="Arial" w:cs="Arial"/>
                <w:sz w:val="16"/>
                <w:szCs w:val="16"/>
              </w:rPr>
              <w:t>Peterson/Co-I</w:t>
            </w:r>
          </w:p>
        </w:tc>
        <w:tc>
          <w:tcPr>
            <w:tcW w:w="2689" w:type="dxa"/>
          </w:tcPr>
          <w:p w14:paraId="2B77F8AB" w14:textId="6B9042C1" w:rsidR="00981FE0" w:rsidRPr="007B7778" w:rsidRDefault="007B7778" w:rsidP="007B7778">
            <w:pPr>
              <w:jc w:val="center"/>
              <w:rPr>
                <w:rFonts w:ascii="Arial" w:eastAsia="Times New Roman" w:hAnsi="Arial" w:cs="Arial"/>
                <w:b/>
                <w:sz w:val="16"/>
                <w:szCs w:val="16"/>
              </w:rPr>
            </w:pPr>
            <w:r>
              <w:rPr>
                <w:rFonts w:ascii="Arial" w:eastAsia="Times New Roman" w:hAnsi="Arial" w:cs="Arial"/>
                <w:sz w:val="16"/>
                <w:szCs w:val="16"/>
              </w:rPr>
              <w:t>Statistics and data management</w:t>
            </w:r>
          </w:p>
        </w:tc>
        <w:tc>
          <w:tcPr>
            <w:tcW w:w="2726" w:type="dxa"/>
          </w:tcPr>
          <w:p w14:paraId="348B7EB4" w14:textId="75AF4EF9" w:rsidR="00981FE0" w:rsidRPr="007B7778" w:rsidRDefault="007B7778" w:rsidP="007B7778">
            <w:pPr>
              <w:jc w:val="center"/>
              <w:rPr>
                <w:rFonts w:ascii="Arial" w:eastAsia="Times New Roman" w:hAnsi="Arial" w:cs="Arial"/>
                <w:b/>
                <w:sz w:val="16"/>
                <w:szCs w:val="16"/>
              </w:rPr>
            </w:pPr>
            <w:r>
              <w:rPr>
                <w:rFonts w:ascii="Arial" w:eastAsia="Times New Roman" w:hAnsi="Arial" w:cs="Arial"/>
                <w:sz w:val="16"/>
                <w:szCs w:val="16"/>
              </w:rPr>
              <w:t>Statistical analysis and data management</w:t>
            </w:r>
          </w:p>
        </w:tc>
      </w:tr>
      <w:tr w:rsidR="007B7778" w14:paraId="319F44A1" w14:textId="77777777" w:rsidTr="007B7778">
        <w:tc>
          <w:tcPr>
            <w:tcW w:w="3775" w:type="dxa"/>
          </w:tcPr>
          <w:p w14:paraId="5D6AE7FA" w14:textId="77777777" w:rsidR="007B7778" w:rsidRDefault="007B7778" w:rsidP="00981FE0">
            <w:pPr>
              <w:jc w:val="center"/>
              <w:rPr>
                <w:rFonts w:ascii="Arial" w:eastAsia="Times New Roman" w:hAnsi="Arial" w:cs="Arial"/>
                <w:b/>
              </w:rPr>
            </w:pPr>
          </w:p>
        </w:tc>
        <w:tc>
          <w:tcPr>
            <w:tcW w:w="1600" w:type="dxa"/>
          </w:tcPr>
          <w:p w14:paraId="695249F8" w14:textId="54CADFDE" w:rsidR="007B7778" w:rsidRPr="007B7778" w:rsidRDefault="007B7778" w:rsidP="00981FE0">
            <w:pPr>
              <w:jc w:val="center"/>
              <w:rPr>
                <w:rFonts w:ascii="Arial" w:eastAsia="Times New Roman" w:hAnsi="Arial" w:cs="Arial"/>
                <w:sz w:val="16"/>
                <w:szCs w:val="16"/>
              </w:rPr>
            </w:pPr>
            <w:proofErr w:type="spellStart"/>
            <w:r>
              <w:rPr>
                <w:rFonts w:ascii="Arial" w:eastAsia="Times New Roman" w:hAnsi="Arial" w:cs="Arial"/>
                <w:sz w:val="16"/>
                <w:szCs w:val="16"/>
              </w:rPr>
              <w:t>Winnica</w:t>
            </w:r>
            <w:proofErr w:type="spellEnd"/>
            <w:r>
              <w:rPr>
                <w:rFonts w:ascii="Arial" w:eastAsia="Times New Roman" w:hAnsi="Arial" w:cs="Arial"/>
                <w:sz w:val="16"/>
                <w:szCs w:val="16"/>
              </w:rPr>
              <w:t>/Co-I</w:t>
            </w:r>
          </w:p>
        </w:tc>
        <w:tc>
          <w:tcPr>
            <w:tcW w:w="2689" w:type="dxa"/>
          </w:tcPr>
          <w:p w14:paraId="14EC9B5E" w14:textId="6393FFAF" w:rsidR="007B7778" w:rsidRPr="007B7778" w:rsidRDefault="007B7778" w:rsidP="00981FE0">
            <w:pPr>
              <w:jc w:val="center"/>
              <w:rPr>
                <w:rFonts w:ascii="Arial" w:eastAsia="Times New Roman" w:hAnsi="Arial" w:cs="Arial"/>
                <w:sz w:val="16"/>
                <w:szCs w:val="16"/>
              </w:rPr>
            </w:pPr>
            <w:r>
              <w:rPr>
                <w:rFonts w:ascii="Arial" w:eastAsia="Times New Roman" w:hAnsi="Arial" w:cs="Arial"/>
                <w:sz w:val="16"/>
                <w:szCs w:val="16"/>
              </w:rPr>
              <w:t>Gene expression profiling</w:t>
            </w:r>
          </w:p>
        </w:tc>
        <w:tc>
          <w:tcPr>
            <w:tcW w:w="2726" w:type="dxa"/>
          </w:tcPr>
          <w:p w14:paraId="54112AAE" w14:textId="2EF1AC0B" w:rsidR="007B7778" w:rsidRPr="007B7778" w:rsidRDefault="007B7778" w:rsidP="00981FE0">
            <w:pPr>
              <w:jc w:val="center"/>
              <w:rPr>
                <w:rFonts w:ascii="Arial" w:eastAsia="Times New Roman" w:hAnsi="Arial" w:cs="Arial"/>
                <w:sz w:val="16"/>
                <w:szCs w:val="16"/>
              </w:rPr>
            </w:pPr>
            <w:r>
              <w:rPr>
                <w:rFonts w:ascii="Arial" w:eastAsia="Times New Roman" w:hAnsi="Arial" w:cs="Arial"/>
                <w:sz w:val="16"/>
                <w:szCs w:val="16"/>
              </w:rPr>
              <w:t>Nasal epithelial gene expression profiling</w:t>
            </w:r>
          </w:p>
        </w:tc>
      </w:tr>
      <w:tr w:rsidR="007B7778" w14:paraId="289D6674" w14:textId="77777777" w:rsidTr="007B7778">
        <w:tc>
          <w:tcPr>
            <w:tcW w:w="3775" w:type="dxa"/>
          </w:tcPr>
          <w:p w14:paraId="4C25C1F7" w14:textId="77777777" w:rsidR="007B7778" w:rsidRDefault="007B7778" w:rsidP="00981FE0">
            <w:pPr>
              <w:jc w:val="center"/>
              <w:rPr>
                <w:rFonts w:ascii="Arial" w:eastAsia="Times New Roman" w:hAnsi="Arial" w:cs="Arial"/>
                <w:b/>
              </w:rPr>
            </w:pPr>
          </w:p>
        </w:tc>
        <w:tc>
          <w:tcPr>
            <w:tcW w:w="1600" w:type="dxa"/>
          </w:tcPr>
          <w:p w14:paraId="5F8F09EE" w14:textId="7B53EE30" w:rsidR="007B7778" w:rsidRDefault="007B7778" w:rsidP="00981FE0">
            <w:pPr>
              <w:jc w:val="center"/>
              <w:rPr>
                <w:rFonts w:ascii="Arial" w:eastAsia="Times New Roman" w:hAnsi="Arial" w:cs="Arial"/>
                <w:sz w:val="16"/>
                <w:szCs w:val="16"/>
              </w:rPr>
            </w:pPr>
            <w:proofErr w:type="spellStart"/>
            <w:r>
              <w:rPr>
                <w:rFonts w:ascii="Arial" w:eastAsia="Times New Roman" w:hAnsi="Arial" w:cs="Arial"/>
                <w:sz w:val="16"/>
                <w:szCs w:val="16"/>
              </w:rPr>
              <w:t>Reisdorph</w:t>
            </w:r>
            <w:proofErr w:type="spellEnd"/>
            <w:r>
              <w:rPr>
                <w:rFonts w:ascii="Arial" w:eastAsia="Times New Roman" w:hAnsi="Arial" w:cs="Arial"/>
                <w:sz w:val="16"/>
                <w:szCs w:val="16"/>
              </w:rPr>
              <w:t>/Co-I</w:t>
            </w:r>
          </w:p>
        </w:tc>
        <w:tc>
          <w:tcPr>
            <w:tcW w:w="2689" w:type="dxa"/>
          </w:tcPr>
          <w:p w14:paraId="0D7CE135" w14:textId="4F852314" w:rsidR="007B7778" w:rsidRDefault="007B7778" w:rsidP="00981FE0">
            <w:pPr>
              <w:jc w:val="center"/>
              <w:rPr>
                <w:rFonts w:ascii="Arial" w:eastAsia="Times New Roman" w:hAnsi="Arial" w:cs="Arial"/>
                <w:sz w:val="16"/>
                <w:szCs w:val="16"/>
              </w:rPr>
            </w:pPr>
            <w:r>
              <w:rPr>
                <w:rFonts w:ascii="Arial" w:eastAsia="Times New Roman" w:hAnsi="Arial" w:cs="Arial"/>
                <w:sz w:val="16"/>
                <w:szCs w:val="16"/>
              </w:rPr>
              <w:t>Metabolomics</w:t>
            </w:r>
          </w:p>
        </w:tc>
        <w:tc>
          <w:tcPr>
            <w:tcW w:w="2726" w:type="dxa"/>
          </w:tcPr>
          <w:p w14:paraId="0AD85765" w14:textId="0209F40B" w:rsidR="007B7778" w:rsidRDefault="007B7778" w:rsidP="00981FE0">
            <w:pPr>
              <w:jc w:val="center"/>
              <w:rPr>
                <w:rFonts w:ascii="Arial" w:eastAsia="Times New Roman" w:hAnsi="Arial" w:cs="Arial"/>
                <w:sz w:val="16"/>
                <w:szCs w:val="16"/>
              </w:rPr>
            </w:pPr>
            <w:r>
              <w:rPr>
                <w:rFonts w:ascii="Arial" w:eastAsia="Times New Roman" w:hAnsi="Arial" w:cs="Arial"/>
                <w:sz w:val="16"/>
                <w:szCs w:val="16"/>
              </w:rPr>
              <w:t>Exposure assessment</w:t>
            </w:r>
          </w:p>
        </w:tc>
      </w:tr>
      <w:tr w:rsidR="007B7778" w14:paraId="0FF7D0DE" w14:textId="77777777" w:rsidTr="007B7778">
        <w:tc>
          <w:tcPr>
            <w:tcW w:w="3775" w:type="dxa"/>
          </w:tcPr>
          <w:p w14:paraId="59047C25" w14:textId="39D3B7A8" w:rsidR="007B7778" w:rsidRPr="007B7778" w:rsidRDefault="007B7778" w:rsidP="00981FE0">
            <w:pPr>
              <w:jc w:val="center"/>
              <w:rPr>
                <w:rFonts w:ascii="Arial" w:eastAsia="Times New Roman" w:hAnsi="Arial" w:cs="Arial"/>
              </w:rPr>
            </w:pPr>
            <w:r>
              <w:rPr>
                <w:rFonts w:ascii="Arial" w:eastAsia="Times New Roman" w:hAnsi="Arial" w:cs="Arial"/>
                <w:sz w:val="16"/>
                <w:szCs w:val="16"/>
              </w:rPr>
              <w:t>University of Colorado School of Public Health</w:t>
            </w:r>
            <w:r w:rsidR="0006230E">
              <w:rPr>
                <w:rFonts w:ascii="Arial" w:eastAsia="Times New Roman" w:hAnsi="Arial" w:cs="Arial"/>
                <w:sz w:val="16"/>
                <w:szCs w:val="16"/>
              </w:rPr>
              <w:t>, Latino Research and Policy Center</w:t>
            </w:r>
          </w:p>
        </w:tc>
        <w:tc>
          <w:tcPr>
            <w:tcW w:w="1600" w:type="dxa"/>
          </w:tcPr>
          <w:p w14:paraId="1C1B8883" w14:textId="72807478" w:rsidR="007B7778" w:rsidRPr="007B7778" w:rsidRDefault="007B7778" w:rsidP="00981FE0">
            <w:pPr>
              <w:jc w:val="center"/>
              <w:rPr>
                <w:rFonts w:ascii="Arial" w:eastAsia="Times New Roman" w:hAnsi="Arial" w:cs="Arial"/>
                <w:sz w:val="16"/>
                <w:szCs w:val="16"/>
              </w:rPr>
            </w:pPr>
            <w:proofErr w:type="spellStart"/>
            <w:r>
              <w:rPr>
                <w:rFonts w:ascii="Arial" w:eastAsia="Times New Roman" w:hAnsi="Arial" w:cs="Arial"/>
                <w:sz w:val="16"/>
                <w:szCs w:val="16"/>
              </w:rPr>
              <w:t>Valverde</w:t>
            </w:r>
            <w:proofErr w:type="spellEnd"/>
            <w:r>
              <w:rPr>
                <w:rFonts w:ascii="Arial" w:eastAsia="Times New Roman" w:hAnsi="Arial" w:cs="Arial"/>
                <w:sz w:val="16"/>
                <w:szCs w:val="16"/>
              </w:rPr>
              <w:t>/MPI</w:t>
            </w:r>
          </w:p>
        </w:tc>
        <w:tc>
          <w:tcPr>
            <w:tcW w:w="2689" w:type="dxa"/>
          </w:tcPr>
          <w:p w14:paraId="6750C0BC" w14:textId="2760951D" w:rsidR="007B7778" w:rsidRPr="007B7778" w:rsidRDefault="007B7778" w:rsidP="00981FE0">
            <w:pPr>
              <w:jc w:val="center"/>
              <w:rPr>
                <w:rFonts w:ascii="Arial" w:eastAsia="Times New Roman" w:hAnsi="Arial" w:cs="Arial"/>
                <w:sz w:val="16"/>
                <w:szCs w:val="16"/>
              </w:rPr>
            </w:pPr>
            <w:r>
              <w:rPr>
                <w:rFonts w:ascii="Arial" w:eastAsia="Times New Roman" w:hAnsi="Arial" w:cs="Arial"/>
                <w:sz w:val="16"/>
                <w:szCs w:val="16"/>
              </w:rPr>
              <w:t>Tobacco cessation expert, mixed methods investigation, focus group</w:t>
            </w:r>
          </w:p>
        </w:tc>
        <w:tc>
          <w:tcPr>
            <w:tcW w:w="2726" w:type="dxa"/>
          </w:tcPr>
          <w:p w14:paraId="1FFEE083" w14:textId="5D19281D" w:rsidR="007B7778" w:rsidRPr="007B7778" w:rsidRDefault="007B7778" w:rsidP="00981FE0">
            <w:pPr>
              <w:jc w:val="center"/>
              <w:rPr>
                <w:rFonts w:ascii="Arial" w:eastAsia="Times New Roman" w:hAnsi="Arial" w:cs="Arial"/>
                <w:sz w:val="16"/>
                <w:szCs w:val="16"/>
              </w:rPr>
            </w:pPr>
            <w:r>
              <w:rPr>
                <w:rFonts w:ascii="Arial" w:eastAsia="Times New Roman" w:hAnsi="Arial" w:cs="Arial"/>
                <w:sz w:val="16"/>
                <w:szCs w:val="16"/>
              </w:rPr>
              <w:t>Focus group design and implementation, pilot intervention</w:t>
            </w:r>
          </w:p>
        </w:tc>
      </w:tr>
      <w:tr w:rsidR="007B7778" w14:paraId="68BE9513" w14:textId="77777777" w:rsidTr="007B7778">
        <w:tc>
          <w:tcPr>
            <w:tcW w:w="3775" w:type="dxa"/>
          </w:tcPr>
          <w:p w14:paraId="148FB148" w14:textId="041AC5C0" w:rsidR="007B7778" w:rsidRDefault="007B7778" w:rsidP="00981FE0">
            <w:pPr>
              <w:jc w:val="center"/>
              <w:rPr>
                <w:rFonts w:ascii="Arial" w:eastAsia="Times New Roman" w:hAnsi="Arial" w:cs="Arial"/>
                <w:b/>
              </w:rPr>
            </w:pPr>
            <w:r>
              <w:rPr>
                <w:rFonts w:ascii="Arial" w:eastAsia="Times New Roman" w:hAnsi="Arial" w:cs="Arial"/>
                <w:sz w:val="16"/>
                <w:szCs w:val="16"/>
              </w:rPr>
              <w:t>University of Colorado School of Public Health</w:t>
            </w:r>
          </w:p>
        </w:tc>
        <w:tc>
          <w:tcPr>
            <w:tcW w:w="1600" w:type="dxa"/>
          </w:tcPr>
          <w:p w14:paraId="6790DDF6" w14:textId="1C68E28F" w:rsidR="007B7778" w:rsidRPr="007B7778" w:rsidRDefault="007B7778" w:rsidP="00981FE0">
            <w:pPr>
              <w:jc w:val="center"/>
              <w:rPr>
                <w:rFonts w:ascii="Arial" w:eastAsia="Times New Roman" w:hAnsi="Arial" w:cs="Arial"/>
                <w:sz w:val="16"/>
                <w:szCs w:val="16"/>
              </w:rPr>
            </w:pPr>
            <w:r>
              <w:rPr>
                <w:rFonts w:ascii="Arial" w:eastAsia="Times New Roman" w:hAnsi="Arial" w:cs="Arial"/>
                <w:sz w:val="16"/>
                <w:szCs w:val="16"/>
              </w:rPr>
              <w:t>Commodore/Co-I</w:t>
            </w:r>
          </w:p>
        </w:tc>
        <w:tc>
          <w:tcPr>
            <w:tcW w:w="2689" w:type="dxa"/>
          </w:tcPr>
          <w:p w14:paraId="3BA01928" w14:textId="54AEEAC1" w:rsidR="007B7778" w:rsidRPr="007B7778" w:rsidRDefault="007B7778" w:rsidP="00981FE0">
            <w:pPr>
              <w:jc w:val="center"/>
              <w:rPr>
                <w:rFonts w:ascii="Arial" w:eastAsia="Times New Roman" w:hAnsi="Arial" w:cs="Arial"/>
                <w:sz w:val="16"/>
                <w:szCs w:val="16"/>
              </w:rPr>
            </w:pPr>
            <w:r>
              <w:rPr>
                <w:rFonts w:ascii="Arial" w:eastAsia="Times New Roman" w:hAnsi="Arial" w:cs="Arial"/>
                <w:sz w:val="16"/>
                <w:szCs w:val="16"/>
              </w:rPr>
              <w:t>Inhalational toxicologist</w:t>
            </w:r>
          </w:p>
        </w:tc>
        <w:tc>
          <w:tcPr>
            <w:tcW w:w="2726" w:type="dxa"/>
          </w:tcPr>
          <w:p w14:paraId="07F1F7DD" w14:textId="65B8EA86" w:rsidR="007B7778" w:rsidRPr="007B7778" w:rsidRDefault="007B7778" w:rsidP="00981FE0">
            <w:pPr>
              <w:jc w:val="center"/>
              <w:rPr>
                <w:rFonts w:ascii="Arial" w:eastAsia="Times New Roman" w:hAnsi="Arial" w:cs="Arial"/>
                <w:sz w:val="16"/>
                <w:szCs w:val="16"/>
              </w:rPr>
            </w:pPr>
            <w:r>
              <w:rPr>
                <w:rFonts w:ascii="Arial" w:eastAsia="Times New Roman" w:hAnsi="Arial" w:cs="Arial"/>
                <w:sz w:val="16"/>
                <w:szCs w:val="16"/>
              </w:rPr>
              <w:t>Exposure assessment</w:t>
            </w:r>
          </w:p>
        </w:tc>
      </w:tr>
    </w:tbl>
    <w:p w14:paraId="097F2E34" w14:textId="77777777" w:rsidR="00C82739" w:rsidRDefault="00C82739" w:rsidP="00C82739">
      <w:pPr>
        <w:spacing w:after="0"/>
        <w:rPr>
          <w:rFonts w:ascii="Arial" w:eastAsia="Times New Roman" w:hAnsi="Arial" w:cs="Arial"/>
          <w:b/>
        </w:rPr>
      </w:pPr>
    </w:p>
    <w:p w14:paraId="5D572D7C" w14:textId="7C14D754" w:rsidR="000D1CF8" w:rsidRDefault="000D1CF8" w:rsidP="000D1CF8">
      <w:pPr>
        <w:spacing w:after="0"/>
        <w:rPr>
          <w:rFonts w:ascii="Arial" w:eastAsia="Times New Roman" w:hAnsi="Arial" w:cs="Arial"/>
        </w:rPr>
      </w:pPr>
      <w:r>
        <w:rPr>
          <w:rFonts w:ascii="Arial" w:eastAsia="Times New Roman" w:hAnsi="Arial" w:cs="Arial"/>
          <w:b/>
        </w:rPr>
        <w:t xml:space="preserve">Characteristics of </w:t>
      </w:r>
      <w:proofErr w:type="spellStart"/>
      <w:r>
        <w:rPr>
          <w:rFonts w:ascii="Arial" w:eastAsia="Times New Roman" w:hAnsi="Arial" w:cs="Arial"/>
          <w:b/>
        </w:rPr>
        <w:t>Latinx</w:t>
      </w:r>
      <w:proofErr w:type="spellEnd"/>
      <w:r>
        <w:rPr>
          <w:rFonts w:ascii="Arial" w:eastAsia="Times New Roman" w:hAnsi="Arial" w:cs="Arial"/>
          <w:b/>
        </w:rPr>
        <w:t xml:space="preserve"> Adolescents who </w:t>
      </w:r>
      <w:proofErr w:type="spellStart"/>
      <w:r>
        <w:rPr>
          <w:rFonts w:ascii="Arial" w:eastAsia="Times New Roman" w:hAnsi="Arial" w:cs="Arial"/>
          <w:b/>
        </w:rPr>
        <w:t>Vape</w:t>
      </w:r>
      <w:proofErr w:type="spellEnd"/>
      <w:r>
        <w:rPr>
          <w:rFonts w:ascii="Arial" w:eastAsia="Times New Roman" w:hAnsi="Arial" w:cs="Arial"/>
          <w:b/>
        </w:rPr>
        <w:t xml:space="preserve"> in Colorado:  </w:t>
      </w:r>
      <w:r>
        <w:rPr>
          <w:rFonts w:ascii="Arial" w:eastAsia="Times New Roman" w:hAnsi="Arial" w:cs="Arial"/>
        </w:rPr>
        <w:t xml:space="preserve">We utilized the Healthy Kids Colorado Survey (HKCS) data available through the Colorado Department of Public Health and Environment (CDPHE) to investigate the characteristics of </w:t>
      </w:r>
      <w:proofErr w:type="spellStart"/>
      <w:r>
        <w:rPr>
          <w:rFonts w:ascii="Arial" w:eastAsia="Times New Roman" w:hAnsi="Arial" w:cs="Arial"/>
        </w:rPr>
        <w:t>Latinx</w:t>
      </w:r>
      <w:proofErr w:type="spellEnd"/>
      <w:r>
        <w:rPr>
          <w:rFonts w:ascii="Arial" w:eastAsia="Times New Roman" w:hAnsi="Arial" w:cs="Arial"/>
        </w:rPr>
        <w:t xml:space="preserve"> adolescents who </w:t>
      </w:r>
      <w:proofErr w:type="spellStart"/>
      <w:r>
        <w:rPr>
          <w:rFonts w:ascii="Arial" w:eastAsia="Times New Roman" w:hAnsi="Arial" w:cs="Arial"/>
        </w:rPr>
        <w:t>vape</w:t>
      </w:r>
      <w:proofErr w:type="spellEnd"/>
      <w:r>
        <w:rPr>
          <w:rFonts w:ascii="Arial" w:eastAsia="Times New Roman" w:hAnsi="Arial" w:cs="Arial"/>
        </w:rPr>
        <w:t xml:space="preserve">. </w:t>
      </w:r>
      <w:r w:rsidRPr="008B5188">
        <w:rPr>
          <w:rFonts w:ascii="Arial" w:hAnsi="Arial" w:cs="Arial"/>
        </w:rPr>
        <w:t xml:space="preserve">Data on 13,282 high school students (approximately 12 to 18+ years old) from the 2017 Healthy Kids Colorado Survey were analyzed to evaluate </w:t>
      </w:r>
      <w:r w:rsidRPr="00977A50">
        <w:rPr>
          <w:rFonts w:ascii="Arial" w:hAnsi="Arial" w:cs="Arial"/>
        </w:rPr>
        <w:t xml:space="preserve">associations between parental risk, substance use risk, perception of harm, school-related risk, and mental health risk on level of </w:t>
      </w:r>
      <w:proofErr w:type="spellStart"/>
      <w:r w:rsidRPr="00977A50">
        <w:rPr>
          <w:rFonts w:ascii="Arial" w:hAnsi="Arial" w:cs="Arial"/>
        </w:rPr>
        <w:t>vaping</w:t>
      </w:r>
      <w:proofErr w:type="spellEnd"/>
      <w:r w:rsidRPr="00977A50">
        <w:rPr>
          <w:rFonts w:ascii="Arial" w:hAnsi="Arial" w:cs="Arial"/>
        </w:rPr>
        <w:t xml:space="preserve"> </w:t>
      </w:r>
      <w:proofErr w:type="gramStart"/>
      <w:r w:rsidRPr="00977A50">
        <w:rPr>
          <w:rFonts w:ascii="Arial" w:hAnsi="Arial" w:cs="Arial"/>
        </w:rPr>
        <w:t>among</w:t>
      </w:r>
      <w:proofErr w:type="gramEnd"/>
      <w:r w:rsidRPr="00977A50">
        <w:rPr>
          <w:rFonts w:ascii="Arial" w:hAnsi="Arial" w:cs="Arial"/>
        </w:rPr>
        <w:t xml:space="preserve"> </w:t>
      </w:r>
      <w:proofErr w:type="spellStart"/>
      <w:r w:rsidRPr="00977A50">
        <w:rPr>
          <w:rFonts w:ascii="Arial" w:hAnsi="Arial" w:cs="Arial"/>
        </w:rPr>
        <w:t>Latinx</w:t>
      </w:r>
      <w:proofErr w:type="spellEnd"/>
      <w:r w:rsidRPr="00977A50">
        <w:rPr>
          <w:rFonts w:ascii="Arial" w:hAnsi="Arial" w:cs="Arial"/>
        </w:rPr>
        <w:t xml:space="preserve"> (n = 3,924) and non-</w:t>
      </w:r>
      <w:proofErr w:type="spellStart"/>
      <w:r w:rsidRPr="00977A50">
        <w:rPr>
          <w:rFonts w:ascii="Arial" w:hAnsi="Arial" w:cs="Arial"/>
        </w:rPr>
        <w:t>Latinx</w:t>
      </w:r>
      <w:proofErr w:type="spellEnd"/>
      <w:r w:rsidRPr="00977A50">
        <w:rPr>
          <w:rFonts w:ascii="Arial" w:hAnsi="Arial" w:cs="Arial"/>
        </w:rPr>
        <w:t xml:space="preserve"> (n = 9,358) high school students. </w:t>
      </w:r>
      <w:r w:rsidR="0063451C">
        <w:rPr>
          <w:rFonts w:ascii="Arial" w:hAnsi="Arial" w:cs="Arial"/>
        </w:rPr>
        <w:t xml:space="preserve">In addition to demonstrating that intermittent </w:t>
      </w:r>
      <w:proofErr w:type="spellStart"/>
      <w:r w:rsidR="0063451C">
        <w:rPr>
          <w:rFonts w:ascii="Arial" w:hAnsi="Arial" w:cs="Arial"/>
        </w:rPr>
        <w:t>vaping</w:t>
      </w:r>
      <w:proofErr w:type="spellEnd"/>
      <w:r w:rsidR="0063451C">
        <w:rPr>
          <w:rFonts w:ascii="Arial" w:hAnsi="Arial" w:cs="Arial"/>
        </w:rPr>
        <w:t xml:space="preserve"> was significantly higher in </w:t>
      </w:r>
      <w:proofErr w:type="spellStart"/>
      <w:r w:rsidR="0063451C">
        <w:rPr>
          <w:rFonts w:ascii="Arial" w:hAnsi="Arial" w:cs="Arial"/>
        </w:rPr>
        <w:t>Latinx</w:t>
      </w:r>
      <w:proofErr w:type="spellEnd"/>
      <w:r w:rsidR="0063451C">
        <w:rPr>
          <w:rFonts w:ascii="Arial" w:hAnsi="Arial" w:cs="Arial"/>
        </w:rPr>
        <w:t xml:space="preserve"> youth compared to non-</w:t>
      </w:r>
      <w:proofErr w:type="spellStart"/>
      <w:r w:rsidR="0063451C">
        <w:rPr>
          <w:rFonts w:ascii="Arial" w:hAnsi="Arial" w:cs="Arial"/>
        </w:rPr>
        <w:t>Latinx</w:t>
      </w:r>
      <w:proofErr w:type="spellEnd"/>
      <w:r w:rsidR="0063451C">
        <w:rPr>
          <w:rFonts w:ascii="Arial" w:hAnsi="Arial" w:cs="Arial"/>
        </w:rPr>
        <w:t xml:space="preserve"> youth, we also identified parental factors including a decreased ability to ask for help for </w:t>
      </w:r>
      <w:proofErr w:type="spellStart"/>
      <w:r w:rsidR="0063451C">
        <w:rPr>
          <w:rFonts w:ascii="Arial" w:hAnsi="Arial" w:cs="Arial"/>
        </w:rPr>
        <w:t>vape</w:t>
      </w:r>
      <w:proofErr w:type="spellEnd"/>
      <w:r w:rsidR="0063451C">
        <w:rPr>
          <w:rFonts w:ascii="Arial" w:hAnsi="Arial" w:cs="Arial"/>
        </w:rPr>
        <w:t xml:space="preserve"> </w:t>
      </w:r>
      <w:r w:rsidR="00046774">
        <w:rPr>
          <w:rFonts w:ascii="Arial" w:hAnsi="Arial" w:cs="Arial"/>
        </w:rPr>
        <w:t>cessation</w:t>
      </w:r>
      <w:r w:rsidR="0063451C">
        <w:rPr>
          <w:rFonts w:ascii="Arial" w:hAnsi="Arial" w:cs="Arial"/>
        </w:rPr>
        <w:t xml:space="preserve"> and a lower overall perception from harm from </w:t>
      </w:r>
      <w:proofErr w:type="spellStart"/>
      <w:r w:rsidR="0063451C">
        <w:rPr>
          <w:rFonts w:ascii="Arial" w:hAnsi="Arial" w:cs="Arial"/>
        </w:rPr>
        <w:t>vaping</w:t>
      </w:r>
      <w:proofErr w:type="spellEnd"/>
      <w:r w:rsidR="0063451C">
        <w:rPr>
          <w:rFonts w:ascii="Arial" w:hAnsi="Arial" w:cs="Arial"/>
        </w:rPr>
        <w:t xml:space="preserve"> in </w:t>
      </w:r>
      <w:proofErr w:type="spellStart"/>
      <w:r w:rsidR="0063451C">
        <w:rPr>
          <w:rFonts w:ascii="Arial" w:hAnsi="Arial" w:cs="Arial"/>
        </w:rPr>
        <w:t>Latinx</w:t>
      </w:r>
      <w:proofErr w:type="spellEnd"/>
      <w:r w:rsidR="0063451C">
        <w:rPr>
          <w:rFonts w:ascii="Arial" w:hAnsi="Arial" w:cs="Arial"/>
        </w:rPr>
        <w:t xml:space="preserve"> </w:t>
      </w:r>
      <w:r w:rsidR="00046774">
        <w:rPr>
          <w:rFonts w:ascii="Arial" w:hAnsi="Arial" w:cs="Arial"/>
        </w:rPr>
        <w:t>adolescents</w:t>
      </w:r>
      <w:r w:rsidR="0063451C">
        <w:rPr>
          <w:rFonts w:ascii="Arial" w:hAnsi="Arial" w:cs="Arial"/>
        </w:rPr>
        <w:t xml:space="preserve"> compared to their non-Hispanic white counterpart (</w:t>
      </w:r>
      <w:r w:rsidR="0063451C">
        <w:rPr>
          <w:rFonts w:ascii="Arial" w:hAnsi="Arial" w:cs="Arial"/>
          <w:b/>
        </w:rPr>
        <w:t>Table 2</w:t>
      </w:r>
      <w:r w:rsidR="0063451C">
        <w:rPr>
          <w:rFonts w:ascii="Arial" w:hAnsi="Arial" w:cs="Arial"/>
        </w:rPr>
        <w:t>). These results suggest that cessation programs may need to be tailored based on the target population</w:t>
      </w:r>
      <w:r w:rsidR="00046774">
        <w:rPr>
          <w:rFonts w:ascii="Arial" w:hAnsi="Arial" w:cs="Arial"/>
        </w:rPr>
        <w:t>, which will be accomplished through this effort</w:t>
      </w:r>
      <w:r w:rsidR="0063451C">
        <w:rPr>
          <w:rFonts w:ascii="Arial" w:hAnsi="Arial" w:cs="Arial"/>
        </w:rPr>
        <w:t xml:space="preserve">. </w:t>
      </w:r>
      <w:r>
        <w:rPr>
          <w:rFonts w:ascii="Arial" w:eastAsia="Times New Roman" w:hAnsi="Arial" w:cs="Arial"/>
        </w:rPr>
        <w:t xml:space="preserve"> </w:t>
      </w:r>
    </w:p>
    <w:p w14:paraId="522DD9DE" w14:textId="77777777" w:rsidR="0063451C" w:rsidRDefault="0063451C" w:rsidP="000D1CF8">
      <w:pPr>
        <w:spacing w:after="0"/>
        <w:rPr>
          <w:rFonts w:ascii="Arial" w:eastAsia="Times New Roman" w:hAnsi="Arial" w:cs="Arial"/>
        </w:rPr>
      </w:pPr>
    </w:p>
    <w:p w14:paraId="58607932" w14:textId="77777777" w:rsidR="000D1CF8" w:rsidRPr="00977A50" w:rsidRDefault="000D1CF8" w:rsidP="00C82739">
      <w:pPr>
        <w:spacing w:after="0"/>
        <w:rPr>
          <w:rFonts w:ascii="Arial" w:hAnsi="Arial" w:cs="Arial"/>
        </w:rPr>
      </w:pPr>
    </w:p>
    <w:tbl>
      <w:tblPr>
        <w:tblW w:w="5000" w:type="pct"/>
        <w:tblLook w:val="04A0" w:firstRow="1" w:lastRow="0" w:firstColumn="1" w:lastColumn="0" w:noHBand="0" w:noVBand="1"/>
      </w:tblPr>
      <w:tblGrid>
        <w:gridCol w:w="4741"/>
        <w:gridCol w:w="1846"/>
        <w:gridCol w:w="1752"/>
        <w:gridCol w:w="1399"/>
        <w:gridCol w:w="1278"/>
      </w:tblGrid>
      <w:tr w:rsidR="0063451C" w:rsidRPr="00B81BDF" w14:paraId="5746A897" w14:textId="77777777" w:rsidTr="00B47CE5">
        <w:trPr>
          <w:trHeight w:val="288"/>
          <w:tblHeader/>
        </w:trPr>
        <w:tc>
          <w:tcPr>
            <w:tcW w:w="2152" w:type="pct"/>
            <w:vMerge w:val="restart"/>
            <w:tcBorders>
              <w:top w:val="single" w:sz="4" w:space="0" w:color="auto"/>
              <w:left w:val="single" w:sz="4" w:space="0" w:color="auto"/>
              <w:right w:val="single" w:sz="4" w:space="0" w:color="auto"/>
            </w:tcBorders>
            <w:shd w:val="clear" w:color="auto" w:fill="auto"/>
            <w:vAlign w:val="center"/>
            <w:hideMark/>
          </w:tcPr>
          <w:p w14:paraId="08166476" w14:textId="6FF81F5A" w:rsidR="0063451C" w:rsidRPr="0063451C" w:rsidRDefault="0063451C" w:rsidP="000D1CF8">
            <w:pPr>
              <w:spacing w:after="0" w:line="240" w:lineRule="auto"/>
              <w:rPr>
                <w:rFonts w:ascii="Arial" w:eastAsia="Times New Roman" w:hAnsi="Arial" w:cs="Arial"/>
                <w:b/>
                <w:color w:val="000000"/>
                <w:sz w:val="20"/>
                <w:szCs w:val="20"/>
              </w:rPr>
            </w:pPr>
            <w:r w:rsidRPr="0063451C">
              <w:rPr>
                <w:rFonts w:ascii="Arial" w:eastAsia="Times New Roman" w:hAnsi="Arial" w:cs="Arial"/>
                <w:b/>
                <w:color w:val="000000"/>
                <w:sz w:val="20"/>
                <w:szCs w:val="20"/>
              </w:rPr>
              <w:t xml:space="preserve">Table 2: Risk Factors for </w:t>
            </w:r>
            <w:proofErr w:type="spellStart"/>
            <w:r w:rsidRPr="0063451C">
              <w:rPr>
                <w:rFonts w:ascii="Arial" w:eastAsia="Times New Roman" w:hAnsi="Arial" w:cs="Arial"/>
                <w:b/>
                <w:color w:val="000000"/>
                <w:sz w:val="20"/>
                <w:szCs w:val="20"/>
              </w:rPr>
              <w:t>Vape</w:t>
            </w:r>
            <w:proofErr w:type="spellEnd"/>
            <w:r w:rsidRPr="0063451C">
              <w:rPr>
                <w:rFonts w:ascii="Arial" w:eastAsia="Times New Roman" w:hAnsi="Arial" w:cs="Arial"/>
                <w:b/>
                <w:color w:val="000000"/>
                <w:sz w:val="20"/>
                <w:szCs w:val="20"/>
              </w:rPr>
              <w:t xml:space="preserve"> Use in Adolescents in Colorado </w:t>
            </w:r>
          </w:p>
        </w:tc>
        <w:tc>
          <w:tcPr>
            <w:tcW w:w="838" w:type="pct"/>
            <w:tcBorders>
              <w:top w:val="single" w:sz="4" w:space="0" w:color="auto"/>
              <w:left w:val="nil"/>
              <w:bottom w:val="single" w:sz="4" w:space="0" w:color="auto"/>
              <w:right w:val="single" w:sz="4" w:space="0" w:color="auto"/>
            </w:tcBorders>
            <w:shd w:val="clear" w:color="auto" w:fill="auto"/>
            <w:vAlign w:val="center"/>
            <w:hideMark/>
          </w:tcPr>
          <w:p w14:paraId="5E18A88E" w14:textId="77777777" w:rsidR="0063451C" w:rsidRPr="00B81BDF" w:rsidRDefault="0063451C" w:rsidP="000D1CF8">
            <w:pPr>
              <w:spacing w:after="0" w:line="240" w:lineRule="auto"/>
              <w:jc w:val="center"/>
              <w:rPr>
                <w:rFonts w:ascii="Arial" w:eastAsia="Times New Roman" w:hAnsi="Arial" w:cs="Arial"/>
                <w:b/>
                <w:bCs/>
                <w:color w:val="000000"/>
                <w:sz w:val="20"/>
                <w:szCs w:val="20"/>
              </w:rPr>
            </w:pPr>
            <w:r w:rsidRPr="00B81BDF">
              <w:rPr>
                <w:rFonts w:ascii="Arial" w:eastAsia="Times New Roman" w:hAnsi="Arial" w:cs="Arial"/>
                <w:b/>
                <w:bCs/>
                <w:color w:val="000000"/>
                <w:sz w:val="20"/>
                <w:szCs w:val="20"/>
              </w:rPr>
              <w:t>Latino</w:t>
            </w:r>
          </w:p>
        </w:tc>
        <w:tc>
          <w:tcPr>
            <w:tcW w:w="795" w:type="pct"/>
            <w:tcBorders>
              <w:top w:val="single" w:sz="4" w:space="0" w:color="auto"/>
              <w:left w:val="nil"/>
              <w:bottom w:val="single" w:sz="4" w:space="0" w:color="auto"/>
              <w:right w:val="single" w:sz="4" w:space="0" w:color="auto"/>
            </w:tcBorders>
            <w:shd w:val="clear" w:color="auto" w:fill="auto"/>
            <w:vAlign w:val="center"/>
            <w:hideMark/>
          </w:tcPr>
          <w:p w14:paraId="7307376F" w14:textId="77777777" w:rsidR="0063451C" w:rsidRPr="00B81BDF" w:rsidRDefault="0063451C" w:rsidP="000D1CF8">
            <w:pPr>
              <w:spacing w:after="0" w:line="240" w:lineRule="auto"/>
              <w:jc w:val="center"/>
              <w:rPr>
                <w:rFonts w:ascii="Arial" w:eastAsia="Times New Roman" w:hAnsi="Arial" w:cs="Arial"/>
                <w:b/>
                <w:bCs/>
                <w:color w:val="000000"/>
                <w:sz w:val="20"/>
                <w:szCs w:val="20"/>
              </w:rPr>
            </w:pPr>
            <w:r w:rsidRPr="00B81BDF">
              <w:rPr>
                <w:rFonts w:ascii="Arial" w:eastAsia="Times New Roman" w:hAnsi="Arial" w:cs="Arial"/>
                <w:b/>
                <w:bCs/>
                <w:color w:val="000000"/>
                <w:sz w:val="20"/>
                <w:szCs w:val="20"/>
              </w:rPr>
              <w:t>Non-Latino</w:t>
            </w:r>
          </w:p>
        </w:tc>
        <w:tc>
          <w:tcPr>
            <w:tcW w:w="635" w:type="pct"/>
            <w:tcBorders>
              <w:top w:val="single" w:sz="4" w:space="0" w:color="auto"/>
              <w:left w:val="nil"/>
              <w:bottom w:val="single" w:sz="4" w:space="0" w:color="auto"/>
              <w:right w:val="single" w:sz="4" w:space="0" w:color="auto"/>
            </w:tcBorders>
          </w:tcPr>
          <w:p w14:paraId="76E69415" w14:textId="77777777" w:rsidR="0063451C" w:rsidRPr="00B81BDF" w:rsidRDefault="0063451C" w:rsidP="000D1CF8">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All</w:t>
            </w:r>
          </w:p>
        </w:tc>
        <w:tc>
          <w:tcPr>
            <w:tcW w:w="580" w:type="pct"/>
            <w:tcBorders>
              <w:top w:val="single" w:sz="4" w:space="0" w:color="auto"/>
              <w:left w:val="nil"/>
              <w:bottom w:val="single" w:sz="4" w:space="0" w:color="auto"/>
              <w:right w:val="single" w:sz="4" w:space="0" w:color="auto"/>
            </w:tcBorders>
          </w:tcPr>
          <w:p w14:paraId="06CBE617" w14:textId="77777777" w:rsidR="0063451C" w:rsidRDefault="0063451C" w:rsidP="000D1CF8">
            <w:pPr>
              <w:spacing w:after="0" w:line="240" w:lineRule="auto"/>
              <w:jc w:val="center"/>
              <w:rPr>
                <w:rFonts w:ascii="Arial" w:eastAsia="Times New Roman" w:hAnsi="Arial" w:cs="Arial"/>
                <w:b/>
                <w:bCs/>
                <w:color w:val="000000"/>
                <w:sz w:val="20"/>
                <w:szCs w:val="20"/>
              </w:rPr>
            </w:pPr>
            <w:proofErr w:type="gramStart"/>
            <w:r>
              <w:rPr>
                <w:rFonts w:ascii="Arial" w:eastAsia="Times New Roman" w:hAnsi="Arial" w:cs="Arial"/>
                <w:b/>
                <w:bCs/>
                <w:color w:val="000000"/>
                <w:sz w:val="20"/>
                <w:szCs w:val="20"/>
              </w:rPr>
              <w:t>p</w:t>
            </w:r>
            <w:proofErr w:type="gramEnd"/>
            <w:r>
              <w:rPr>
                <w:rFonts w:ascii="Arial" w:eastAsia="Times New Roman" w:hAnsi="Arial" w:cs="Arial"/>
                <w:b/>
                <w:bCs/>
                <w:color w:val="000000"/>
                <w:sz w:val="20"/>
                <w:szCs w:val="20"/>
              </w:rPr>
              <w:t>-value</w:t>
            </w:r>
          </w:p>
        </w:tc>
      </w:tr>
      <w:tr w:rsidR="0063451C" w:rsidRPr="00B81BDF" w14:paraId="38CE3642" w14:textId="77777777" w:rsidTr="00B47CE5">
        <w:trPr>
          <w:trHeight w:val="288"/>
        </w:trPr>
        <w:tc>
          <w:tcPr>
            <w:tcW w:w="2152" w:type="pct"/>
            <w:vMerge/>
            <w:tcBorders>
              <w:left w:val="single" w:sz="4" w:space="0" w:color="auto"/>
              <w:bottom w:val="single" w:sz="4" w:space="0" w:color="auto"/>
              <w:right w:val="single" w:sz="4" w:space="0" w:color="auto"/>
            </w:tcBorders>
            <w:shd w:val="clear" w:color="auto" w:fill="auto"/>
            <w:vAlign w:val="center"/>
            <w:hideMark/>
          </w:tcPr>
          <w:p w14:paraId="4CBE9773" w14:textId="77777777" w:rsidR="0063451C" w:rsidRPr="00B81BDF" w:rsidRDefault="0063451C" w:rsidP="000D1CF8">
            <w:pPr>
              <w:spacing w:after="0" w:line="240" w:lineRule="auto"/>
              <w:rPr>
                <w:rFonts w:ascii="Arial" w:eastAsia="Times New Roman" w:hAnsi="Arial" w:cs="Arial"/>
                <w:color w:val="000000"/>
                <w:sz w:val="20"/>
                <w:szCs w:val="20"/>
              </w:rPr>
            </w:pPr>
          </w:p>
        </w:tc>
        <w:tc>
          <w:tcPr>
            <w:tcW w:w="83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C4F483" w14:textId="77777777" w:rsidR="0063451C" w:rsidRDefault="0063451C"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w:t>
            </w:r>
            <w:proofErr w:type="gramStart"/>
            <w:r w:rsidRPr="00B81BDF">
              <w:rPr>
                <w:rFonts w:ascii="Arial" w:eastAsia="Times New Roman" w:hAnsi="Arial" w:cs="Arial"/>
                <w:color w:val="000000"/>
                <w:sz w:val="20"/>
                <w:szCs w:val="20"/>
              </w:rPr>
              <w:t>n</w:t>
            </w:r>
            <w:proofErr w:type="gramEnd"/>
            <w:r w:rsidRPr="00B81BDF">
              <w:rPr>
                <w:rFonts w:ascii="Arial" w:eastAsia="Times New Roman" w:hAnsi="Arial" w:cs="Arial"/>
                <w:color w:val="000000"/>
                <w:sz w:val="20"/>
                <w:szCs w:val="20"/>
              </w:rPr>
              <w:t>=3</w:t>
            </w:r>
            <w:r>
              <w:rPr>
                <w:rFonts w:ascii="Arial" w:eastAsia="Times New Roman" w:hAnsi="Arial" w:cs="Arial"/>
                <w:color w:val="000000"/>
                <w:sz w:val="20"/>
                <w:szCs w:val="20"/>
              </w:rPr>
              <w:t>,</w:t>
            </w:r>
            <w:r w:rsidRPr="00B81BDF">
              <w:rPr>
                <w:rFonts w:ascii="Arial" w:eastAsia="Times New Roman" w:hAnsi="Arial" w:cs="Arial"/>
                <w:color w:val="000000"/>
                <w:sz w:val="20"/>
                <w:szCs w:val="20"/>
              </w:rPr>
              <w:t>924)</w:t>
            </w:r>
          </w:p>
          <w:p w14:paraId="0CE52859" w14:textId="77777777" w:rsidR="0063451C" w:rsidRPr="00B81BDF" w:rsidRDefault="0063451C" w:rsidP="000D1CF8">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c>
          <w:tcPr>
            <w:tcW w:w="795" w:type="pct"/>
            <w:tcBorders>
              <w:top w:val="nil"/>
              <w:left w:val="nil"/>
              <w:bottom w:val="single" w:sz="4" w:space="0" w:color="auto"/>
              <w:right w:val="single" w:sz="4" w:space="0" w:color="auto"/>
            </w:tcBorders>
            <w:shd w:val="clear" w:color="auto" w:fill="auto"/>
            <w:vAlign w:val="center"/>
            <w:hideMark/>
          </w:tcPr>
          <w:p w14:paraId="4E49A13E" w14:textId="77777777" w:rsidR="0063451C" w:rsidRDefault="0063451C"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w:t>
            </w:r>
            <w:proofErr w:type="gramStart"/>
            <w:r w:rsidRPr="00B81BDF">
              <w:rPr>
                <w:rFonts w:ascii="Arial" w:eastAsia="Times New Roman" w:hAnsi="Arial" w:cs="Arial"/>
                <w:color w:val="000000"/>
                <w:sz w:val="20"/>
                <w:szCs w:val="20"/>
              </w:rPr>
              <w:t>n</w:t>
            </w:r>
            <w:proofErr w:type="gramEnd"/>
            <w:r w:rsidRPr="00B81BDF">
              <w:rPr>
                <w:rFonts w:ascii="Arial" w:eastAsia="Times New Roman" w:hAnsi="Arial" w:cs="Arial"/>
                <w:color w:val="000000"/>
                <w:sz w:val="20"/>
                <w:szCs w:val="20"/>
              </w:rPr>
              <w:t>=9</w:t>
            </w:r>
            <w:r>
              <w:rPr>
                <w:rFonts w:ascii="Arial" w:eastAsia="Times New Roman" w:hAnsi="Arial" w:cs="Arial"/>
                <w:color w:val="000000"/>
                <w:sz w:val="20"/>
                <w:szCs w:val="20"/>
              </w:rPr>
              <w:t>,</w:t>
            </w:r>
            <w:r w:rsidRPr="00B81BDF">
              <w:rPr>
                <w:rFonts w:ascii="Arial" w:eastAsia="Times New Roman" w:hAnsi="Arial" w:cs="Arial"/>
                <w:color w:val="000000"/>
                <w:sz w:val="20"/>
                <w:szCs w:val="20"/>
              </w:rPr>
              <w:t>358)</w:t>
            </w:r>
          </w:p>
          <w:p w14:paraId="79BBA93A" w14:textId="77777777" w:rsidR="0063451C" w:rsidRPr="00B81BDF" w:rsidRDefault="0063451C" w:rsidP="000D1CF8">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c>
          <w:tcPr>
            <w:tcW w:w="635" w:type="pct"/>
            <w:tcBorders>
              <w:top w:val="nil"/>
              <w:left w:val="nil"/>
              <w:bottom w:val="single" w:sz="4" w:space="0" w:color="auto"/>
              <w:right w:val="single" w:sz="4" w:space="0" w:color="auto"/>
            </w:tcBorders>
          </w:tcPr>
          <w:p w14:paraId="2F5810E1" w14:textId="77777777" w:rsidR="0063451C" w:rsidRDefault="0063451C" w:rsidP="000D1CF8">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roofErr w:type="gramStart"/>
            <w:r>
              <w:rPr>
                <w:rFonts w:ascii="Arial" w:eastAsia="Times New Roman" w:hAnsi="Arial" w:cs="Arial"/>
                <w:color w:val="000000"/>
                <w:sz w:val="20"/>
                <w:szCs w:val="20"/>
              </w:rPr>
              <w:t>n</w:t>
            </w:r>
            <w:proofErr w:type="gramEnd"/>
            <w:r>
              <w:rPr>
                <w:rFonts w:ascii="Arial" w:eastAsia="Times New Roman" w:hAnsi="Arial" w:cs="Arial"/>
                <w:color w:val="000000"/>
                <w:sz w:val="20"/>
                <w:szCs w:val="20"/>
              </w:rPr>
              <w:t>=13,282)</w:t>
            </w:r>
          </w:p>
          <w:p w14:paraId="608C567C" w14:textId="77777777" w:rsidR="0063451C" w:rsidRPr="00B81BDF" w:rsidRDefault="0063451C" w:rsidP="000D1CF8">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c>
          <w:tcPr>
            <w:tcW w:w="580" w:type="pct"/>
            <w:tcBorders>
              <w:top w:val="nil"/>
              <w:left w:val="nil"/>
              <w:bottom w:val="single" w:sz="4" w:space="0" w:color="auto"/>
              <w:right w:val="single" w:sz="4" w:space="0" w:color="auto"/>
            </w:tcBorders>
          </w:tcPr>
          <w:p w14:paraId="02DECF95" w14:textId="77777777" w:rsidR="0063451C" w:rsidRDefault="0063451C" w:rsidP="000D1CF8">
            <w:pPr>
              <w:spacing w:after="0" w:line="240" w:lineRule="auto"/>
              <w:jc w:val="center"/>
              <w:rPr>
                <w:rFonts w:ascii="Arial" w:eastAsia="Times New Roman" w:hAnsi="Arial" w:cs="Arial"/>
                <w:color w:val="000000"/>
                <w:sz w:val="20"/>
                <w:szCs w:val="20"/>
              </w:rPr>
            </w:pPr>
          </w:p>
        </w:tc>
      </w:tr>
      <w:tr w:rsidR="000D1CF8" w:rsidRPr="00B81BDF" w14:paraId="3D4B85FA" w14:textId="77777777" w:rsidTr="000D1CF8">
        <w:trPr>
          <w:trHeight w:val="288"/>
        </w:trPr>
        <w:tc>
          <w:tcPr>
            <w:tcW w:w="2152" w:type="pct"/>
            <w:tcBorders>
              <w:top w:val="nil"/>
              <w:left w:val="single" w:sz="4" w:space="0" w:color="auto"/>
              <w:bottom w:val="single" w:sz="4" w:space="0" w:color="auto"/>
              <w:right w:val="single" w:sz="4" w:space="0" w:color="auto"/>
            </w:tcBorders>
            <w:shd w:val="clear" w:color="000000" w:fill="E7E6E6"/>
            <w:vAlign w:val="center"/>
            <w:hideMark/>
          </w:tcPr>
          <w:p w14:paraId="73984E2D" w14:textId="77777777" w:rsidR="000D1CF8" w:rsidRPr="00B81BDF" w:rsidRDefault="000D1CF8" w:rsidP="000D1CF8">
            <w:pPr>
              <w:spacing w:after="0" w:line="240" w:lineRule="auto"/>
              <w:rPr>
                <w:rFonts w:ascii="Arial" w:eastAsia="Times New Roman" w:hAnsi="Arial" w:cs="Arial"/>
                <w:b/>
                <w:bCs/>
                <w:color w:val="000000"/>
                <w:sz w:val="20"/>
                <w:szCs w:val="20"/>
              </w:rPr>
            </w:pPr>
            <w:r w:rsidRPr="00B81BDF">
              <w:rPr>
                <w:rFonts w:ascii="Arial" w:eastAsia="Times New Roman" w:hAnsi="Arial" w:cs="Arial"/>
                <w:b/>
                <w:bCs/>
                <w:color w:val="000000"/>
                <w:sz w:val="20"/>
                <w:szCs w:val="20"/>
              </w:rPr>
              <w:lastRenderedPageBreak/>
              <w:t>Main outcome</w:t>
            </w:r>
          </w:p>
        </w:tc>
        <w:tc>
          <w:tcPr>
            <w:tcW w:w="838" w:type="pct"/>
            <w:tcBorders>
              <w:top w:val="nil"/>
              <w:left w:val="nil"/>
              <w:bottom w:val="single" w:sz="4" w:space="0" w:color="auto"/>
              <w:right w:val="single" w:sz="4" w:space="0" w:color="auto"/>
            </w:tcBorders>
            <w:shd w:val="clear" w:color="000000" w:fill="E7E6E6"/>
            <w:vAlign w:val="center"/>
            <w:hideMark/>
          </w:tcPr>
          <w:p w14:paraId="34FC0890"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 </w:t>
            </w:r>
          </w:p>
        </w:tc>
        <w:tc>
          <w:tcPr>
            <w:tcW w:w="795" w:type="pct"/>
            <w:tcBorders>
              <w:top w:val="nil"/>
              <w:left w:val="nil"/>
              <w:bottom w:val="single" w:sz="4" w:space="0" w:color="auto"/>
              <w:right w:val="single" w:sz="4" w:space="0" w:color="auto"/>
            </w:tcBorders>
            <w:shd w:val="clear" w:color="000000" w:fill="E7E6E6"/>
            <w:vAlign w:val="center"/>
            <w:hideMark/>
          </w:tcPr>
          <w:p w14:paraId="43E14BA9"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 </w:t>
            </w:r>
          </w:p>
        </w:tc>
        <w:tc>
          <w:tcPr>
            <w:tcW w:w="635" w:type="pct"/>
            <w:tcBorders>
              <w:top w:val="nil"/>
              <w:left w:val="nil"/>
              <w:bottom w:val="single" w:sz="4" w:space="0" w:color="auto"/>
              <w:right w:val="single" w:sz="4" w:space="0" w:color="auto"/>
            </w:tcBorders>
            <w:shd w:val="clear" w:color="000000" w:fill="E7E6E6"/>
          </w:tcPr>
          <w:p w14:paraId="352079F2"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c>
          <w:tcPr>
            <w:tcW w:w="580" w:type="pct"/>
            <w:tcBorders>
              <w:top w:val="nil"/>
              <w:left w:val="nil"/>
              <w:bottom w:val="single" w:sz="4" w:space="0" w:color="auto"/>
              <w:right w:val="single" w:sz="4" w:space="0" w:color="auto"/>
            </w:tcBorders>
            <w:shd w:val="clear" w:color="000000" w:fill="E7E6E6"/>
          </w:tcPr>
          <w:p w14:paraId="39F313CE"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r>
      <w:tr w:rsidR="000D1CF8" w:rsidRPr="00B81BDF" w14:paraId="0205BB2A"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hideMark/>
          </w:tcPr>
          <w:p w14:paraId="155F8DE2" w14:textId="77777777" w:rsidR="000D1CF8" w:rsidRPr="00B81BDF" w:rsidRDefault="000D1CF8" w:rsidP="000D1CF8">
            <w:pPr>
              <w:spacing w:after="0" w:line="240" w:lineRule="auto"/>
              <w:rPr>
                <w:rFonts w:ascii="Arial" w:eastAsia="Times New Roman" w:hAnsi="Arial" w:cs="Arial"/>
                <w:b/>
                <w:bCs/>
                <w:color w:val="000000"/>
                <w:sz w:val="20"/>
                <w:szCs w:val="20"/>
              </w:rPr>
            </w:pPr>
            <w:r w:rsidRPr="00B81BDF">
              <w:rPr>
                <w:rFonts w:ascii="Arial" w:eastAsia="Times New Roman" w:hAnsi="Arial" w:cs="Arial"/>
                <w:b/>
                <w:bCs/>
                <w:color w:val="000000"/>
                <w:sz w:val="20"/>
                <w:szCs w:val="20"/>
              </w:rPr>
              <w:t xml:space="preserve">Level of </w:t>
            </w:r>
            <w:proofErr w:type="spellStart"/>
            <w:r w:rsidRPr="00B81BDF">
              <w:rPr>
                <w:rFonts w:ascii="Arial" w:eastAsia="Times New Roman" w:hAnsi="Arial" w:cs="Arial"/>
                <w:b/>
                <w:bCs/>
                <w:color w:val="000000"/>
                <w:sz w:val="20"/>
                <w:szCs w:val="20"/>
              </w:rPr>
              <w:t>vaping</w:t>
            </w:r>
            <w:proofErr w:type="spellEnd"/>
          </w:p>
        </w:tc>
        <w:tc>
          <w:tcPr>
            <w:tcW w:w="838" w:type="pct"/>
            <w:tcBorders>
              <w:top w:val="nil"/>
              <w:left w:val="nil"/>
              <w:bottom w:val="single" w:sz="4" w:space="0" w:color="auto"/>
              <w:right w:val="single" w:sz="4" w:space="0" w:color="auto"/>
            </w:tcBorders>
            <w:shd w:val="clear" w:color="auto" w:fill="auto"/>
            <w:vAlign w:val="center"/>
          </w:tcPr>
          <w:p w14:paraId="0DD2C436"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c>
          <w:tcPr>
            <w:tcW w:w="795" w:type="pct"/>
            <w:tcBorders>
              <w:top w:val="nil"/>
              <w:left w:val="nil"/>
              <w:bottom w:val="single" w:sz="4" w:space="0" w:color="auto"/>
              <w:right w:val="single" w:sz="4" w:space="0" w:color="auto"/>
            </w:tcBorders>
            <w:shd w:val="clear" w:color="auto" w:fill="auto"/>
            <w:vAlign w:val="center"/>
          </w:tcPr>
          <w:p w14:paraId="69BE0C6E"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c>
          <w:tcPr>
            <w:tcW w:w="635" w:type="pct"/>
            <w:tcBorders>
              <w:top w:val="nil"/>
              <w:left w:val="nil"/>
              <w:bottom w:val="single" w:sz="4" w:space="0" w:color="auto"/>
              <w:right w:val="single" w:sz="4" w:space="0" w:color="auto"/>
            </w:tcBorders>
          </w:tcPr>
          <w:p w14:paraId="3AEFB65F"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c>
          <w:tcPr>
            <w:tcW w:w="580" w:type="pct"/>
            <w:tcBorders>
              <w:top w:val="nil"/>
              <w:left w:val="nil"/>
              <w:bottom w:val="single" w:sz="4" w:space="0" w:color="auto"/>
              <w:right w:val="single" w:sz="4" w:space="0" w:color="auto"/>
            </w:tcBorders>
          </w:tcPr>
          <w:p w14:paraId="19342F42"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r>
      <w:tr w:rsidR="000D1CF8" w:rsidRPr="00B81BDF" w14:paraId="22BA7E45"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hideMark/>
          </w:tcPr>
          <w:p w14:paraId="30E9F8F9" w14:textId="77777777" w:rsidR="000D1CF8" w:rsidRPr="00B81BDF" w:rsidRDefault="000D1CF8" w:rsidP="000D1CF8">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None</w:t>
            </w:r>
          </w:p>
        </w:tc>
        <w:tc>
          <w:tcPr>
            <w:tcW w:w="838" w:type="pct"/>
            <w:tcBorders>
              <w:top w:val="nil"/>
              <w:left w:val="nil"/>
              <w:bottom w:val="single" w:sz="4" w:space="0" w:color="auto"/>
              <w:right w:val="single" w:sz="4" w:space="0" w:color="auto"/>
            </w:tcBorders>
            <w:shd w:val="clear" w:color="auto" w:fill="auto"/>
            <w:vAlign w:val="center"/>
            <w:hideMark/>
          </w:tcPr>
          <w:p w14:paraId="1B014393"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73.74</w:t>
            </w:r>
          </w:p>
        </w:tc>
        <w:tc>
          <w:tcPr>
            <w:tcW w:w="795" w:type="pct"/>
            <w:tcBorders>
              <w:top w:val="nil"/>
              <w:left w:val="nil"/>
              <w:bottom w:val="single" w:sz="4" w:space="0" w:color="auto"/>
              <w:right w:val="single" w:sz="4" w:space="0" w:color="auto"/>
            </w:tcBorders>
            <w:shd w:val="clear" w:color="auto" w:fill="auto"/>
            <w:vAlign w:val="center"/>
            <w:hideMark/>
          </w:tcPr>
          <w:p w14:paraId="1A8A2417"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74.18</w:t>
            </w:r>
          </w:p>
        </w:tc>
        <w:tc>
          <w:tcPr>
            <w:tcW w:w="635" w:type="pct"/>
            <w:tcBorders>
              <w:top w:val="nil"/>
              <w:left w:val="nil"/>
              <w:bottom w:val="single" w:sz="4" w:space="0" w:color="auto"/>
              <w:right w:val="single" w:sz="4" w:space="0" w:color="auto"/>
            </w:tcBorders>
          </w:tcPr>
          <w:p w14:paraId="409736FC" w14:textId="77777777" w:rsidR="000D1CF8" w:rsidRPr="00B81BDF" w:rsidRDefault="000D1CF8" w:rsidP="000D1CF8">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74.06</w:t>
            </w:r>
          </w:p>
        </w:tc>
        <w:tc>
          <w:tcPr>
            <w:tcW w:w="580" w:type="pct"/>
            <w:tcBorders>
              <w:top w:val="nil"/>
              <w:left w:val="nil"/>
              <w:bottom w:val="single" w:sz="4" w:space="0" w:color="auto"/>
              <w:right w:val="single" w:sz="4" w:space="0" w:color="auto"/>
            </w:tcBorders>
          </w:tcPr>
          <w:p w14:paraId="042536F8" w14:textId="4BF96CBA" w:rsidR="000D1CF8" w:rsidRPr="00B81BDF" w:rsidRDefault="000D1CF8" w:rsidP="000D1CF8">
            <w:pPr>
              <w:spacing w:after="0" w:line="240" w:lineRule="auto"/>
              <w:jc w:val="center"/>
              <w:rPr>
                <w:rFonts w:ascii="Arial" w:eastAsia="Times New Roman" w:hAnsi="Arial" w:cs="Arial"/>
                <w:color w:val="000000"/>
                <w:sz w:val="20"/>
                <w:szCs w:val="20"/>
              </w:rPr>
            </w:pPr>
          </w:p>
        </w:tc>
      </w:tr>
      <w:tr w:rsidR="000D1CF8" w:rsidRPr="00B81BDF" w14:paraId="6E34BF10"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hideMark/>
          </w:tcPr>
          <w:p w14:paraId="678ADD0E" w14:textId="77777777" w:rsidR="000D1CF8" w:rsidRPr="00B81BDF" w:rsidRDefault="000D1CF8" w:rsidP="000D1CF8">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Intermittent (1-9 days)</w:t>
            </w:r>
          </w:p>
        </w:tc>
        <w:tc>
          <w:tcPr>
            <w:tcW w:w="838" w:type="pct"/>
            <w:tcBorders>
              <w:top w:val="nil"/>
              <w:left w:val="nil"/>
              <w:bottom w:val="single" w:sz="4" w:space="0" w:color="auto"/>
              <w:right w:val="single" w:sz="4" w:space="0" w:color="auto"/>
            </w:tcBorders>
            <w:shd w:val="clear" w:color="auto" w:fill="auto"/>
            <w:vAlign w:val="center"/>
            <w:hideMark/>
          </w:tcPr>
          <w:p w14:paraId="554F4092"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18.42</w:t>
            </w:r>
          </w:p>
        </w:tc>
        <w:tc>
          <w:tcPr>
            <w:tcW w:w="795" w:type="pct"/>
            <w:tcBorders>
              <w:top w:val="nil"/>
              <w:left w:val="nil"/>
              <w:bottom w:val="single" w:sz="4" w:space="0" w:color="auto"/>
              <w:right w:val="single" w:sz="4" w:space="0" w:color="auto"/>
            </w:tcBorders>
            <w:shd w:val="clear" w:color="auto" w:fill="auto"/>
            <w:vAlign w:val="center"/>
            <w:hideMark/>
          </w:tcPr>
          <w:p w14:paraId="5C6CFCC0"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16.09</w:t>
            </w:r>
          </w:p>
        </w:tc>
        <w:tc>
          <w:tcPr>
            <w:tcW w:w="635" w:type="pct"/>
            <w:tcBorders>
              <w:top w:val="nil"/>
              <w:left w:val="nil"/>
              <w:bottom w:val="single" w:sz="4" w:space="0" w:color="auto"/>
              <w:right w:val="single" w:sz="4" w:space="0" w:color="auto"/>
            </w:tcBorders>
          </w:tcPr>
          <w:p w14:paraId="5C29382D" w14:textId="77777777" w:rsidR="000D1CF8" w:rsidRPr="00B81BDF" w:rsidRDefault="000D1CF8" w:rsidP="000D1CF8">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16.73</w:t>
            </w:r>
          </w:p>
        </w:tc>
        <w:tc>
          <w:tcPr>
            <w:tcW w:w="580" w:type="pct"/>
            <w:tcBorders>
              <w:top w:val="nil"/>
              <w:left w:val="nil"/>
              <w:bottom w:val="single" w:sz="4" w:space="0" w:color="auto"/>
              <w:right w:val="single" w:sz="4" w:space="0" w:color="auto"/>
            </w:tcBorders>
          </w:tcPr>
          <w:p w14:paraId="345CFBCD"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r>
      <w:tr w:rsidR="000D1CF8" w:rsidRPr="00B81BDF" w14:paraId="1178B4A1" w14:textId="77777777" w:rsidTr="0063451C">
        <w:trPr>
          <w:trHeight w:val="278"/>
        </w:trPr>
        <w:tc>
          <w:tcPr>
            <w:tcW w:w="2152" w:type="pct"/>
            <w:tcBorders>
              <w:top w:val="nil"/>
              <w:left w:val="single" w:sz="4" w:space="0" w:color="auto"/>
              <w:bottom w:val="single" w:sz="4" w:space="0" w:color="auto"/>
              <w:right w:val="single" w:sz="4" w:space="0" w:color="auto"/>
            </w:tcBorders>
            <w:shd w:val="clear" w:color="auto" w:fill="auto"/>
            <w:vAlign w:val="center"/>
            <w:hideMark/>
          </w:tcPr>
          <w:p w14:paraId="7892AF9C" w14:textId="77777777" w:rsidR="000D1CF8" w:rsidRPr="00B81BDF" w:rsidRDefault="000D1CF8" w:rsidP="000D1CF8">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Heavy (10-30+ days)</w:t>
            </w:r>
          </w:p>
        </w:tc>
        <w:tc>
          <w:tcPr>
            <w:tcW w:w="838" w:type="pct"/>
            <w:tcBorders>
              <w:top w:val="nil"/>
              <w:left w:val="nil"/>
              <w:bottom w:val="single" w:sz="4" w:space="0" w:color="auto"/>
              <w:right w:val="single" w:sz="4" w:space="0" w:color="auto"/>
            </w:tcBorders>
            <w:shd w:val="clear" w:color="auto" w:fill="auto"/>
            <w:vAlign w:val="center"/>
            <w:hideMark/>
          </w:tcPr>
          <w:p w14:paraId="2E67FBF8"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7.84</w:t>
            </w:r>
          </w:p>
        </w:tc>
        <w:tc>
          <w:tcPr>
            <w:tcW w:w="795" w:type="pct"/>
            <w:tcBorders>
              <w:top w:val="nil"/>
              <w:left w:val="nil"/>
              <w:bottom w:val="single" w:sz="4" w:space="0" w:color="auto"/>
              <w:right w:val="single" w:sz="4" w:space="0" w:color="auto"/>
            </w:tcBorders>
            <w:shd w:val="clear" w:color="auto" w:fill="auto"/>
            <w:vAlign w:val="center"/>
            <w:hideMark/>
          </w:tcPr>
          <w:p w14:paraId="663A1C27"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9.73</w:t>
            </w:r>
          </w:p>
        </w:tc>
        <w:tc>
          <w:tcPr>
            <w:tcW w:w="635" w:type="pct"/>
            <w:tcBorders>
              <w:top w:val="nil"/>
              <w:left w:val="nil"/>
              <w:bottom w:val="single" w:sz="4" w:space="0" w:color="auto"/>
              <w:right w:val="single" w:sz="4" w:space="0" w:color="auto"/>
            </w:tcBorders>
          </w:tcPr>
          <w:p w14:paraId="5E56F3CF" w14:textId="77777777" w:rsidR="000D1CF8" w:rsidRPr="00B81BDF" w:rsidRDefault="000D1CF8" w:rsidP="000D1CF8">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9.21</w:t>
            </w:r>
          </w:p>
        </w:tc>
        <w:tc>
          <w:tcPr>
            <w:tcW w:w="580" w:type="pct"/>
            <w:tcBorders>
              <w:top w:val="nil"/>
              <w:left w:val="nil"/>
              <w:bottom w:val="single" w:sz="4" w:space="0" w:color="auto"/>
              <w:right w:val="single" w:sz="4" w:space="0" w:color="auto"/>
            </w:tcBorders>
          </w:tcPr>
          <w:p w14:paraId="48D43EC4"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r>
      <w:tr w:rsidR="0063451C" w:rsidRPr="00B81BDF" w14:paraId="7C868AEA" w14:textId="77777777" w:rsidTr="0063451C">
        <w:trPr>
          <w:trHeight w:val="288"/>
        </w:trPr>
        <w:tc>
          <w:tcPr>
            <w:tcW w:w="5000"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0E235528" w14:textId="25174759" w:rsidR="0063451C" w:rsidRPr="00B81BDF" w:rsidRDefault="0063451C" w:rsidP="0063451C">
            <w:pPr>
              <w:spacing w:after="0" w:line="240" w:lineRule="auto"/>
              <w:rPr>
                <w:rFonts w:ascii="Arial" w:eastAsia="Times New Roman" w:hAnsi="Arial" w:cs="Arial"/>
                <w:color w:val="000000"/>
                <w:sz w:val="20"/>
                <w:szCs w:val="20"/>
              </w:rPr>
            </w:pPr>
            <w:r>
              <w:rPr>
                <w:rFonts w:ascii="Arial" w:eastAsia="Times New Roman" w:hAnsi="Arial" w:cs="Arial"/>
                <w:b/>
                <w:bCs/>
                <w:color w:val="000000"/>
                <w:sz w:val="20"/>
                <w:szCs w:val="20"/>
              </w:rPr>
              <w:t>Parental risk factor</w:t>
            </w:r>
          </w:p>
        </w:tc>
      </w:tr>
      <w:tr w:rsidR="0063451C" w:rsidRPr="00B81BDF" w14:paraId="34C2AEEB" w14:textId="77777777" w:rsidTr="0063451C">
        <w:trPr>
          <w:trHeight w:val="288"/>
        </w:trPr>
        <w:tc>
          <w:tcPr>
            <w:tcW w:w="2152" w:type="pct"/>
            <w:tcBorders>
              <w:top w:val="single" w:sz="4" w:space="0" w:color="auto"/>
              <w:left w:val="single" w:sz="4" w:space="0" w:color="auto"/>
              <w:bottom w:val="single" w:sz="4" w:space="0" w:color="auto"/>
              <w:right w:val="single" w:sz="4" w:space="0" w:color="auto"/>
            </w:tcBorders>
            <w:shd w:val="clear" w:color="auto" w:fill="auto"/>
            <w:vAlign w:val="center"/>
          </w:tcPr>
          <w:p w14:paraId="5A4DC6FE" w14:textId="2BBD2AD0" w:rsidR="0063451C" w:rsidRPr="00B81BDF" w:rsidRDefault="0063451C" w:rsidP="0063451C">
            <w:pPr>
              <w:spacing w:after="0" w:line="240" w:lineRule="auto"/>
              <w:jc w:val="right"/>
              <w:rPr>
                <w:rFonts w:ascii="Arial" w:eastAsia="Times New Roman" w:hAnsi="Arial" w:cs="Arial"/>
                <w:color w:val="000000"/>
                <w:sz w:val="20"/>
                <w:szCs w:val="20"/>
              </w:rPr>
            </w:pPr>
            <w:r w:rsidRPr="00B81BDF">
              <w:rPr>
                <w:rFonts w:ascii="Arial" w:eastAsia="Times New Roman" w:hAnsi="Arial" w:cs="Arial"/>
                <w:b/>
                <w:bCs/>
                <w:color w:val="000000"/>
                <w:sz w:val="20"/>
                <w:szCs w:val="20"/>
              </w:rPr>
              <w:t>Able to ask parents for help</w:t>
            </w:r>
          </w:p>
        </w:tc>
        <w:tc>
          <w:tcPr>
            <w:tcW w:w="838" w:type="pct"/>
            <w:tcBorders>
              <w:top w:val="single" w:sz="4" w:space="0" w:color="auto"/>
              <w:left w:val="nil"/>
              <w:bottom w:val="single" w:sz="4" w:space="0" w:color="auto"/>
              <w:right w:val="single" w:sz="4" w:space="0" w:color="auto"/>
            </w:tcBorders>
            <w:shd w:val="clear" w:color="auto" w:fill="auto"/>
            <w:vAlign w:val="center"/>
          </w:tcPr>
          <w:p w14:paraId="74D7E0F3" w14:textId="632DDE57" w:rsidR="0063451C" w:rsidRPr="00B81BDF" w:rsidRDefault="0063451C" w:rsidP="0063451C">
            <w:pPr>
              <w:spacing w:after="0" w:line="240" w:lineRule="auto"/>
              <w:jc w:val="center"/>
              <w:rPr>
                <w:rFonts w:ascii="Arial" w:eastAsia="Times New Roman" w:hAnsi="Arial" w:cs="Arial"/>
                <w:color w:val="000000"/>
                <w:sz w:val="20"/>
                <w:szCs w:val="20"/>
              </w:rPr>
            </w:pPr>
          </w:p>
        </w:tc>
        <w:tc>
          <w:tcPr>
            <w:tcW w:w="795" w:type="pct"/>
            <w:tcBorders>
              <w:top w:val="single" w:sz="4" w:space="0" w:color="auto"/>
              <w:left w:val="nil"/>
              <w:bottom w:val="single" w:sz="4" w:space="0" w:color="auto"/>
              <w:right w:val="single" w:sz="4" w:space="0" w:color="auto"/>
            </w:tcBorders>
            <w:shd w:val="clear" w:color="auto" w:fill="auto"/>
            <w:vAlign w:val="center"/>
          </w:tcPr>
          <w:p w14:paraId="18DDD2F3" w14:textId="580F8FB6"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 </w:t>
            </w:r>
          </w:p>
        </w:tc>
        <w:tc>
          <w:tcPr>
            <w:tcW w:w="635" w:type="pct"/>
            <w:tcBorders>
              <w:top w:val="single" w:sz="4" w:space="0" w:color="auto"/>
              <w:left w:val="nil"/>
              <w:bottom w:val="single" w:sz="4" w:space="0" w:color="auto"/>
              <w:right w:val="single" w:sz="4" w:space="0" w:color="auto"/>
            </w:tcBorders>
          </w:tcPr>
          <w:p w14:paraId="10F273BF" w14:textId="77777777" w:rsidR="0063451C" w:rsidRDefault="0063451C" w:rsidP="0063451C">
            <w:pPr>
              <w:spacing w:after="0" w:line="240" w:lineRule="auto"/>
              <w:jc w:val="center"/>
              <w:rPr>
                <w:rFonts w:ascii="Arial" w:eastAsia="Times New Roman" w:hAnsi="Arial" w:cs="Arial"/>
                <w:color w:val="000000"/>
                <w:sz w:val="20"/>
                <w:szCs w:val="20"/>
              </w:rPr>
            </w:pPr>
          </w:p>
        </w:tc>
        <w:tc>
          <w:tcPr>
            <w:tcW w:w="580" w:type="pct"/>
            <w:tcBorders>
              <w:top w:val="single" w:sz="4" w:space="0" w:color="auto"/>
              <w:left w:val="nil"/>
              <w:bottom w:val="single" w:sz="4" w:space="0" w:color="auto"/>
              <w:right w:val="single" w:sz="4" w:space="0" w:color="auto"/>
            </w:tcBorders>
          </w:tcPr>
          <w:p w14:paraId="404F1418" w14:textId="77777777"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3B6BEE50"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5E67E802" w14:textId="36A24D21" w:rsidR="0063451C" w:rsidRPr="00B81BDF" w:rsidRDefault="0063451C" w:rsidP="0063451C">
            <w:pPr>
              <w:spacing w:after="0" w:line="240" w:lineRule="auto"/>
              <w:jc w:val="right"/>
              <w:rPr>
                <w:rFonts w:ascii="Arial" w:eastAsia="Times New Roman" w:hAnsi="Arial" w:cs="Arial"/>
                <w:b/>
                <w:bCs/>
                <w:color w:val="000000"/>
                <w:sz w:val="20"/>
                <w:szCs w:val="20"/>
              </w:rPr>
            </w:pPr>
            <w:r w:rsidRPr="00B81BDF">
              <w:rPr>
                <w:rFonts w:ascii="Arial" w:eastAsia="Times New Roman" w:hAnsi="Arial" w:cs="Arial"/>
                <w:color w:val="000000"/>
                <w:sz w:val="20"/>
                <w:szCs w:val="20"/>
              </w:rPr>
              <w:t>NO!</w:t>
            </w:r>
          </w:p>
        </w:tc>
        <w:tc>
          <w:tcPr>
            <w:tcW w:w="838" w:type="pct"/>
            <w:tcBorders>
              <w:top w:val="nil"/>
              <w:left w:val="nil"/>
              <w:bottom w:val="single" w:sz="4" w:space="0" w:color="auto"/>
              <w:right w:val="single" w:sz="4" w:space="0" w:color="auto"/>
            </w:tcBorders>
            <w:shd w:val="clear" w:color="auto" w:fill="auto"/>
            <w:vAlign w:val="center"/>
          </w:tcPr>
          <w:p w14:paraId="533C71DD" w14:textId="0B75AB35"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5.54</w:t>
            </w:r>
          </w:p>
        </w:tc>
        <w:tc>
          <w:tcPr>
            <w:tcW w:w="795" w:type="pct"/>
            <w:tcBorders>
              <w:top w:val="nil"/>
              <w:left w:val="nil"/>
              <w:bottom w:val="single" w:sz="4" w:space="0" w:color="auto"/>
              <w:right w:val="single" w:sz="4" w:space="0" w:color="auto"/>
            </w:tcBorders>
            <w:shd w:val="clear" w:color="auto" w:fill="auto"/>
            <w:vAlign w:val="center"/>
          </w:tcPr>
          <w:p w14:paraId="50E8FCA8" w14:textId="3C35B6EB"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3.85</w:t>
            </w:r>
          </w:p>
        </w:tc>
        <w:tc>
          <w:tcPr>
            <w:tcW w:w="635" w:type="pct"/>
            <w:tcBorders>
              <w:top w:val="nil"/>
              <w:left w:val="nil"/>
              <w:bottom w:val="single" w:sz="4" w:space="0" w:color="auto"/>
              <w:right w:val="single" w:sz="4" w:space="0" w:color="auto"/>
            </w:tcBorders>
          </w:tcPr>
          <w:p w14:paraId="15319CEA" w14:textId="73B724B8"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4.32</w:t>
            </w:r>
          </w:p>
        </w:tc>
        <w:tc>
          <w:tcPr>
            <w:tcW w:w="580" w:type="pct"/>
            <w:tcBorders>
              <w:top w:val="nil"/>
              <w:left w:val="nil"/>
              <w:bottom w:val="single" w:sz="4" w:space="0" w:color="auto"/>
              <w:right w:val="single" w:sz="4" w:space="0" w:color="auto"/>
            </w:tcBorders>
          </w:tcPr>
          <w:p w14:paraId="2B5D755B" w14:textId="2DB85C71"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22AF0CB8"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24C2AB6A" w14:textId="3087AE16" w:rsidR="0063451C" w:rsidRPr="00B81BDF" w:rsidRDefault="0063451C" w:rsidP="0063451C">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No</w:t>
            </w:r>
          </w:p>
        </w:tc>
        <w:tc>
          <w:tcPr>
            <w:tcW w:w="838" w:type="pct"/>
            <w:tcBorders>
              <w:top w:val="nil"/>
              <w:left w:val="nil"/>
              <w:bottom w:val="single" w:sz="4" w:space="0" w:color="auto"/>
              <w:right w:val="single" w:sz="4" w:space="0" w:color="auto"/>
            </w:tcBorders>
            <w:shd w:val="clear" w:color="auto" w:fill="auto"/>
            <w:vAlign w:val="center"/>
          </w:tcPr>
          <w:p w14:paraId="5B36D9FF" w14:textId="602E4128"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11</w:t>
            </w:r>
          </w:p>
        </w:tc>
        <w:tc>
          <w:tcPr>
            <w:tcW w:w="795" w:type="pct"/>
            <w:tcBorders>
              <w:top w:val="nil"/>
              <w:left w:val="nil"/>
              <w:bottom w:val="single" w:sz="4" w:space="0" w:color="auto"/>
              <w:right w:val="single" w:sz="4" w:space="0" w:color="auto"/>
            </w:tcBorders>
            <w:shd w:val="clear" w:color="auto" w:fill="auto"/>
            <w:vAlign w:val="center"/>
          </w:tcPr>
          <w:p w14:paraId="6255F954" w14:textId="69867A17"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9.14</w:t>
            </w:r>
          </w:p>
        </w:tc>
        <w:tc>
          <w:tcPr>
            <w:tcW w:w="635" w:type="pct"/>
            <w:tcBorders>
              <w:top w:val="nil"/>
              <w:left w:val="nil"/>
              <w:bottom w:val="single" w:sz="4" w:space="0" w:color="auto"/>
              <w:right w:val="single" w:sz="4" w:space="0" w:color="auto"/>
            </w:tcBorders>
          </w:tcPr>
          <w:p w14:paraId="174B08B9" w14:textId="6706A709"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9.65</w:t>
            </w:r>
          </w:p>
        </w:tc>
        <w:tc>
          <w:tcPr>
            <w:tcW w:w="580" w:type="pct"/>
            <w:tcBorders>
              <w:top w:val="nil"/>
              <w:left w:val="nil"/>
              <w:bottom w:val="single" w:sz="4" w:space="0" w:color="auto"/>
              <w:right w:val="single" w:sz="4" w:space="0" w:color="auto"/>
            </w:tcBorders>
          </w:tcPr>
          <w:p w14:paraId="349A68B1" w14:textId="77777777"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464E9BDC"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3C188123" w14:textId="50BE31D8" w:rsidR="0063451C" w:rsidRPr="00B81BDF" w:rsidRDefault="0063451C" w:rsidP="0063451C">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Yes</w:t>
            </w:r>
          </w:p>
        </w:tc>
        <w:tc>
          <w:tcPr>
            <w:tcW w:w="838" w:type="pct"/>
            <w:tcBorders>
              <w:top w:val="nil"/>
              <w:left w:val="nil"/>
              <w:bottom w:val="single" w:sz="4" w:space="0" w:color="auto"/>
              <w:right w:val="single" w:sz="4" w:space="0" w:color="auto"/>
            </w:tcBorders>
            <w:shd w:val="clear" w:color="auto" w:fill="auto"/>
            <w:vAlign w:val="center"/>
          </w:tcPr>
          <w:p w14:paraId="131EEAD8" w14:textId="2B8B0D07"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37.24</w:t>
            </w:r>
          </w:p>
        </w:tc>
        <w:tc>
          <w:tcPr>
            <w:tcW w:w="795" w:type="pct"/>
            <w:tcBorders>
              <w:top w:val="nil"/>
              <w:left w:val="nil"/>
              <w:bottom w:val="single" w:sz="4" w:space="0" w:color="auto"/>
              <w:right w:val="single" w:sz="4" w:space="0" w:color="auto"/>
            </w:tcBorders>
            <w:shd w:val="clear" w:color="auto" w:fill="auto"/>
            <w:vAlign w:val="center"/>
          </w:tcPr>
          <w:p w14:paraId="24240CC1" w14:textId="107F8C0E"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37.04</w:t>
            </w:r>
          </w:p>
        </w:tc>
        <w:tc>
          <w:tcPr>
            <w:tcW w:w="635" w:type="pct"/>
            <w:tcBorders>
              <w:top w:val="nil"/>
              <w:left w:val="nil"/>
              <w:bottom w:val="single" w:sz="4" w:space="0" w:color="auto"/>
              <w:right w:val="single" w:sz="4" w:space="0" w:color="auto"/>
            </w:tcBorders>
          </w:tcPr>
          <w:p w14:paraId="160A0901" w14:textId="082CA5A5"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37.10</w:t>
            </w:r>
          </w:p>
        </w:tc>
        <w:tc>
          <w:tcPr>
            <w:tcW w:w="580" w:type="pct"/>
            <w:tcBorders>
              <w:top w:val="nil"/>
              <w:left w:val="nil"/>
              <w:bottom w:val="single" w:sz="4" w:space="0" w:color="auto"/>
              <w:right w:val="single" w:sz="4" w:space="0" w:color="auto"/>
            </w:tcBorders>
          </w:tcPr>
          <w:p w14:paraId="1A082A61" w14:textId="77777777"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6FB3F836"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55D718B2" w14:textId="66461CC9" w:rsidR="0063451C" w:rsidRPr="00B81BDF" w:rsidRDefault="0063451C" w:rsidP="0063451C">
            <w:pPr>
              <w:spacing w:after="0" w:line="240" w:lineRule="auto"/>
              <w:jc w:val="right"/>
              <w:rPr>
                <w:rFonts w:ascii="Arial" w:eastAsia="Times New Roman" w:hAnsi="Arial" w:cs="Arial"/>
                <w:color w:val="000000"/>
                <w:sz w:val="20"/>
                <w:szCs w:val="20"/>
              </w:rPr>
            </w:pPr>
            <w:commentRangeStart w:id="4"/>
            <w:r w:rsidRPr="00B81BDF">
              <w:rPr>
                <w:rFonts w:ascii="Arial" w:eastAsia="Times New Roman" w:hAnsi="Arial" w:cs="Arial"/>
                <w:color w:val="000000"/>
                <w:sz w:val="20"/>
                <w:szCs w:val="20"/>
              </w:rPr>
              <w:t>YES</w:t>
            </w:r>
            <w:commentRangeEnd w:id="4"/>
            <w:r w:rsidR="00B274C8">
              <w:rPr>
                <w:rStyle w:val="CommentReference"/>
                <w:rFonts w:ascii="Times" w:eastAsia="Times New Roman" w:hAnsi="Times" w:cs="Times New Roman"/>
                <w:lang w:val="x-none" w:eastAsia="x-none"/>
              </w:rPr>
              <w:commentReference w:id="4"/>
            </w:r>
            <w:r w:rsidRPr="00B81BDF">
              <w:rPr>
                <w:rFonts w:ascii="Arial" w:eastAsia="Times New Roman" w:hAnsi="Arial" w:cs="Arial"/>
                <w:color w:val="000000"/>
                <w:sz w:val="20"/>
                <w:szCs w:val="20"/>
              </w:rPr>
              <w:t>!</w:t>
            </w:r>
          </w:p>
        </w:tc>
        <w:tc>
          <w:tcPr>
            <w:tcW w:w="838" w:type="pct"/>
            <w:tcBorders>
              <w:top w:val="nil"/>
              <w:left w:val="nil"/>
              <w:bottom w:val="single" w:sz="4" w:space="0" w:color="auto"/>
              <w:right w:val="single" w:sz="4" w:space="0" w:color="auto"/>
            </w:tcBorders>
            <w:shd w:val="clear" w:color="auto" w:fill="auto"/>
            <w:vAlign w:val="center"/>
          </w:tcPr>
          <w:p w14:paraId="37DB43D3" w14:textId="2ACB3DE3"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46.22</w:t>
            </w:r>
          </w:p>
        </w:tc>
        <w:tc>
          <w:tcPr>
            <w:tcW w:w="795" w:type="pct"/>
            <w:tcBorders>
              <w:top w:val="nil"/>
              <w:left w:val="nil"/>
              <w:bottom w:val="single" w:sz="4" w:space="0" w:color="auto"/>
              <w:right w:val="single" w:sz="4" w:space="0" w:color="auto"/>
            </w:tcBorders>
            <w:shd w:val="clear" w:color="auto" w:fill="auto"/>
            <w:vAlign w:val="center"/>
          </w:tcPr>
          <w:p w14:paraId="71C5C35A" w14:textId="5211F266"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49.97</w:t>
            </w:r>
          </w:p>
        </w:tc>
        <w:tc>
          <w:tcPr>
            <w:tcW w:w="635" w:type="pct"/>
            <w:tcBorders>
              <w:top w:val="nil"/>
              <w:left w:val="nil"/>
              <w:bottom w:val="single" w:sz="4" w:space="0" w:color="auto"/>
              <w:right w:val="single" w:sz="4" w:space="0" w:color="auto"/>
            </w:tcBorders>
          </w:tcPr>
          <w:p w14:paraId="4AE43B65" w14:textId="158D1118"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48.94</w:t>
            </w:r>
          </w:p>
        </w:tc>
        <w:tc>
          <w:tcPr>
            <w:tcW w:w="580" w:type="pct"/>
            <w:tcBorders>
              <w:top w:val="nil"/>
              <w:left w:val="nil"/>
              <w:bottom w:val="single" w:sz="4" w:space="0" w:color="auto"/>
              <w:right w:val="single" w:sz="4" w:space="0" w:color="auto"/>
            </w:tcBorders>
          </w:tcPr>
          <w:p w14:paraId="30C77A84" w14:textId="77777777"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611B4F6F" w14:textId="77777777" w:rsidTr="0063451C">
        <w:trPr>
          <w:trHeight w:val="288"/>
        </w:trPr>
        <w:tc>
          <w:tcPr>
            <w:tcW w:w="5000" w:type="pct"/>
            <w:gridSpan w:val="5"/>
            <w:tcBorders>
              <w:top w:val="nil"/>
              <w:left w:val="single" w:sz="4" w:space="0" w:color="auto"/>
              <w:bottom w:val="single" w:sz="4" w:space="0" w:color="auto"/>
              <w:right w:val="single" w:sz="4" w:space="0" w:color="auto"/>
            </w:tcBorders>
            <w:shd w:val="clear" w:color="auto" w:fill="auto"/>
            <w:vAlign w:val="center"/>
          </w:tcPr>
          <w:p w14:paraId="6EBCEE9F" w14:textId="0F9E89FB" w:rsidR="0063451C" w:rsidRDefault="0063451C" w:rsidP="0063451C">
            <w:pPr>
              <w:spacing w:after="0" w:line="240" w:lineRule="auto"/>
              <w:rPr>
                <w:rFonts w:ascii="Arial" w:eastAsia="Times New Roman" w:hAnsi="Arial" w:cs="Arial"/>
                <w:color w:val="000000"/>
                <w:sz w:val="20"/>
                <w:szCs w:val="20"/>
              </w:rPr>
            </w:pPr>
            <w:r w:rsidRPr="00B81BDF">
              <w:rPr>
                <w:rFonts w:ascii="Arial" w:eastAsia="Times New Roman" w:hAnsi="Arial" w:cs="Arial"/>
                <w:b/>
                <w:bCs/>
                <w:color w:val="000000"/>
                <w:sz w:val="20"/>
                <w:szCs w:val="20"/>
              </w:rPr>
              <w:t>Perception of harm</w:t>
            </w:r>
            <w:r w:rsidRPr="00B81BDF">
              <w:rPr>
                <w:rFonts w:ascii="Arial" w:eastAsia="Times New Roman" w:hAnsi="Arial" w:cs="Arial"/>
                <w:color w:val="000000"/>
                <w:sz w:val="20"/>
                <w:szCs w:val="20"/>
              </w:rPr>
              <w:t> </w:t>
            </w:r>
          </w:p>
        </w:tc>
      </w:tr>
      <w:tr w:rsidR="0063451C" w:rsidRPr="00B81BDF" w14:paraId="64EF7AE5"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220FE94C" w14:textId="524A9994" w:rsidR="0063451C" w:rsidRPr="00B81BDF" w:rsidRDefault="0063451C" w:rsidP="0063451C">
            <w:pPr>
              <w:spacing w:after="0" w:line="240" w:lineRule="auto"/>
              <w:jc w:val="right"/>
              <w:rPr>
                <w:rFonts w:ascii="Arial" w:eastAsia="Times New Roman" w:hAnsi="Arial" w:cs="Arial"/>
                <w:b/>
                <w:bCs/>
                <w:color w:val="000000"/>
                <w:sz w:val="20"/>
                <w:szCs w:val="20"/>
              </w:rPr>
            </w:pPr>
            <w:proofErr w:type="spellStart"/>
            <w:r w:rsidRPr="00B81BDF">
              <w:rPr>
                <w:rFonts w:ascii="Arial" w:eastAsia="Times New Roman" w:hAnsi="Arial" w:cs="Arial"/>
                <w:b/>
                <w:bCs/>
                <w:color w:val="000000"/>
                <w:sz w:val="20"/>
                <w:szCs w:val="20"/>
              </w:rPr>
              <w:t>Vaping</w:t>
            </w:r>
            <w:proofErr w:type="spellEnd"/>
            <w:r w:rsidRPr="00B81BDF">
              <w:rPr>
                <w:rFonts w:ascii="Arial" w:eastAsia="Times New Roman" w:hAnsi="Arial" w:cs="Arial"/>
                <w:b/>
                <w:bCs/>
                <w:color w:val="000000"/>
                <w:sz w:val="20"/>
                <w:szCs w:val="20"/>
              </w:rPr>
              <w:t xml:space="preserve"> products</w:t>
            </w:r>
          </w:p>
        </w:tc>
        <w:tc>
          <w:tcPr>
            <w:tcW w:w="838" w:type="pct"/>
            <w:tcBorders>
              <w:top w:val="nil"/>
              <w:left w:val="nil"/>
              <w:bottom w:val="single" w:sz="4" w:space="0" w:color="auto"/>
              <w:right w:val="single" w:sz="4" w:space="0" w:color="auto"/>
            </w:tcBorders>
            <w:shd w:val="clear" w:color="auto" w:fill="auto"/>
            <w:vAlign w:val="center"/>
          </w:tcPr>
          <w:p w14:paraId="5775D170" w14:textId="77777777" w:rsidR="0063451C" w:rsidRPr="00B81BDF" w:rsidRDefault="0063451C" w:rsidP="0063451C">
            <w:pPr>
              <w:spacing w:after="0" w:line="240" w:lineRule="auto"/>
              <w:jc w:val="center"/>
              <w:rPr>
                <w:rFonts w:ascii="Arial" w:eastAsia="Times New Roman" w:hAnsi="Arial" w:cs="Arial"/>
                <w:color w:val="000000"/>
                <w:sz w:val="20"/>
                <w:szCs w:val="20"/>
              </w:rPr>
            </w:pPr>
          </w:p>
        </w:tc>
        <w:tc>
          <w:tcPr>
            <w:tcW w:w="795" w:type="pct"/>
            <w:tcBorders>
              <w:top w:val="nil"/>
              <w:left w:val="nil"/>
              <w:bottom w:val="single" w:sz="4" w:space="0" w:color="auto"/>
              <w:right w:val="single" w:sz="4" w:space="0" w:color="auto"/>
            </w:tcBorders>
            <w:shd w:val="clear" w:color="auto" w:fill="auto"/>
            <w:vAlign w:val="center"/>
          </w:tcPr>
          <w:p w14:paraId="5DF0A4CE" w14:textId="77777777" w:rsidR="0063451C" w:rsidRPr="00B81BDF" w:rsidRDefault="0063451C" w:rsidP="0063451C">
            <w:pPr>
              <w:spacing w:after="0" w:line="240" w:lineRule="auto"/>
              <w:jc w:val="center"/>
              <w:rPr>
                <w:rFonts w:ascii="Arial" w:eastAsia="Times New Roman" w:hAnsi="Arial" w:cs="Arial"/>
                <w:color w:val="000000"/>
                <w:sz w:val="20"/>
                <w:szCs w:val="20"/>
              </w:rPr>
            </w:pPr>
          </w:p>
        </w:tc>
        <w:tc>
          <w:tcPr>
            <w:tcW w:w="635" w:type="pct"/>
            <w:tcBorders>
              <w:top w:val="nil"/>
              <w:left w:val="nil"/>
              <w:bottom w:val="single" w:sz="4" w:space="0" w:color="auto"/>
              <w:right w:val="single" w:sz="4" w:space="0" w:color="auto"/>
            </w:tcBorders>
          </w:tcPr>
          <w:p w14:paraId="73EF5AFC" w14:textId="77777777" w:rsidR="0063451C" w:rsidRDefault="0063451C" w:rsidP="0063451C">
            <w:pPr>
              <w:spacing w:after="0" w:line="240" w:lineRule="auto"/>
              <w:jc w:val="center"/>
              <w:rPr>
                <w:rFonts w:ascii="Arial" w:eastAsia="Times New Roman" w:hAnsi="Arial" w:cs="Arial"/>
                <w:color w:val="000000"/>
                <w:sz w:val="20"/>
                <w:szCs w:val="20"/>
              </w:rPr>
            </w:pPr>
          </w:p>
        </w:tc>
        <w:tc>
          <w:tcPr>
            <w:tcW w:w="580" w:type="pct"/>
            <w:tcBorders>
              <w:top w:val="nil"/>
              <w:left w:val="nil"/>
              <w:bottom w:val="single" w:sz="4" w:space="0" w:color="auto"/>
              <w:right w:val="single" w:sz="4" w:space="0" w:color="auto"/>
            </w:tcBorders>
          </w:tcPr>
          <w:p w14:paraId="408261D2" w14:textId="77777777"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6897610A"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3FE1A00B" w14:textId="1272B2B9" w:rsidR="0063451C" w:rsidRPr="00B81BDF" w:rsidRDefault="0063451C" w:rsidP="0063451C">
            <w:pPr>
              <w:spacing w:after="0" w:line="240" w:lineRule="auto"/>
              <w:jc w:val="right"/>
              <w:rPr>
                <w:rFonts w:ascii="Arial" w:eastAsia="Times New Roman" w:hAnsi="Arial" w:cs="Arial"/>
                <w:b/>
                <w:bCs/>
                <w:color w:val="000000"/>
                <w:sz w:val="20"/>
                <w:szCs w:val="20"/>
              </w:rPr>
            </w:pPr>
            <w:r w:rsidRPr="00B81BDF">
              <w:rPr>
                <w:rFonts w:ascii="Arial" w:eastAsia="Times New Roman" w:hAnsi="Arial" w:cs="Arial"/>
                <w:color w:val="000000"/>
                <w:sz w:val="20"/>
                <w:szCs w:val="20"/>
              </w:rPr>
              <w:t>No risk</w:t>
            </w:r>
          </w:p>
        </w:tc>
        <w:tc>
          <w:tcPr>
            <w:tcW w:w="838" w:type="pct"/>
            <w:tcBorders>
              <w:top w:val="nil"/>
              <w:left w:val="nil"/>
              <w:bottom w:val="single" w:sz="4" w:space="0" w:color="auto"/>
              <w:right w:val="single" w:sz="4" w:space="0" w:color="auto"/>
            </w:tcBorders>
            <w:shd w:val="clear" w:color="auto" w:fill="auto"/>
            <w:vAlign w:val="center"/>
          </w:tcPr>
          <w:p w14:paraId="4DC5ADC5" w14:textId="553F20DF"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22.41</w:t>
            </w:r>
          </w:p>
        </w:tc>
        <w:tc>
          <w:tcPr>
            <w:tcW w:w="795" w:type="pct"/>
            <w:tcBorders>
              <w:top w:val="nil"/>
              <w:left w:val="nil"/>
              <w:bottom w:val="single" w:sz="4" w:space="0" w:color="auto"/>
              <w:right w:val="single" w:sz="4" w:space="0" w:color="auto"/>
            </w:tcBorders>
            <w:shd w:val="clear" w:color="auto" w:fill="auto"/>
            <w:vAlign w:val="center"/>
          </w:tcPr>
          <w:p w14:paraId="33A84E5C" w14:textId="71DCF7A8"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14.88</w:t>
            </w:r>
          </w:p>
        </w:tc>
        <w:tc>
          <w:tcPr>
            <w:tcW w:w="635" w:type="pct"/>
            <w:tcBorders>
              <w:top w:val="nil"/>
              <w:left w:val="nil"/>
              <w:bottom w:val="single" w:sz="4" w:space="0" w:color="auto"/>
              <w:right w:val="single" w:sz="4" w:space="0" w:color="auto"/>
            </w:tcBorders>
          </w:tcPr>
          <w:p w14:paraId="5AD2F98F" w14:textId="4515D068"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16.95</w:t>
            </w:r>
          </w:p>
        </w:tc>
        <w:tc>
          <w:tcPr>
            <w:tcW w:w="580" w:type="pct"/>
            <w:tcBorders>
              <w:top w:val="nil"/>
              <w:left w:val="nil"/>
              <w:bottom w:val="single" w:sz="4" w:space="0" w:color="auto"/>
              <w:right w:val="single" w:sz="4" w:space="0" w:color="auto"/>
            </w:tcBorders>
          </w:tcPr>
          <w:p w14:paraId="6ABCD07E" w14:textId="6225A4CA"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36D294C6"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3F02B0F0" w14:textId="47A244AC" w:rsidR="0063451C" w:rsidRPr="00B81BDF" w:rsidRDefault="0063451C" w:rsidP="0063451C">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Slight risk</w:t>
            </w:r>
          </w:p>
        </w:tc>
        <w:tc>
          <w:tcPr>
            <w:tcW w:w="838" w:type="pct"/>
            <w:tcBorders>
              <w:top w:val="nil"/>
              <w:left w:val="nil"/>
              <w:bottom w:val="single" w:sz="4" w:space="0" w:color="auto"/>
              <w:right w:val="single" w:sz="4" w:space="0" w:color="auto"/>
            </w:tcBorders>
            <w:shd w:val="clear" w:color="auto" w:fill="auto"/>
            <w:vAlign w:val="center"/>
          </w:tcPr>
          <w:p w14:paraId="654AAB5F" w14:textId="37316509"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32.42</w:t>
            </w:r>
          </w:p>
        </w:tc>
        <w:tc>
          <w:tcPr>
            <w:tcW w:w="795" w:type="pct"/>
            <w:tcBorders>
              <w:top w:val="nil"/>
              <w:left w:val="nil"/>
              <w:bottom w:val="single" w:sz="4" w:space="0" w:color="auto"/>
              <w:right w:val="single" w:sz="4" w:space="0" w:color="auto"/>
            </w:tcBorders>
            <w:shd w:val="clear" w:color="auto" w:fill="auto"/>
            <w:vAlign w:val="center"/>
          </w:tcPr>
          <w:p w14:paraId="7C9D4096" w14:textId="7CFDC8FB"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30.85</w:t>
            </w:r>
          </w:p>
        </w:tc>
        <w:tc>
          <w:tcPr>
            <w:tcW w:w="635" w:type="pct"/>
            <w:tcBorders>
              <w:top w:val="nil"/>
              <w:left w:val="nil"/>
              <w:bottom w:val="single" w:sz="4" w:space="0" w:color="auto"/>
              <w:right w:val="single" w:sz="4" w:space="0" w:color="auto"/>
            </w:tcBorders>
          </w:tcPr>
          <w:p w14:paraId="37C3BBF8" w14:textId="2F1446A9"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31.28</w:t>
            </w:r>
          </w:p>
        </w:tc>
        <w:tc>
          <w:tcPr>
            <w:tcW w:w="580" w:type="pct"/>
            <w:tcBorders>
              <w:top w:val="nil"/>
              <w:left w:val="nil"/>
              <w:bottom w:val="single" w:sz="4" w:space="0" w:color="auto"/>
              <w:right w:val="single" w:sz="4" w:space="0" w:color="auto"/>
            </w:tcBorders>
          </w:tcPr>
          <w:p w14:paraId="6B0EEE23" w14:textId="77777777"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74BF2501"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59FE018A" w14:textId="63FB88CC" w:rsidR="0063451C" w:rsidRPr="00B81BDF" w:rsidRDefault="0063451C" w:rsidP="0063451C">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Moderate risk</w:t>
            </w:r>
          </w:p>
        </w:tc>
        <w:tc>
          <w:tcPr>
            <w:tcW w:w="838" w:type="pct"/>
            <w:tcBorders>
              <w:top w:val="nil"/>
              <w:left w:val="nil"/>
              <w:bottom w:val="single" w:sz="4" w:space="0" w:color="auto"/>
              <w:right w:val="single" w:sz="4" w:space="0" w:color="auto"/>
            </w:tcBorders>
            <w:shd w:val="clear" w:color="auto" w:fill="auto"/>
            <w:vAlign w:val="center"/>
          </w:tcPr>
          <w:p w14:paraId="008DE760" w14:textId="43BBF2F8"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30.85</w:t>
            </w:r>
          </w:p>
        </w:tc>
        <w:tc>
          <w:tcPr>
            <w:tcW w:w="795" w:type="pct"/>
            <w:tcBorders>
              <w:top w:val="nil"/>
              <w:left w:val="nil"/>
              <w:bottom w:val="single" w:sz="4" w:space="0" w:color="auto"/>
              <w:right w:val="single" w:sz="4" w:space="0" w:color="auto"/>
            </w:tcBorders>
            <w:shd w:val="clear" w:color="auto" w:fill="auto"/>
            <w:vAlign w:val="center"/>
          </w:tcPr>
          <w:p w14:paraId="5EF1F1FD" w14:textId="1C64ED69"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36.57</w:t>
            </w:r>
          </w:p>
        </w:tc>
        <w:tc>
          <w:tcPr>
            <w:tcW w:w="635" w:type="pct"/>
            <w:tcBorders>
              <w:top w:val="nil"/>
              <w:left w:val="nil"/>
              <w:bottom w:val="single" w:sz="4" w:space="0" w:color="auto"/>
              <w:right w:val="single" w:sz="4" w:space="0" w:color="auto"/>
            </w:tcBorders>
          </w:tcPr>
          <w:p w14:paraId="02DD65E2" w14:textId="66F49C66"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35.00</w:t>
            </w:r>
          </w:p>
        </w:tc>
        <w:tc>
          <w:tcPr>
            <w:tcW w:w="580" w:type="pct"/>
            <w:tcBorders>
              <w:top w:val="nil"/>
              <w:left w:val="nil"/>
              <w:bottom w:val="single" w:sz="4" w:space="0" w:color="auto"/>
              <w:right w:val="single" w:sz="4" w:space="0" w:color="auto"/>
            </w:tcBorders>
          </w:tcPr>
          <w:p w14:paraId="029A4E6C" w14:textId="77777777"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49BEB4FB"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04B6B88E" w14:textId="3431DCE6" w:rsidR="0063451C" w:rsidRPr="00B81BDF" w:rsidRDefault="0063451C" w:rsidP="0063451C">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Great risk</w:t>
            </w:r>
          </w:p>
        </w:tc>
        <w:tc>
          <w:tcPr>
            <w:tcW w:w="838" w:type="pct"/>
            <w:tcBorders>
              <w:top w:val="nil"/>
              <w:left w:val="nil"/>
              <w:bottom w:val="single" w:sz="4" w:space="0" w:color="auto"/>
              <w:right w:val="single" w:sz="4" w:space="0" w:color="auto"/>
            </w:tcBorders>
            <w:shd w:val="clear" w:color="auto" w:fill="auto"/>
            <w:vAlign w:val="center"/>
          </w:tcPr>
          <w:p w14:paraId="70D2C725" w14:textId="77F4239E"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14.31</w:t>
            </w:r>
          </w:p>
        </w:tc>
        <w:tc>
          <w:tcPr>
            <w:tcW w:w="795" w:type="pct"/>
            <w:tcBorders>
              <w:top w:val="nil"/>
              <w:left w:val="nil"/>
              <w:bottom w:val="single" w:sz="4" w:space="0" w:color="auto"/>
              <w:right w:val="single" w:sz="4" w:space="0" w:color="auto"/>
            </w:tcBorders>
            <w:shd w:val="clear" w:color="auto" w:fill="auto"/>
            <w:vAlign w:val="center"/>
          </w:tcPr>
          <w:p w14:paraId="612ED30C" w14:textId="6C0749D9"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17.7</w:t>
            </w:r>
          </w:p>
        </w:tc>
        <w:tc>
          <w:tcPr>
            <w:tcW w:w="635" w:type="pct"/>
            <w:tcBorders>
              <w:top w:val="nil"/>
              <w:left w:val="nil"/>
              <w:bottom w:val="single" w:sz="4" w:space="0" w:color="auto"/>
              <w:right w:val="single" w:sz="4" w:space="0" w:color="auto"/>
            </w:tcBorders>
          </w:tcPr>
          <w:p w14:paraId="5C634FE5" w14:textId="6EA907EF"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16.77</w:t>
            </w:r>
          </w:p>
        </w:tc>
        <w:tc>
          <w:tcPr>
            <w:tcW w:w="580" w:type="pct"/>
            <w:tcBorders>
              <w:top w:val="nil"/>
              <w:left w:val="nil"/>
              <w:bottom w:val="single" w:sz="4" w:space="0" w:color="auto"/>
              <w:right w:val="single" w:sz="4" w:space="0" w:color="auto"/>
            </w:tcBorders>
          </w:tcPr>
          <w:p w14:paraId="68FCEA8B" w14:textId="77777777" w:rsidR="0063451C" w:rsidRDefault="0063451C" w:rsidP="0063451C">
            <w:pPr>
              <w:spacing w:after="0" w:line="240" w:lineRule="auto"/>
              <w:jc w:val="center"/>
              <w:rPr>
                <w:rFonts w:ascii="Arial" w:eastAsia="Times New Roman" w:hAnsi="Arial" w:cs="Arial"/>
                <w:color w:val="000000"/>
                <w:sz w:val="20"/>
                <w:szCs w:val="20"/>
              </w:rPr>
            </w:pPr>
          </w:p>
        </w:tc>
      </w:tr>
    </w:tbl>
    <w:p w14:paraId="54E1E55E" w14:textId="77777777" w:rsidR="0063451C" w:rsidRDefault="0063451C" w:rsidP="00DF2D78">
      <w:pPr>
        <w:rPr>
          <w:rFonts w:ascii="Arial" w:hAnsi="Arial" w:cs="Arial"/>
        </w:rPr>
      </w:pPr>
    </w:p>
    <w:p w14:paraId="57799B46" w14:textId="575402A2" w:rsidR="00067A4A" w:rsidRPr="00067A4A" w:rsidRDefault="00067A4A" w:rsidP="00067A4A">
      <w:pPr>
        <w:pStyle w:val="CommentText"/>
        <w:rPr>
          <w:rFonts w:ascii="Arial" w:hAnsi="Arial" w:cs="Arial"/>
          <w:b/>
          <w:sz w:val="22"/>
          <w:szCs w:val="22"/>
        </w:rPr>
      </w:pPr>
      <w:r w:rsidRPr="00067A4A">
        <w:rPr>
          <w:rFonts w:ascii="Arial" w:hAnsi="Arial" w:cs="Arial"/>
          <w:b/>
          <w:sz w:val="22"/>
          <w:szCs w:val="22"/>
        </w:rPr>
        <w:t xml:space="preserve">Focus Group </w:t>
      </w:r>
      <w:r>
        <w:rPr>
          <w:rFonts w:ascii="Arial" w:hAnsi="Arial" w:cs="Arial"/>
          <w:b/>
          <w:sz w:val="22"/>
          <w:szCs w:val="22"/>
        </w:rPr>
        <w:t>and Key Informant Interviews in Latinx High School Students from Pueblo, Colorado:</w:t>
      </w:r>
    </w:p>
    <w:p w14:paraId="3A18752D" w14:textId="2B89876C" w:rsidR="00067A4A" w:rsidRPr="00067A4A" w:rsidRDefault="00067A4A" w:rsidP="00067A4A">
      <w:pPr>
        <w:pStyle w:val="CommentText"/>
        <w:rPr>
          <w:rFonts w:ascii="Arial" w:hAnsi="Arial" w:cs="Arial"/>
          <w:sz w:val="22"/>
          <w:szCs w:val="22"/>
          <w:lang w:val="en-US"/>
        </w:rPr>
      </w:pPr>
      <w:r>
        <w:rPr>
          <w:rFonts w:ascii="Arial" w:hAnsi="Arial" w:cs="Arial"/>
          <w:sz w:val="22"/>
          <w:szCs w:val="22"/>
          <w:lang w:val="en-US"/>
        </w:rPr>
        <w:t xml:space="preserve">We performed </w:t>
      </w:r>
      <w:r w:rsidRPr="00067A4A">
        <w:rPr>
          <w:rFonts w:ascii="Arial" w:hAnsi="Arial" w:cs="Arial"/>
          <w:sz w:val="22"/>
          <w:szCs w:val="22"/>
          <w:lang w:val="en-US"/>
        </w:rPr>
        <w:t>eight focus groups and key informant interviews of 51 middle and high school students</w:t>
      </w:r>
      <w:r>
        <w:rPr>
          <w:rFonts w:ascii="Arial" w:hAnsi="Arial" w:cs="Arial"/>
          <w:sz w:val="22"/>
          <w:szCs w:val="22"/>
          <w:lang w:val="en-US"/>
        </w:rPr>
        <w:t xml:space="preserve"> to</w:t>
      </w:r>
      <w:r w:rsidRPr="00067A4A">
        <w:rPr>
          <w:rFonts w:ascii="Arial" w:hAnsi="Arial" w:cs="Arial"/>
          <w:sz w:val="22"/>
          <w:szCs w:val="22"/>
          <w:lang w:val="en-US"/>
        </w:rPr>
        <w:t xml:space="preserve"> explore the perceptions of primarily </w:t>
      </w:r>
      <w:proofErr w:type="spellStart"/>
      <w:r w:rsidRPr="00067A4A">
        <w:rPr>
          <w:rFonts w:ascii="Arial" w:hAnsi="Arial" w:cs="Arial"/>
          <w:sz w:val="22"/>
          <w:szCs w:val="22"/>
          <w:lang w:val="en-US"/>
        </w:rPr>
        <w:t>Latinx</w:t>
      </w:r>
      <w:proofErr w:type="spellEnd"/>
      <w:r w:rsidRPr="00067A4A">
        <w:rPr>
          <w:rFonts w:ascii="Arial" w:hAnsi="Arial" w:cs="Arial"/>
          <w:sz w:val="22"/>
          <w:szCs w:val="22"/>
          <w:lang w:val="en-US"/>
        </w:rPr>
        <w:t xml:space="preserve"> youth on the reasons for </w:t>
      </w:r>
      <w:r>
        <w:rPr>
          <w:rFonts w:ascii="Arial" w:hAnsi="Arial" w:cs="Arial"/>
          <w:sz w:val="22"/>
          <w:szCs w:val="22"/>
          <w:lang w:val="en-US"/>
        </w:rPr>
        <w:t xml:space="preserve">their </w:t>
      </w:r>
      <w:r w:rsidRPr="00067A4A">
        <w:rPr>
          <w:rFonts w:ascii="Arial" w:hAnsi="Arial" w:cs="Arial"/>
          <w:sz w:val="22"/>
          <w:szCs w:val="22"/>
          <w:lang w:val="en-US"/>
        </w:rPr>
        <w:t xml:space="preserve">high rates of </w:t>
      </w:r>
      <w:proofErr w:type="spellStart"/>
      <w:r w:rsidRPr="00067A4A">
        <w:rPr>
          <w:rFonts w:ascii="Arial" w:hAnsi="Arial" w:cs="Arial"/>
          <w:sz w:val="22"/>
          <w:szCs w:val="22"/>
          <w:lang w:val="en-US"/>
        </w:rPr>
        <w:t>vaping</w:t>
      </w:r>
      <w:proofErr w:type="spellEnd"/>
      <w:r w:rsidRPr="00067A4A">
        <w:rPr>
          <w:rFonts w:ascii="Arial" w:hAnsi="Arial" w:cs="Arial"/>
          <w:sz w:val="22"/>
          <w:szCs w:val="22"/>
          <w:lang w:val="en-US"/>
        </w:rPr>
        <w:t xml:space="preserve">. As shown in the themes identified, the youth discussed topics ranging from socioeconomic status to flavoring. One student stated, “I think it has to do a lot with the environment you grew up in. I know personally a lot of families on the east side (of Pueblo) have to deal with so much because they are trying to figure out a way to survive so, those students have a lot to give up at home so they kind of have to alter their reality so they can relax a bit, so either like smoking marijuana, </w:t>
      </w:r>
      <w:proofErr w:type="spellStart"/>
      <w:r w:rsidRPr="00067A4A">
        <w:rPr>
          <w:rFonts w:ascii="Arial" w:hAnsi="Arial" w:cs="Arial"/>
          <w:sz w:val="22"/>
          <w:szCs w:val="22"/>
          <w:lang w:val="en-US"/>
        </w:rPr>
        <w:t>vaping</w:t>
      </w:r>
      <w:proofErr w:type="spellEnd"/>
      <w:r w:rsidRPr="00067A4A">
        <w:rPr>
          <w:rFonts w:ascii="Arial" w:hAnsi="Arial" w:cs="Arial"/>
          <w:sz w:val="22"/>
          <w:szCs w:val="22"/>
          <w:lang w:val="en-US"/>
        </w:rPr>
        <w:t xml:space="preserve"> or drinking, whatever works for them.”   Additionally, as shown in the Healthy Kids Colorado Survey, the perception of risk for </w:t>
      </w:r>
      <w:proofErr w:type="spellStart"/>
      <w:r w:rsidRPr="00067A4A">
        <w:rPr>
          <w:rFonts w:ascii="Arial" w:hAnsi="Arial" w:cs="Arial"/>
          <w:sz w:val="22"/>
          <w:szCs w:val="22"/>
          <w:lang w:val="en-US"/>
        </w:rPr>
        <w:t>vaping</w:t>
      </w:r>
      <w:proofErr w:type="spellEnd"/>
      <w:r w:rsidRPr="00067A4A">
        <w:rPr>
          <w:rFonts w:ascii="Arial" w:hAnsi="Arial" w:cs="Arial"/>
          <w:sz w:val="22"/>
          <w:szCs w:val="22"/>
          <w:lang w:val="en-US"/>
        </w:rPr>
        <w:t xml:space="preserve"> is low, particularly among </w:t>
      </w:r>
      <w:proofErr w:type="spellStart"/>
      <w:r w:rsidRPr="00067A4A">
        <w:rPr>
          <w:rFonts w:ascii="Arial" w:hAnsi="Arial" w:cs="Arial"/>
          <w:sz w:val="22"/>
          <w:szCs w:val="22"/>
          <w:lang w:val="en-US"/>
        </w:rPr>
        <w:t>Latinx</w:t>
      </w:r>
      <w:proofErr w:type="spellEnd"/>
      <w:r w:rsidRPr="00067A4A">
        <w:rPr>
          <w:rFonts w:ascii="Arial" w:hAnsi="Arial" w:cs="Arial"/>
          <w:sz w:val="22"/>
          <w:szCs w:val="22"/>
          <w:lang w:val="en-US"/>
        </w:rPr>
        <w:t xml:space="preserve"> youth. As one student states, “I'm not going to get sick, because, it's not cigarettes.” Finally, the influence of the </w:t>
      </w:r>
      <w:proofErr w:type="spellStart"/>
      <w:r w:rsidRPr="00067A4A">
        <w:rPr>
          <w:rFonts w:ascii="Arial" w:hAnsi="Arial" w:cs="Arial"/>
          <w:sz w:val="22"/>
          <w:szCs w:val="22"/>
          <w:lang w:val="en-US"/>
        </w:rPr>
        <w:t>Latinx</w:t>
      </w:r>
      <w:proofErr w:type="spellEnd"/>
      <w:r w:rsidRPr="00067A4A">
        <w:rPr>
          <w:rFonts w:ascii="Arial" w:hAnsi="Arial" w:cs="Arial"/>
          <w:sz w:val="22"/>
          <w:szCs w:val="22"/>
          <w:lang w:val="en-US"/>
        </w:rPr>
        <w:t xml:space="preserve"> parent on youth </w:t>
      </w:r>
      <w:proofErr w:type="spellStart"/>
      <w:r w:rsidRPr="00067A4A">
        <w:rPr>
          <w:rFonts w:ascii="Arial" w:hAnsi="Arial" w:cs="Arial"/>
          <w:sz w:val="22"/>
          <w:szCs w:val="22"/>
          <w:lang w:val="en-US"/>
        </w:rPr>
        <w:t>vaping</w:t>
      </w:r>
      <w:proofErr w:type="spellEnd"/>
      <w:r w:rsidRPr="00067A4A">
        <w:rPr>
          <w:rFonts w:ascii="Arial" w:hAnsi="Arial" w:cs="Arial"/>
          <w:sz w:val="22"/>
          <w:szCs w:val="22"/>
          <w:lang w:val="en-US"/>
        </w:rPr>
        <w:t xml:space="preserve"> risk was borne out in both the state survey data and our focus groups. One </w:t>
      </w:r>
      <w:proofErr w:type="spellStart"/>
      <w:r w:rsidRPr="00067A4A">
        <w:rPr>
          <w:rFonts w:ascii="Arial" w:hAnsi="Arial" w:cs="Arial"/>
          <w:sz w:val="22"/>
          <w:szCs w:val="22"/>
          <w:lang w:val="en-US"/>
        </w:rPr>
        <w:t>Latinx</w:t>
      </w:r>
      <w:proofErr w:type="spellEnd"/>
      <w:r w:rsidRPr="00067A4A">
        <w:rPr>
          <w:rFonts w:ascii="Arial" w:hAnsi="Arial" w:cs="Arial"/>
          <w:sz w:val="22"/>
          <w:szCs w:val="22"/>
          <w:lang w:val="en-US"/>
        </w:rPr>
        <w:t xml:space="preserve"> high </w:t>
      </w:r>
      <w:proofErr w:type="spellStart"/>
      <w:r w:rsidRPr="00067A4A">
        <w:rPr>
          <w:rFonts w:ascii="Arial" w:hAnsi="Arial" w:cs="Arial"/>
          <w:sz w:val="22"/>
          <w:szCs w:val="22"/>
          <w:lang w:val="en-US"/>
        </w:rPr>
        <w:t>schooler</w:t>
      </w:r>
      <w:proofErr w:type="spellEnd"/>
      <w:r w:rsidRPr="00067A4A">
        <w:rPr>
          <w:rFonts w:ascii="Arial" w:hAnsi="Arial" w:cs="Arial"/>
          <w:sz w:val="22"/>
          <w:szCs w:val="22"/>
          <w:lang w:val="en-US"/>
        </w:rPr>
        <w:t xml:space="preserve"> explains, “There's a lot of lack of awareness with parents too. At least in the beginning there was, and it's better than smoking, so they're going to have their kid allowed to do them under their roof so then they just invite friends over and it's a safe environment for them to do it because they're not out partying or out doing it somewhere else.”</w:t>
      </w:r>
    </w:p>
    <w:p w14:paraId="0B450F59" w14:textId="56CFE80B" w:rsidR="00067A4A" w:rsidRPr="00067A4A" w:rsidRDefault="00067A4A" w:rsidP="00067A4A">
      <w:pPr>
        <w:pStyle w:val="CommentText"/>
        <w:rPr>
          <w:sz w:val="22"/>
          <w:szCs w:val="22"/>
        </w:rPr>
      </w:pPr>
    </w:p>
    <w:p w14:paraId="158FFD94" w14:textId="76C357DC" w:rsidR="006500C3" w:rsidRDefault="00D30086" w:rsidP="00DF2D78">
      <w:pPr>
        <w:rPr>
          <w:rFonts w:ascii="Arial" w:hAnsi="Arial" w:cs="Arial"/>
        </w:rPr>
      </w:pPr>
      <w:r w:rsidRPr="00067A4A">
        <w:rPr>
          <w:rFonts w:ascii="Arial" w:hAnsi="Arial" w:cs="Arial"/>
          <w:b/>
        </w:rPr>
        <w:t xml:space="preserve">The Impact of </w:t>
      </w:r>
      <w:proofErr w:type="spellStart"/>
      <w:r w:rsidRPr="00067A4A">
        <w:rPr>
          <w:rFonts w:ascii="Arial" w:hAnsi="Arial" w:cs="Arial"/>
          <w:b/>
        </w:rPr>
        <w:t>Vape</w:t>
      </w:r>
      <w:proofErr w:type="spellEnd"/>
      <w:r w:rsidRPr="00067A4A">
        <w:rPr>
          <w:rFonts w:ascii="Arial" w:hAnsi="Arial" w:cs="Arial"/>
          <w:b/>
        </w:rPr>
        <w:t xml:space="preserve"> use on Respiratory Outcomes</w:t>
      </w:r>
      <w:r w:rsidR="00C82739" w:rsidRPr="00067A4A">
        <w:rPr>
          <w:rFonts w:ascii="Arial" w:hAnsi="Arial" w:cs="Arial"/>
          <w:b/>
        </w:rPr>
        <w:t>:</w:t>
      </w:r>
      <w:r w:rsidR="001644B6" w:rsidRPr="00067A4A">
        <w:rPr>
          <w:rFonts w:ascii="Arial" w:hAnsi="Arial" w:cs="Arial"/>
        </w:rPr>
        <w:t xml:space="preserve"> We performed a pilot study aimed to examine </w:t>
      </w:r>
      <w:proofErr w:type="spellStart"/>
      <w:r w:rsidR="001644B6" w:rsidRPr="00067A4A">
        <w:rPr>
          <w:rFonts w:ascii="Arial" w:hAnsi="Arial" w:cs="Arial"/>
        </w:rPr>
        <w:t>vaping</w:t>
      </w:r>
      <w:proofErr w:type="spellEnd"/>
      <w:r w:rsidR="001644B6" w:rsidRPr="00067A4A">
        <w:rPr>
          <w:rFonts w:ascii="Arial" w:hAnsi="Arial" w:cs="Arial"/>
        </w:rPr>
        <w:t xml:space="preserve"> initiation and its respiratory effects in </w:t>
      </w:r>
      <w:proofErr w:type="spellStart"/>
      <w:r w:rsidR="001644B6" w:rsidRPr="00067A4A">
        <w:rPr>
          <w:rFonts w:ascii="Arial" w:hAnsi="Arial" w:cs="Arial"/>
        </w:rPr>
        <w:t>Latinx</w:t>
      </w:r>
      <w:proofErr w:type="spellEnd"/>
      <w:r w:rsidR="001644B6" w:rsidRPr="00067A4A">
        <w:rPr>
          <w:rFonts w:ascii="Arial" w:hAnsi="Arial" w:cs="Arial"/>
        </w:rPr>
        <w:t xml:space="preserve"> adolescents in </w:t>
      </w:r>
      <w:r w:rsidR="001E3AB0" w:rsidRPr="00067A4A">
        <w:rPr>
          <w:rFonts w:ascii="Arial" w:hAnsi="Arial" w:cs="Arial"/>
        </w:rPr>
        <w:t xml:space="preserve">Pueblo, </w:t>
      </w:r>
      <w:r w:rsidR="001644B6" w:rsidRPr="00067A4A">
        <w:rPr>
          <w:rFonts w:ascii="Arial" w:hAnsi="Arial" w:cs="Arial"/>
        </w:rPr>
        <w:t>Co</w:t>
      </w:r>
      <w:r w:rsidR="005F6DA2" w:rsidRPr="00067A4A">
        <w:rPr>
          <w:rFonts w:ascii="Arial" w:hAnsi="Arial" w:cs="Arial"/>
        </w:rPr>
        <w:t>lorado. We recruited 50 ado</w:t>
      </w:r>
      <w:r w:rsidR="001E3AB0" w:rsidRPr="00067A4A">
        <w:rPr>
          <w:rFonts w:ascii="Arial" w:hAnsi="Arial" w:cs="Arial"/>
        </w:rPr>
        <w:t>lescent participants (ages 12-17</w:t>
      </w:r>
      <w:r w:rsidR="005F6DA2" w:rsidRPr="00067A4A">
        <w:rPr>
          <w:rFonts w:ascii="Arial" w:hAnsi="Arial" w:cs="Arial"/>
        </w:rPr>
        <w:t xml:space="preserve">) who </w:t>
      </w:r>
      <w:r w:rsidR="001644B6" w:rsidRPr="00067A4A">
        <w:rPr>
          <w:rFonts w:ascii="Arial" w:hAnsi="Arial" w:cs="Arial"/>
        </w:rPr>
        <w:t xml:space="preserve">completed focus groups on reasons for </w:t>
      </w:r>
      <w:proofErr w:type="spellStart"/>
      <w:r w:rsidR="001644B6" w:rsidRPr="00067A4A">
        <w:rPr>
          <w:rFonts w:ascii="Arial" w:hAnsi="Arial" w:cs="Arial"/>
        </w:rPr>
        <w:t>vaping</w:t>
      </w:r>
      <w:proofErr w:type="spellEnd"/>
      <w:r w:rsidR="001644B6" w:rsidRPr="00067A4A">
        <w:rPr>
          <w:rFonts w:ascii="Arial" w:hAnsi="Arial" w:cs="Arial"/>
        </w:rPr>
        <w:t xml:space="preserve"> initiation and confidential surveys on their </w:t>
      </w:r>
      <w:proofErr w:type="spellStart"/>
      <w:r w:rsidR="001644B6" w:rsidRPr="00067A4A">
        <w:rPr>
          <w:rFonts w:ascii="Arial" w:hAnsi="Arial" w:cs="Arial"/>
        </w:rPr>
        <w:t>vaping</w:t>
      </w:r>
      <w:proofErr w:type="spellEnd"/>
      <w:r w:rsidR="001644B6" w:rsidRPr="00067A4A">
        <w:rPr>
          <w:rFonts w:ascii="Arial" w:hAnsi="Arial" w:cs="Arial"/>
        </w:rPr>
        <w:t xml:space="preserve"> use. IOS measurements and nasal brushings were obtained on each participant</w:t>
      </w:r>
      <w:r w:rsidR="001E3AB0" w:rsidRPr="00067A4A">
        <w:rPr>
          <w:rFonts w:ascii="Arial" w:hAnsi="Arial" w:cs="Arial"/>
        </w:rPr>
        <w:t xml:space="preserve"> for lung function and gene expression analyses, respectively</w:t>
      </w:r>
      <w:r w:rsidR="001644B6" w:rsidRPr="00067A4A">
        <w:rPr>
          <w:rFonts w:ascii="Arial" w:hAnsi="Arial" w:cs="Arial"/>
        </w:rPr>
        <w:t xml:space="preserve">. </w:t>
      </w:r>
      <w:bookmarkStart w:id="5" w:name="_Hlk72740811"/>
      <w:r w:rsidR="00EE174A" w:rsidRPr="00067A4A">
        <w:rPr>
          <w:rFonts w:ascii="Arial" w:hAnsi="Arial" w:cs="Arial"/>
          <w:shd w:val="clear" w:color="auto" w:fill="FFFFFF"/>
        </w:rPr>
        <w:t xml:space="preserve">IOS </w:t>
      </w:r>
      <w:r w:rsidR="00EE174A" w:rsidRPr="00067A4A">
        <w:rPr>
          <w:rFonts w:ascii="Arial" w:hAnsi="Arial" w:cs="Arial"/>
        </w:rPr>
        <w:t>permits passive measurement of lung mechanics</w:t>
      </w:r>
      <w:r w:rsidR="00EE174A">
        <w:rPr>
          <w:rFonts w:ascii="Arial" w:hAnsi="Arial" w:cs="Arial"/>
        </w:rPr>
        <w:t xml:space="preserve"> and is a validated and highly reproducible tool for assessment of respiratory mechanics in children</w:t>
      </w:r>
      <w:r w:rsidR="00EE174A" w:rsidRPr="00D22276">
        <w:rPr>
          <w:rFonts w:ascii="Arial" w:hAnsi="Arial" w:cs="Arial"/>
        </w:rPr>
        <w:t xml:space="preserve">. </w:t>
      </w:r>
      <w:r w:rsidR="00EE174A" w:rsidRPr="002B708B">
        <w:rPr>
          <w:rFonts w:ascii="Arial" w:hAnsi="Arial" w:cs="Arial"/>
        </w:rPr>
        <w:t xml:space="preserve">Importantly, IOS can identify small airway obstruction and is more sensitive than </w:t>
      </w:r>
      <w:proofErr w:type="spellStart"/>
      <w:r w:rsidR="00EE174A" w:rsidRPr="002B708B">
        <w:rPr>
          <w:rFonts w:ascii="Arial" w:hAnsi="Arial" w:cs="Arial"/>
        </w:rPr>
        <w:t>spirometry</w:t>
      </w:r>
      <w:proofErr w:type="spellEnd"/>
      <w:r w:rsidR="00EE174A" w:rsidRPr="002B708B">
        <w:rPr>
          <w:rFonts w:ascii="Arial" w:hAnsi="Arial" w:cs="Arial"/>
        </w:rPr>
        <w:t xml:space="preserve"> for assessment of peripheral airway disease</w:t>
      </w:r>
      <w:r w:rsidR="002B708B" w:rsidRPr="002B708B">
        <w:rPr>
          <w:rFonts w:ascii="Arial" w:hAnsi="Arial" w:cs="Arial"/>
        </w:rPr>
        <w:t xml:space="preserve"> (</w:t>
      </w:r>
      <w:r w:rsidR="002B708B" w:rsidRPr="00431ACC">
        <w:rPr>
          <w:rFonts w:ascii="Arial" w:eastAsia="Times New Roman" w:hAnsi="Arial" w:cs="Arial"/>
          <w:shd w:val="clear" w:color="auto" w:fill="FFFFFF"/>
        </w:rPr>
        <w:t>32755073)</w:t>
      </w:r>
      <w:r w:rsidR="00EE174A" w:rsidRPr="006500C3">
        <w:rPr>
          <w:rFonts w:ascii="Arial" w:hAnsi="Arial" w:cs="Arial"/>
        </w:rPr>
        <w:t xml:space="preserve">. </w:t>
      </w:r>
      <w:r w:rsidR="001644B6" w:rsidRPr="006500C3">
        <w:rPr>
          <w:rFonts w:ascii="Arial" w:hAnsi="Arial" w:cs="Arial"/>
        </w:rPr>
        <w:t>Written</w:t>
      </w:r>
      <w:r w:rsidR="001644B6" w:rsidRPr="002B708B">
        <w:rPr>
          <w:rFonts w:ascii="Arial" w:hAnsi="Arial" w:cs="Arial"/>
        </w:rPr>
        <w:t xml:space="preserve"> assent was obtained from </w:t>
      </w:r>
      <w:r w:rsidR="001E3AB0" w:rsidRPr="002B708B">
        <w:rPr>
          <w:rFonts w:ascii="Arial" w:hAnsi="Arial" w:cs="Arial"/>
        </w:rPr>
        <w:t xml:space="preserve">all </w:t>
      </w:r>
      <w:r w:rsidR="001644B6" w:rsidRPr="002B708B">
        <w:rPr>
          <w:rFonts w:ascii="Arial" w:hAnsi="Arial" w:cs="Arial"/>
        </w:rPr>
        <w:t>part</w:t>
      </w:r>
      <w:r w:rsidR="00EE174A" w:rsidRPr="002B708B">
        <w:rPr>
          <w:rFonts w:ascii="Arial" w:hAnsi="Arial" w:cs="Arial"/>
        </w:rPr>
        <w:t>icipants</w:t>
      </w:r>
      <w:r w:rsidR="001644B6" w:rsidRPr="002B708B">
        <w:rPr>
          <w:rFonts w:ascii="Arial" w:hAnsi="Arial" w:cs="Arial"/>
        </w:rPr>
        <w:t xml:space="preserve"> with COMIRB approval.</w:t>
      </w:r>
      <w:r w:rsidR="005F6DA2" w:rsidRPr="002B708B">
        <w:rPr>
          <w:rFonts w:ascii="Arial" w:hAnsi="Arial" w:cs="Arial"/>
        </w:rPr>
        <w:t xml:space="preserve"> </w:t>
      </w:r>
      <w:proofErr w:type="spellStart"/>
      <w:r w:rsidR="005F6DA2" w:rsidRPr="002B708B">
        <w:rPr>
          <w:rFonts w:ascii="Arial" w:hAnsi="Arial" w:cs="Arial"/>
        </w:rPr>
        <w:t>Vaping</w:t>
      </w:r>
      <w:proofErr w:type="spellEnd"/>
      <w:r w:rsidR="005F6DA2" w:rsidRPr="002B708B">
        <w:rPr>
          <w:rFonts w:ascii="Arial" w:hAnsi="Arial" w:cs="Arial"/>
        </w:rPr>
        <w:t xml:space="preserve"> participants were characterized as adolescents who</w:t>
      </w:r>
      <w:r w:rsidR="005F6DA2" w:rsidRPr="003608A2">
        <w:rPr>
          <w:rFonts w:ascii="Arial" w:hAnsi="Arial" w:cs="Arial"/>
        </w:rPr>
        <w:t xml:space="preserve"> </w:t>
      </w:r>
      <w:r w:rsidR="005F6DA2">
        <w:rPr>
          <w:rFonts w:ascii="Arial" w:hAnsi="Arial" w:cs="Arial"/>
        </w:rPr>
        <w:t xml:space="preserve">reported </w:t>
      </w:r>
      <w:proofErr w:type="spellStart"/>
      <w:r w:rsidR="005F6DA2">
        <w:rPr>
          <w:rFonts w:ascii="Arial" w:hAnsi="Arial" w:cs="Arial"/>
        </w:rPr>
        <w:t>vaping</w:t>
      </w:r>
      <w:proofErr w:type="spellEnd"/>
      <w:r w:rsidR="005F6DA2">
        <w:rPr>
          <w:rFonts w:ascii="Arial" w:hAnsi="Arial" w:cs="Arial"/>
        </w:rPr>
        <w:t xml:space="preserve"> </w:t>
      </w:r>
      <w:r w:rsidR="005F6DA2" w:rsidRPr="003608A2">
        <w:rPr>
          <w:rFonts w:ascii="Arial" w:hAnsi="Arial" w:cs="Arial"/>
        </w:rPr>
        <w:t xml:space="preserve">within </w:t>
      </w:r>
      <w:r w:rsidR="005F6DA2">
        <w:rPr>
          <w:rFonts w:ascii="Arial" w:hAnsi="Arial" w:cs="Arial"/>
        </w:rPr>
        <w:t xml:space="preserve">the </w:t>
      </w:r>
      <w:r w:rsidR="005F6DA2" w:rsidRPr="003608A2">
        <w:rPr>
          <w:rFonts w:ascii="Arial" w:hAnsi="Arial" w:cs="Arial"/>
        </w:rPr>
        <w:t>past 6 months (n=</w:t>
      </w:r>
      <w:r w:rsidR="005F6DA2">
        <w:rPr>
          <w:rFonts w:ascii="Arial" w:hAnsi="Arial" w:cs="Arial"/>
        </w:rPr>
        <w:t>12</w:t>
      </w:r>
      <w:r w:rsidR="005F6DA2" w:rsidRPr="003608A2">
        <w:rPr>
          <w:rFonts w:ascii="Arial" w:hAnsi="Arial" w:cs="Arial"/>
        </w:rPr>
        <w:t xml:space="preserve">) while controls </w:t>
      </w:r>
      <w:r w:rsidR="005F6DA2">
        <w:rPr>
          <w:rFonts w:ascii="Arial" w:hAnsi="Arial" w:cs="Arial"/>
        </w:rPr>
        <w:t>participants</w:t>
      </w:r>
      <w:r w:rsidR="005F6DA2" w:rsidRPr="003608A2">
        <w:rPr>
          <w:rFonts w:ascii="Arial" w:hAnsi="Arial" w:cs="Arial"/>
        </w:rPr>
        <w:t xml:space="preserve"> were adolescents who did not have any </w:t>
      </w:r>
      <w:proofErr w:type="spellStart"/>
      <w:r w:rsidR="005F6DA2" w:rsidRPr="003608A2">
        <w:rPr>
          <w:rFonts w:ascii="Arial" w:hAnsi="Arial" w:cs="Arial"/>
        </w:rPr>
        <w:t>vape</w:t>
      </w:r>
      <w:proofErr w:type="spellEnd"/>
      <w:r w:rsidR="005F6DA2" w:rsidRPr="003608A2">
        <w:rPr>
          <w:rFonts w:ascii="Arial" w:hAnsi="Arial" w:cs="Arial"/>
        </w:rPr>
        <w:t xml:space="preserve"> exposure</w:t>
      </w:r>
      <w:r w:rsidR="005F6DA2">
        <w:rPr>
          <w:rFonts w:ascii="Arial" w:hAnsi="Arial" w:cs="Arial"/>
        </w:rPr>
        <w:t xml:space="preserve"> in the past 6 months</w:t>
      </w:r>
      <w:r w:rsidR="005F6DA2" w:rsidRPr="003608A2">
        <w:rPr>
          <w:rFonts w:ascii="Arial" w:hAnsi="Arial" w:cs="Arial"/>
        </w:rPr>
        <w:t xml:space="preserve"> (n=38). </w:t>
      </w:r>
      <w:r w:rsidR="005F6DA2">
        <w:rPr>
          <w:rFonts w:ascii="Arial" w:hAnsi="Arial" w:cs="Arial"/>
        </w:rPr>
        <w:t xml:space="preserve">We observed some demographic differences by </w:t>
      </w:r>
      <w:proofErr w:type="spellStart"/>
      <w:r w:rsidR="005F6DA2">
        <w:rPr>
          <w:rFonts w:ascii="Arial" w:hAnsi="Arial" w:cs="Arial"/>
        </w:rPr>
        <w:t>vaping</w:t>
      </w:r>
      <w:proofErr w:type="spellEnd"/>
      <w:r w:rsidR="005F6DA2">
        <w:rPr>
          <w:rFonts w:ascii="Arial" w:hAnsi="Arial" w:cs="Arial"/>
        </w:rPr>
        <w:t xml:space="preserve"> status. Approximately 77.8% of participants who </w:t>
      </w:r>
      <w:proofErr w:type="spellStart"/>
      <w:r w:rsidR="005F6DA2">
        <w:rPr>
          <w:rFonts w:ascii="Arial" w:hAnsi="Arial" w:cs="Arial"/>
        </w:rPr>
        <w:t>vaped</w:t>
      </w:r>
      <w:proofErr w:type="spellEnd"/>
      <w:r w:rsidR="005F6DA2">
        <w:rPr>
          <w:rFonts w:ascii="Arial" w:hAnsi="Arial" w:cs="Arial"/>
        </w:rPr>
        <w:t xml:space="preserve"> were males, compared to 44.7% males in the control group. While none of the participants were active cigarette smokers, 2 participants reported ever-cigarette use while 4 participants of the control participants had ever used cigarettes</w:t>
      </w:r>
      <w:r w:rsidR="00EE174A">
        <w:rPr>
          <w:rFonts w:ascii="Arial" w:hAnsi="Arial" w:cs="Arial"/>
        </w:rPr>
        <w:t xml:space="preserve">. </w:t>
      </w:r>
    </w:p>
    <w:p w14:paraId="10C79D8C" w14:textId="7C7FFE0F" w:rsidR="00067A4A" w:rsidRPr="006500C3" w:rsidRDefault="00067A4A" w:rsidP="006500C3">
      <w:pPr>
        <w:rPr>
          <w:rFonts w:ascii="Times" w:eastAsia="Times New Roman" w:hAnsi="Times" w:cs="Times New Roman"/>
          <w:sz w:val="20"/>
          <w:szCs w:val="20"/>
        </w:rPr>
      </w:pPr>
      <w:r w:rsidRPr="00A54D95">
        <w:rPr>
          <w:rFonts w:ascii="Arial" w:hAnsi="Arial" w:cs="Arial"/>
          <w:b/>
          <w:noProof/>
        </w:rPr>
        <w:lastRenderedPageBreak/>
        <mc:AlternateContent>
          <mc:Choice Requires="wps">
            <w:drawing>
              <wp:anchor distT="0" distB="0" distL="114300" distR="114300" simplePos="0" relativeHeight="251664384" behindDoc="0" locked="0" layoutInCell="1" allowOverlap="1" wp14:anchorId="7C1E818C" wp14:editId="084B1AF7">
                <wp:simplePos x="0" y="0"/>
                <wp:positionH relativeFrom="column">
                  <wp:posOffset>0</wp:posOffset>
                </wp:positionH>
                <wp:positionV relativeFrom="paragraph">
                  <wp:posOffset>0</wp:posOffset>
                </wp:positionV>
                <wp:extent cx="2171700" cy="4772025"/>
                <wp:effectExtent l="0" t="0" r="38100" b="28575"/>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4772025"/>
                        </a:xfrm>
                        <a:prstGeom prst="rect">
                          <a:avLst/>
                        </a:prstGeom>
                        <a:solidFill>
                          <a:srgbClr val="FFFFFF"/>
                        </a:solidFill>
                        <a:ln w="9525">
                          <a:solidFill>
                            <a:srgbClr val="000000"/>
                          </a:solidFill>
                          <a:miter lim="800000"/>
                          <a:headEnd/>
                          <a:tailEnd/>
                        </a:ln>
                      </wps:spPr>
                      <wps:txbx>
                        <w:txbxContent>
                          <w:p w14:paraId="54F3B1CA" w14:textId="77777777" w:rsidR="003B1D9C" w:rsidRDefault="003B1D9C" w:rsidP="00067A4A">
                            <w:pPr>
                              <w:rPr>
                                <w:rFonts w:ascii="Arial" w:hAnsi="Arial" w:cs="Arial"/>
                                <w:b/>
                              </w:rPr>
                            </w:pPr>
                            <w:r>
                              <w:rPr>
                                <w:rFonts w:ascii="Arial" w:hAnsi="Arial" w:cs="Arial"/>
                                <w:b/>
                              </w:rPr>
                              <w:t>Figure 3a:</w:t>
                            </w:r>
                          </w:p>
                          <w:p w14:paraId="23F8797C" w14:textId="77777777" w:rsidR="003B1D9C" w:rsidRDefault="003B1D9C" w:rsidP="00067A4A">
                            <w:pPr>
                              <w:rPr>
                                <w:rFonts w:ascii="Arial" w:hAnsi="Arial" w:cs="Arial"/>
                                <w:b/>
                              </w:rPr>
                            </w:pPr>
                            <w:r w:rsidRPr="00AE0F64">
                              <w:rPr>
                                <w:rFonts w:ascii="Helvetica" w:hAnsi="Helvetica"/>
                                <w:b/>
                                <w:bCs/>
                                <w:noProof/>
                                <w:sz w:val="20"/>
                                <w:szCs w:val="20"/>
                              </w:rPr>
                              <w:drawing>
                                <wp:inline distT="0" distB="0" distL="0" distR="0" wp14:anchorId="30444437" wp14:editId="45F9C527">
                                  <wp:extent cx="1841500" cy="140039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1"/>
                                          <a:srcRect l="33260" t="33262" r="34422" b="37131"/>
                                          <a:stretch/>
                                        </pic:blipFill>
                                        <pic:spPr bwMode="auto">
                                          <a:xfrm>
                                            <a:off x="0" y="0"/>
                                            <a:ext cx="1843516" cy="1401928"/>
                                          </a:xfrm>
                                          <a:prstGeom prst="rect">
                                            <a:avLst/>
                                          </a:prstGeom>
                                          <a:ln>
                                            <a:noFill/>
                                          </a:ln>
                                          <a:extLst>
                                            <a:ext uri="{53640926-AAD7-44d8-BBD7-CCE9431645EC}">
                                              <a14:shadowObscured xmlns:a14="http://schemas.microsoft.com/office/drawing/2010/main"/>
                                            </a:ext>
                                          </a:extLst>
                                        </pic:spPr>
                                      </pic:pic>
                                    </a:graphicData>
                                  </a:graphic>
                                </wp:inline>
                              </w:drawing>
                            </w:r>
                          </w:p>
                          <w:p w14:paraId="0E59617E" w14:textId="77777777" w:rsidR="003B1D9C" w:rsidRDefault="003B1D9C" w:rsidP="00067A4A">
                            <w:pPr>
                              <w:rPr>
                                <w:rFonts w:ascii="Arial" w:hAnsi="Arial" w:cs="Arial"/>
                                <w:b/>
                              </w:rPr>
                            </w:pPr>
                            <w:r>
                              <w:rPr>
                                <w:rFonts w:ascii="Arial" w:hAnsi="Arial" w:cs="Arial"/>
                                <w:b/>
                              </w:rPr>
                              <w:t>Figure 3b:</w:t>
                            </w:r>
                          </w:p>
                          <w:p w14:paraId="15FDD147" w14:textId="77777777" w:rsidR="003B1D9C" w:rsidRPr="00214785" w:rsidRDefault="003B1D9C" w:rsidP="00067A4A">
                            <w:pPr>
                              <w:rPr>
                                <w:rFonts w:ascii="Arial" w:hAnsi="Arial" w:cs="Arial"/>
                                <w:b/>
                              </w:rPr>
                            </w:pPr>
                            <w:r w:rsidRPr="00AE0F64">
                              <w:rPr>
                                <w:rFonts w:ascii="Helvetica" w:hAnsi="Helvetica"/>
                                <w:b/>
                                <w:bCs/>
                                <w:noProof/>
                                <w:sz w:val="20"/>
                                <w:szCs w:val="20"/>
                              </w:rPr>
                              <w:drawing>
                                <wp:inline distT="0" distB="0" distL="0" distR="0" wp14:anchorId="1A0D4B7A" wp14:editId="0B1546CA">
                                  <wp:extent cx="1841241" cy="15113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1"/>
                                          <a:srcRect t="64404" r="67481" b="3566"/>
                                          <a:stretch/>
                                        </pic:blipFill>
                                        <pic:spPr bwMode="auto">
                                          <a:xfrm>
                                            <a:off x="0" y="0"/>
                                            <a:ext cx="1842595" cy="151241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0"/>
                                <w:szCs w:val="20"/>
                              </w:rPr>
                              <w:t xml:space="preserve"> </w:t>
                            </w:r>
                          </w:p>
                          <w:p w14:paraId="4552549A" w14:textId="77777777" w:rsidR="003B1D9C" w:rsidRPr="00354507" w:rsidRDefault="003B1D9C" w:rsidP="00067A4A">
                            <w:pPr>
                              <w:rPr>
                                <w:rFonts w:ascii="Arial" w:hAnsi="Arial" w:cs="Arial"/>
                                <w:sz w:val="18"/>
                                <w:szCs w:val="18"/>
                              </w:rPr>
                            </w:pPr>
                            <w:r w:rsidRPr="00354507">
                              <w:rPr>
                                <w:rFonts w:ascii="Arial" w:hAnsi="Arial" w:cs="Arial"/>
                                <w:sz w:val="18"/>
                                <w:szCs w:val="18"/>
                              </w:rPr>
                              <w:t xml:space="preserve">Difference in respiratory system mechanics in adolescent </w:t>
                            </w:r>
                            <w:proofErr w:type="spellStart"/>
                            <w:r w:rsidRPr="00354507">
                              <w:rPr>
                                <w:rFonts w:ascii="Arial" w:hAnsi="Arial" w:cs="Arial"/>
                                <w:sz w:val="18"/>
                                <w:szCs w:val="18"/>
                              </w:rPr>
                              <w:t>vapers</w:t>
                            </w:r>
                            <w:proofErr w:type="spellEnd"/>
                            <w:r w:rsidRPr="00354507">
                              <w:rPr>
                                <w:rFonts w:ascii="Arial" w:hAnsi="Arial" w:cs="Arial"/>
                                <w:sz w:val="18"/>
                                <w:szCs w:val="18"/>
                              </w:rPr>
                              <w:t xml:space="preserve"> compared to non-</w:t>
                            </w:r>
                            <w:proofErr w:type="spellStart"/>
                            <w:r w:rsidRPr="00354507">
                              <w:rPr>
                                <w:rFonts w:ascii="Arial" w:hAnsi="Arial" w:cs="Arial"/>
                                <w:sz w:val="18"/>
                                <w:szCs w:val="18"/>
                              </w:rPr>
                              <w:t>vaping</w:t>
                            </w:r>
                            <w:proofErr w:type="spellEnd"/>
                            <w:r w:rsidRPr="00354507">
                              <w:rPr>
                                <w:rFonts w:ascii="Arial" w:hAnsi="Arial" w:cs="Arial"/>
                                <w:sz w:val="18"/>
                                <w:szCs w:val="18"/>
                              </w:rPr>
                              <w:t xml:space="preserve"> controls. Figure 2a demonstrates increased airway resistance in </w:t>
                            </w:r>
                            <w:proofErr w:type="spellStart"/>
                            <w:r w:rsidRPr="00354507">
                              <w:rPr>
                                <w:rFonts w:ascii="Arial" w:hAnsi="Arial" w:cs="Arial"/>
                                <w:sz w:val="18"/>
                                <w:szCs w:val="18"/>
                              </w:rPr>
                              <w:t>vapers</w:t>
                            </w:r>
                            <w:proofErr w:type="spellEnd"/>
                            <w:r w:rsidRPr="00354507">
                              <w:rPr>
                                <w:rFonts w:ascii="Arial" w:hAnsi="Arial" w:cs="Arial"/>
                                <w:sz w:val="18"/>
                                <w:szCs w:val="18"/>
                              </w:rPr>
                              <w:t xml:space="preserve"> compared to controls. Figure 2b demonstrates significant lung parenchymal changes.  </w:t>
                            </w:r>
                          </w:p>
                          <w:p w14:paraId="0284808D" w14:textId="77777777" w:rsidR="003B1D9C" w:rsidRPr="00A54D95" w:rsidRDefault="003B1D9C" w:rsidP="00067A4A">
                            <w:pPr>
                              <w:rPr>
                                <w:rFonts w:ascii="Arial" w:hAnsi="Arial" w:cs="Arial"/>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7C1E818C" id="Text Box 10" o:spid="_x0000_s1027" type="#_x0000_t202" style="position:absolute;margin-left:0;margin-top:0;width:171pt;height:37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">
                <v:textbox>
                  <w:txbxContent>
                    <w:p w14:paraId="54F3B1CA" w14:textId="77777777" w:rsidR="003B1D9C" w:rsidRDefault="003B1D9C" w:rsidP="00067A4A">
                      <w:pPr>
                        <w:rPr>
                          <w:rFonts w:ascii="Arial" w:hAnsi="Arial" w:cs="Arial"/>
                          <w:b/>
                        </w:rPr>
                      </w:pPr>
                      <w:r>
                        <w:rPr>
                          <w:rFonts w:ascii="Arial" w:hAnsi="Arial" w:cs="Arial"/>
                          <w:b/>
                        </w:rPr>
                        <w:t>Figure 3a:</w:t>
                      </w:r>
                    </w:p>
                    <w:p w14:paraId="23F8797C" w14:textId="77777777" w:rsidR="003B1D9C" w:rsidRDefault="003B1D9C" w:rsidP="00067A4A">
                      <w:pPr>
                        <w:rPr>
                          <w:rFonts w:ascii="Arial" w:hAnsi="Arial" w:cs="Arial"/>
                          <w:b/>
                        </w:rPr>
                      </w:pPr>
                      <w:r w:rsidRPr="00AE0F64">
                        <w:rPr>
                          <w:rFonts w:ascii="Helvetica" w:hAnsi="Helvetica"/>
                          <w:b/>
                          <w:bCs/>
                          <w:noProof/>
                          <w:sz w:val="20"/>
                          <w:szCs w:val="20"/>
                        </w:rPr>
                        <w:drawing>
                          <wp:inline distT="0" distB="0" distL="0" distR="0" wp14:anchorId="30444437" wp14:editId="45F9C527">
                            <wp:extent cx="1841500" cy="140039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33260" t="33262" r="34422" b="37131"/>
                                    <a:stretch/>
                                  </pic:blipFill>
                                  <pic:spPr bwMode="auto">
                                    <a:xfrm>
                                      <a:off x="0" y="0"/>
                                      <a:ext cx="1843516" cy="140192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a:ext>
                                    </a:extLst>
                                  </pic:spPr>
                                </pic:pic>
                              </a:graphicData>
                            </a:graphic>
                          </wp:inline>
                        </w:drawing>
                      </w:r>
                    </w:p>
                    <w:p w14:paraId="0E59617E" w14:textId="77777777" w:rsidR="003B1D9C" w:rsidRDefault="003B1D9C" w:rsidP="00067A4A">
                      <w:pPr>
                        <w:rPr>
                          <w:rFonts w:ascii="Arial" w:hAnsi="Arial" w:cs="Arial"/>
                          <w:b/>
                        </w:rPr>
                      </w:pPr>
                      <w:r>
                        <w:rPr>
                          <w:rFonts w:ascii="Arial" w:hAnsi="Arial" w:cs="Arial"/>
                          <w:b/>
                        </w:rPr>
                        <w:t>Figure 3b:</w:t>
                      </w:r>
                    </w:p>
                    <w:p w14:paraId="15FDD147" w14:textId="77777777" w:rsidR="003B1D9C" w:rsidRPr="00214785" w:rsidRDefault="003B1D9C" w:rsidP="00067A4A">
                      <w:pPr>
                        <w:rPr>
                          <w:rFonts w:ascii="Arial" w:hAnsi="Arial" w:cs="Arial"/>
                          <w:b/>
                        </w:rPr>
                      </w:pPr>
                      <w:r w:rsidRPr="00AE0F64">
                        <w:rPr>
                          <w:rFonts w:ascii="Helvetica" w:hAnsi="Helvetica"/>
                          <w:b/>
                          <w:bCs/>
                          <w:noProof/>
                          <w:sz w:val="20"/>
                          <w:szCs w:val="20"/>
                        </w:rPr>
                        <w:drawing>
                          <wp:inline distT="0" distB="0" distL="0" distR="0" wp14:anchorId="1A0D4B7A" wp14:editId="0B1546CA">
                            <wp:extent cx="1841241" cy="15113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t="64404" r="67481" b="3566"/>
                                    <a:stretch/>
                                  </pic:blipFill>
                                  <pic:spPr bwMode="auto">
                                    <a:xfrm>
                                      <a:off x="0" y="0"/>
                                      <a:ext cx="1842595" cy="1512411"/>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a:ext>
                                    </a:extLst>
                                  </pic:spPr>
                                </pic:pic>
                              </a:graphicData>
                            </a:graphic>
                          </wp:inline>
                        </w:drawing>
                      </w:r>
                      <w:r>
                        <w:rPr>
                          <w:rFonts w:ascii="Arial" w:hAnsi="Arial" w:cs="Arial"/>
                          <w:sz w:val="20"/>
                          <w:szCs w:val="20"/>
                        </w:rPr>
                        <w:t xml:space="preserve"> </w:t>
                      </w:r>
                    </w:p>
                    <w:p w14:paraId="4552549A" w14:textId="77777777" w:rsidR="003B1D9C" w:rsidRPr="00354507" w:rsidRDefault="003B1D9C" w:rsidP="00067A4A">
                      <w:pPr>
                        <w:rPr>
                          <w:rFonts w:ascii="Arial" w:hAnsi="Arial" w:cs="Arial"/>
                          <w:sz w:val="18"/>
                          <w:szCs w:val="18"/>
                        </w:rPr>
                      </w:pPr>
                      <w:r w:rsidRPr="00354507">
                        <w:rPr>
                          <w:rFonts w:ascii="Arial" w:hAnsi="Arial" w:cs="Arial"/>
                          <w:sz w:val="18"/>
                          <w:szCs w:val="18"/>
                        </w:rPr>
                        <w:t xml:space="preserve">Difference in respiratory system mechanics in adolescent vapers compared to non-vaping controls. Figure 2a demonstrates increased airway resistance in vapers compared to controls. Figure 2b demonstrates significant lung parenchymal changes.  </w:t>
                      </w:r>
                    </w:p>
                    <w:p w14:paraId="0284808D" w14:textId="77777777" w:rsidR="003B1D9C" w:rsidRPr="00A54D95" w:rsidRDefault="003B1D9C" w:rsidP="00067A4A">
                      <w:pPr>
                        <w:rPr>
                          <w:rFonts w:ascii="Arial" w:hAnsi="Arial" w:cs="Arial"/>
                          <w:b/>
                        </w:rPr>
                      </w:pPr>
                    </w:p>
                  </w:txbxContent>
                </v:textbox>
                <w10:wrap type="square"/>
              </v:shape>
            </w:pict>
          </mc:Fallback>
        </mc:AlternateContent>
      </w:r>
      <w:r w:rsidR="00EE174A">
        <w:rPr>
          <w:rFonts w:ascii="Arial" w:hAnsi="Arial" w:cs="Arial"/>
        </w:rPr>
        <w:t xml:space="preserve">We investigated the impact of </w:t>
      </w:r>
      <w:proofErr w:type="spellStart"/>
      <w:r w:rsidR="00EE174A">
        <w:rPr>
          <w:rFonts w:ascii="Arial" w:hAnsi="Arial" w:cs="Arial"/>
        </w:rPr>
        <w:t>vape</w:t>
      </w:r>
      <w:proofErr w:type="spellEnd"/>
      <w:r w:rsidR="00EE174A">
        <w:rPr>
          <w:rFonts w:ascii="Arial" w:hAnsi="Arial" w:cs="Arial"/>
        </w:rPr>
        <w:t xml:space="preserve"> exposure on measures of lung function by testing the association of </w:t>
      </w:r>
      <w:proofErr w:type="spellStart"/>
      <w:r w:rsidR="00EE174A" w:rsidRPr="006500C3">
        <w:rPr>
          <w:rFonts w:ascii="Arial" w:hAnsi="Arial" w:cs="Arial"/>
        </w:rPr>
        <w:t>vape</w:t>
      </w:r>
      <w:proofErr w:type="spellEnd"/>
      <w:r w:rsidR="00EE174A" w:rsidRPr="006500C3">
        <w:rPr>
          <w:rFonts w:ascii="Arial" w:hAnsi="Arial" w:cs="Arial"/>
        </w:rPr>
        <w:t xml:space="preserve"> exposure with IOS measurements using t-tests without covariate adjustment as these measures are not impacted by age and sex</w:t>
      </w:r>
      <w:r w:rsidR="006500C3" w:rsidRPr="006500C3">
        <w:rPr>
          <w:rFonts w:ascii="Arial" w:hAnsi="Arial" w:cs="Arial"/>
        </w:rPr>
        <w:t xml:space="preserve"> </w:t>
      </w:r>
      <w:r w:rsidR="006500C3" w:rsidRPr="006500C3">
        <w:rPr>
          <w:rFonts w:ascii="Arial" w:hAnsi="Arial" w:cs="Arial"/>
          <w:color w:val="000000" w:themeColor="text1"/>
        </w:rPr>
        <w:t>(</w:t>
      </w:r>
      <w:r w:rsidR="006500C3" w:rsidRPr="006500C3">
        <w:rPr>
          <w:rFonts w:ascii="Arial" w:eastAsia="Times New Roman" w:hAnsi="Arial" w:cs="Arial"/>
          <w:color w:val="000000" w:themeColor="text1"/>
          <w:shd w:val="clear" w:color="auto" w:fill="FFFFFF"/>
        </w:rPr>
        <w:t>25180727)</w:t>
      </w:r>
      <w:r w:rsidR="00EE174A" w:rsidRPr="006500C3">
        <w:rPr>
          <w:rFonts w:ascii="Arial" w:hAnsi="Arial" w:cs="Arial"/>
          <w:color w:val="000000" w:themeColor="text1"/>
        </w:rPr>
        <w:t>.</w:t>
      </w:r>
      <w:r w:rsidR="00EE174A">
        <w:rPr>
          <w:rFonts w:ascii="Arial" w:hAnsi="Arial" w:cs="Arial"/>
        </w:rPr>
        <w:t xml:space="preserve"> </w:t>
      </w:r>
      <w:r w:rsidR="00EE174A" w:rsidRPr="005533D3">
        <w:rPr>
          <w:rFonts w:ascii="Arial" w:hAnsi="Arial" w:cs="Arial"/>
          <w:shd w:val="clear" w:color="auto" w:fill="FFFFFF"/>
        </w:rPr>
        <w:t xml:space="preserve">We </w:t>
      </w:r>
      <w:r w:rsidR="00EE174A">
        <w:rPr>
          <w:rFonts w:ascii="Arial" w:hAnsi="Arial" w:cs="Arial"/>
          <w:shd w:val="clear" w:color="auto" w:fill="FFFFFF"/>
        </w:rPr>
        <w:t>demonstrate</w:t>
      </w:r>
      <w:r w:rsidR="00EE174A" w:rsidRPr="00D22276">
        <w:rPr>
          <w:rFonts w:ascii="Arial" w:hAnsi="Arial" w:cs="Arial"/>
          <w:shd w:val="clear" w:color="auto" w:fill="FFFFFF"/>
        </w:rPr>
        <w:t xml:space="preserve"> significant difference</w:t>
      </w:r>
      <w:r w:rsidR="00EE174A">
        <w:rPr>
          <w:rFonts w:ascii="Arial" w:hAnsi="Arial" w:cs="Arial"/>
          <w:shd w:val="clear" w:color="auto" w:fill="FFFFFF"/>
        </w:rPr>
        <w:t>s</w:t>
      </w:r>
      <w:r w:rsidR="00EE174A" w:rsidRPr="00D22276">
        <w:rPr>
          <w:rFonts w:ascii="Arial" w:hAnsi="Arial" w:cs="Arial"/>
          <w:shd w:val="clear" w:color="auto" w:fill="FFFFFF"/>
        </w:rPr>
        <w:t xml:space="preserve"> in airway resistance by </w:t>
      </w:r>
      <w:proofErr w:type="spellStart"/>
      <w:r w:rsidR="00EE174A" w:rsidRPr="00D22276">
        <w:rPr>
          <w:rFonts w:ascii="Arial" w:hAnsi="Arial" w:cs="Arial"/>
          <w:shd w:val="clear" w:color="auto" w:fill="FFFFFF"/>
        </w:rPr>
        <w:t>vaping</w:t>
      </w:r>
      <w:proofErr w:type="spellEnd"/>
      <w:r w:rsidR="00EE174A" w:rsidRPr="00D22276">
        <w:rPr>
          <w:rFonts w:ascii="Arial" w:hAnsi="Arial" w:cs="Arial"/>
          <w:shd w:val="clear" w:color="auto" w:fill="FFFFFF"/>
        </w:rPr>
        <w:t xml:space="preserve"> status</w:t>
      </w:r>
      <w:r w:rsidR="00EE174A">
        <w:rPr>
          <w:rFonts w:ascii="Arial" w:hAnsi="Arial" w:cs="Arial"/>
          <w:shd w:val="clear" w:color="auto" w:fill="FFFFFF"/>
        </w:rPr>
        <w:t xml:space="preserve"> during adolescence</w:t>
      </w:r>
      <w:r w:rsidR="00EE174A" w:rsidRPr="00D22276">
        <w:rPr>
          <w:rFonts w:ascii="Arial" w:hAnsi="Arial" w:cs="Arial"/>
          <w:shd w:val="clear" w:color="auto" w:fill="FFFFFF"/>
        </w:rPr>
        <w:t>.</w:t>
      </w:r>
      <w:r w:rsidR="00EE174A" w:rsidRPr="005533D3">
        <w:rPr>
          <w:rFonts w:ascii="Arial" w:hAnsi="Arial" w:cs="Arial"/>
        </w:rPr>
        <w:t> Mean</w:t>
      </w:r>
      <w:r w:rsidR="00EE174A" w:rsidRPr="00D22276">
        <w:rPr>
          <w:rFonts w:ascii="Arial" w:hAnsi="Arial" w:cs="Arial"/>
        </w:rPr>
        <w:t xml:space="preserve"> airway resistance (R) values calculated over a measurement period of 60 seconds at a frequency of 5 Hz (R5) revealed differences between </w:t>
      </w:r>
      <w:proofErr w:type="spellStart"/>
      <w:r w:rsidR="00EE174A" w:rsidRPr="00D22276">
        <w:rPr>
          <w:rFonts w:ascii="Arial" w:hAnsi="Arial" w:cs="Arial"/>
        </w:rPr>
        <w:t>vaping</w:t>
      </w:r>
      <w:proofErr w:type="spellEnd"/>
      <w:r w:rsidR="00EE174A" w:rsidRPr="00D22276">
        <w:rPr>
          <w:rFonts w:ascii="Arial" w:hAnsi="Arial" w:cs="Arial"/>
        </w:rPr>
        <w:t xml:space="preserve"> and control </w:t>
      </w:r>
      <w:r w:rsidR="00EE174A">
        <w:rPr>
          <w:rFonts w:ascii="Arial" w:hAnsi="Arial" w:cs="Arial"/>
        </w:rPr>
        <w:t>participants</w:t>
      </w:r>
      <w:r w:rsidR="00EE174A" w:rsidRPr="00D22276">
        <w:rPr>
          <w:rFonts w:ascii="Arial" w:hAnsi="Arial" w:cs="Arial"/>
        </w:rPr>
        <w:t xml:space="preserve">. When </w:t>
      </w:r>
      <w:proofErr w:type="spellStart"/>
      <w:r w:rsidR="00EE174A" w:rsidRPr="00D22276">
        <w:rPr>
          <w:rFonts w:ascii="Arial" w:hAnsi="Arial" w:cs="Arial"/>
        </w:rPr>
        <w:t>vaping</w:t>
      </w:r>
      <w:proofErr w:type="spellEnd"/>
      <w:r w:rsidR="00EE174A" w:rsidRPr="00D22276">
        <w:rPr>
          <w:rFonts w:ascii="Arial" w:hAnsi="Arial" w:cs="Arial"/>
        </w:rPr>
        <w:t xml:space="preserve"> </w:t>
      </w:r>
      <w:r w:rsidR="00EE174A">
        <w:rPr>
          <w:rFonts w:ascii="Arial" w:hAnsi="Arial" w:cs="Arial"/>
        </w:rPr>
        <w:t>participants</w:t>
      </w:r>
      <w:r w:rsidR="00EE174A" w:rsidRPr="00D22276">
        <w:rPr>
          <w:rFonts w:ascii="Arial" w:hAnsi="Arial" w:cs="Arial"/>
        </w:rPr>
        <w:t xml:space="preserve"> are compared with controls, there was incr</w:t>
      </w:r>
      <w:r w:rsidR="00092A3A">
        <w:rPr>
          <w:rFonts w:ascii="Arial" w:hAnsi="Arial" w:cs="Arial"/>
        </w:rPr>
        <w:t>eased airway resistance (p=0.016</w:t>
      </w:r>
      <w:r w:rsidR="00EE174A" w:rsidRPr="00D22276">
        <w:rPr>
          <w:rFonts w:ascii="Arial" w:hAnsi="Arial" w:cs="Arial"/>
        </w:rPr>
        <w:t>)</w:t>
      </w:r>
      <w:r w:rsidR="00EE174A">
        <w:rPr>
          <w:rFonts w:ascii="Arial" w:hAnsi="Arial" w:cs="Arial"/>
        </w:rPr>
        <w:t xml:space="preserve"> </w:t>
      </w:r>
      <w:r w:rsidR="00A35BC4">
        <w:rPr>
          <w:rFonts w:ascii="Arial" w:hAnsi="Arial" w:cs="Arial"/>
          <w:b/>
        </w:rPr>
        <w:t xml:space="preserve">(Fig </w:t>
      </w:r>
      <w:r w:rsidR="00C43737">
        <w:rPr>
          <w:rFonts w:ascii="Arial" w:hAnsi="Arial" w:cs="Arial"/>
          <w:b/>
        </w:rPr>
        <w:t>3</w:t>
      </w:r>
      <w:r w:rsidR="00092A3A" w:rsidRPr="00092A3A">
        <w:rPr>
          <w:rFonts w:ascii="Arial" w:hAnsi="Arial" w:cs="Arial"/>
          <w:b/>
        </w:rPr>
        <w:t>a</w:t>
      </w:r>
      <w:r w:rsidR="00EE174A" w:rsidRPr="00092A3A">
        <w:rPr>
          <w:rFonts w:ascii="Arial" w:hAnsi="Arial" w:cs="Arial"/>
          <w:b/>
        </w:rPr>
        <w:t>),</w:t>
      </w:r>
      <w:r w:rsidR="00EE174A">
        <w:rPr>
          <w:rFonts w:ascii="Arial" w:hAnsi="Arial" w:cs="Arial"/>
        </w:rPr>
        <w:t xml:space="preserve"> an </w:t>
      </w:r>
      <w:r w:rsidR="00CE79A1">
        <w:rPr>
          <w:rFonts w:ascii="Arial" w:hAnsi="Arial" w:cs="Arial"/>
        </w:rPr>
        <w:t xml:space="preserve">early </w:t>
      </w:r>
      <w:r w:rsidR="00EE174A">
        <w:rPr>
          <w:rFonts w:ascii="Arial" w:hAnsi="Arial" w:cs="Arial"/>
        </w:rPr>
        <w:t>indication of increased</w:t>
      </w:r>
      <w:r w:rsidR="00EE174A" w:rsidRPr="00411660">
        <w:rPr>
          <w:rFonts w:ascii="Arial" w:hAnsi="Arial" w:cs="Arial"/>
        </w:rPr>
        <w:t xml:space="preserve"> airflow obstruction</w:t>
      </w:r>
      <w:r w:rsidR="00EE174A">
        <w:rPr>
          <w:rFonts w:ascii="Arial" w:hAnsi="Arial" w:cs="Arial"/>
        </w:rPr>
        <w:t xml:space="preserve">. </w:t>
      </w:r>
      <w:r w:rsidR="00092A3A">
        <w:rPr>
          <w:rFonts w:ascii="Arial" w:hAnsi="Arial" w:cs="Arial"/>
        </w:rPr>
        <w:t xml:space="preserve">In addition, we </w:t>
      </w:r>
      <w:r w:rsidR="00CE79A1">
        <w:rPr>
          <w:rFonts w:ascii="Arial" w:hAnsi="Arial" w:cs="Arial"/>
        </w:rPr>
        <w:t xml:space="preserve">noted </w:t>
      </w:r>
      <w:r w:rsidR="006F4E99">
        <w:rPr>
          <w:rFonts w:ascii="Arial" w:hAnsi="Arial" w:cs="Arial"/>
        </w:rPr>
        <w:t xml:space="preserve">higher </w:t>
      </w:r>
      <w:r w:rsidR="00092A3A">
        <w:rPr>
          <w:rFonts w:ascii="Arial" w:hAnsi="Arial" w:cs="Arial"/>
        </w:rPr>
        <w:t xml:space="preserve">X20 </w:t>
      </w:r>
      <w:r w:rsidR="006F4E99">
        <w:rPr>
          <w:rFonts w:ascii="Arial" w:hAnsi="Arial" w:cs="Arial"/>
        </w:rPr>
        <w:t xml:space="preserve">(reactance) </w:t>
      </w:r>
      <w:r w:rsidR="00092A3A">
        <w:rPr>
          <w:rFonts w:ascii="Arial" w:hAnsi="Arial" w:cs="Arial"/>
        </w:rPr>
        <w:t xml:space="preserve">values in </w:t>
      </w:r>
      <w:proofErr w:type="spellStart"/>
      <w:r w:rsidR="00092A3A">
        <w:rPr>
          <w:rFonts w:ascii="Arial" w:hAnsi="Arial" w:cs="Arial"/>
        </w:rPr>
        <w:t>vapers</w:t>
      </w:r>
      <w:proofErr w:type="spellEnd"/>
      <w:r w:rsidR="00092A3A">
        <w:rPr>
          <w:rFonts w:ascii="Arial" w:hAnsi="Arial" w:cs="Arial"/>
        </w:rPr>
        <w:t xml:space="preserve"> compared to non-</w:t>
      </w:r>
      <w:proofErr w:type="spellStart"/>
      <w:r w:rsidR="00092A3A">
        <w:rPr>
          <w:rFonts w:ascii="Arial" w:hAnsi="Arial" w:cs="Arial"/>
        </w:rPr>
        <w:t>vaping</w:t>
      </w:r>
      <w:proofErr w:type="spellEnd"/>
      <w:r w:rsidR="00092A3A">
        <w:rPr>
          <w:rFonts w:ascii="Arial" w:hAnsi="Arial" w:cs="Arial"/>
        </w:rPr>
        <w:t xml:space="preserve"> controls</w:t>
      </w:r>
      <w:r w:rsidR="006F4E99">
        <w:rPr>
          <w:rFonts w:ascii="Arial" w:hAnsi="Arial" w:cs="Arial"/>
        </w:rPr>
        <w:t xml:space="preserve">, which could suggest </w:t>
      </w:r>
      <w:proofErr w:type="spellStart"/>
      <w:r w:rsidR="006F4E99">
        <w:rPr>
          <w:rFonts w:ascii="Arial" w:hAnsi="Arial" w:cs="Arial"/>
        </w:rPr>
        <w:t>vaping</w:t>
      </w:r>
      <w:proofErr w:type="spellEnd"/>
      <w:r w:rsidR="006F4E99">
        <w:rPr>
          <w:rFonts w:ascii="Arial" w:hAnsi="Arial" w:cs="Arial"/>
        </w:rPr>
        <w:t xml:space="preserve"> effects on lung parenchyma</w:t>
      </w:r>
      <w:r w:rsidR="0058256F">
        <w:rPr>
          <w:rFonts w:ascii="Arial" w:hAnsi="Arial" w:cs="Arial"/>
        </w:rPr>
        <w:t xml:space="preserve">’s </w:t>
      </w:r>
      <w:proofErr w:type="spellStart"/>
      <w:r w:rsidR="0058256F">
        <w:rPr>
          <w:rFonts w:ascii="Arial" w:hAnsi="Arial" w:cs="Arial"/>
        </w:rPr>
        <w:t>elastance</w:t>
      </w:r>
      <w:proofErr w:type="spellEnd"/>
      <w:r w:rsidR="006F4E99">
        <w:rPr>
          <w:rFonts w:ascii="Arial" w:hAnsi="Arial" w:cs="Arial"/>
        </w:rPr>
        <w:t xml:space="preserve"> </w:t>
      </w:r>
      <w:r w:rsidR="00092A3A">
        <w:rPr>
          <w:rFonts w:ascii="Arial" w:hAnsi="Arial" w:cs="Arial"/>
        </w:rPr>
        <w:t>(p=0.0058)</w:t>
      </w:r>
      <w:r w:rsidR="00325521">
        <w:rPr>
          <w:rFonts w:ascii="Arial" w:hAnsi="Arial" w:cs="Arial"/>
        </w:rPr>
        <w:t xml:space="preserve"> (</w:t>
      </w:r>
      <w:r w:rsidR="00A35BC4">
        <w:rPr>
          <w:rFonts w:ascii="Arial" w:hAnsi="Arial" w:cs="Arial"/>
          <w:b/>
        </w:rPr>
        <w:t xml:space="preserve">Figure </w:t>
      </w:r>
      <w:r w:rsidR="00C43737">
        <w:rPr>
          <w:rFonts w:ascii="Arial" w:hAnsi="Arial" w:cs="Arial"/>
          <w:b/>
        </w:rPr>
        <w:t>3</w:t>
      </w:r>
      <w:r w:rsidR="00325521">
        <w:rPr>
          <w:rFonts w:ascii="Arial" w:hAnsi="Arial" w:cs="Arial"/>
          <w:b/>
        </w:rPr>
        <w:t xml:space="preserve">b). In addition to demonstrating the feasibility of developing this cohort of </w:t>
      </w:r>
      <w:proofErr w:type="spellStart"/>
      <w:r w:rsidR="00325521">
        <w:rPr>
          <w:rFonts w:ascii="Arial" w:hAnsi="Arial" w:cs="Arial"/>
          <w:b/>
        </w:rPr>
        <w:t>Latinx</w:t>
      </w:r>
      <w:proofErr w:type="spellEnd"/>
      <w:r w:rsidR="00325521">
        <w:rPr>
          <w:rFonts w:ascii="Arial" w:hAnsi="Arial" w:cs="Arial"/>
          <w:b/>
        </w:rPr>
        <w:t xml:space="preserve"> adolescent</w:t>
      </w:r>
      <w:r w:rsidR="00FB1DE1">
        <w:rPr>
          <w:rFonts w:ascii="Arial" w:hAnsi="Arial" w:cs="Arial"/>
          <w:b/>
        </w:rPr>
        <w:t xml:space="preserve"> participants</w:t>
      </w:r>
      <w:r w:rsidR="00325521">
        <w:rPr>
          <w:rFonts w:ascii="Arial" w:hAnsi="Arial" w:cs="Arial"/>
          <w:b/>
        </w:rPr>
        <w:t xml:space="preserve">, these data are the first to demonstrate that habitual </w:t>
      </w:r>
      <w:proofErr w:type="spellStart"/>
      <w:r w:rsidR="00325521">
        <w:rPr>
          <w:rFonts w:ascii="Arial" w:hAnsi="Arial" w:cs="Arial"/>
          <w:b/>
        </w:rPr>
        <w:t>vap</w:t>
      </w:r>
      <w:r w:rsidR="00BD1DC0">
        <w:rPr>
          <w:rFonts w:ascii="Arial" w:hAnsi="Arial" w:cs="Arial"/>
          <w:b/>
        </w:rPr>
        <w:t>ing</w:t>
      </w:r>
      <w:proofErr w:type="spellEnd"/>
      <w:r w:rsidR="00325521">
        <w:rPr>
          <w:rFonts w:ascii="Arial" w:hAnsi="Arial" w:cs="Arial"/>
          <w:b/>
        </w:rPr>
        <w:t xml:space="preserve"> is associated with abnormal lung function even in early adolescence</w:t>
      </w:r>
      <w:r w:rsidR="006500C3">
        <w:rPr>
          <w:rFonts w:ascii="Arial" w:hAnsi="Arial" w:cs="Arial"/>
          <w:b/>
        </w:rPr>
        <w:t xml:space="preserve">, </w:t>
      </w:r>
      <w:r w:rsidR="003A7C64">
        <w:rPr>
          <w:rFonts w:ascii="Arial" w:hAnsi="Arial" w:cs="Arial"/>
          <w:b/>
        </w:rPr>
        <w:t>show</w:t>
      </w:r>
      <w:r w:rsidR="006500C3">
        <w:rPr>
          <w:rFonts w:ascii="Arial" w:hAnsi="Arial" w:cs="Arial"/>
          <w:b/>
        </w:rPr>
        <w:t>ing</w:t>
      </w:r>
      <w:r w:rsidR="003A7C64">
        <w:rPr>
          <w:rFonts w:ascii="Arial" w:hAnsi="Arial" w:cs="Arial"/>
          <w:b/>
        </w:rPr>
        <w:t xml:space="preserve"> the detrimental impact of </w:t>
      </w:r>
      <w:proofErr w:type="spellStart"/>
      <w:r w:rsidR="003A7C64">
        <w:rPr>
          <w:rFonts w:ascii="Arial" w:hAnsi="Arial" w:cs="Arial"/>
          <w:b/>
        </w:rPr>
        <w:t>vape</w:t>
      </w:r>
      <w:proofErr w:type="spellEnd"/>
      <w:r w:rsidR="003A7C64">
        <w:rPr>
          <w:rFonts w:ascii="Arial" w:hAnsi="Arial" w:cs="Arial"/>
          <w:b/>
        </w:rPr>
        <w:t xml:space="preserve"> exposure during</w:t>
      </w:r>
      <w:r w:rsidR="00325521">
        <w:rPr>
          <w:rFonts w:ascii="Arial" w:hAnsi="Arial" w:cs="Arial"/>
          <w:b/>
        </w:rPr>
        <w:t xml:space="preserve"> a critical window of lung function development. </w:t>
      </w:r>
      <w:bookmarkEnd w:id="5"/>
    </w:p>
    <w:p w14:paraId="45196EC9" w14:textId="581D5612" w:rsidR="001E1CE1" w:rsidRPr="00F332B8" w:rsidRDefault="00B3442F" w:rsidP="00283FB4">
      <w:pPr>
        <w:pStyle w:val="xmsonormal"/>
        <w:shd w:val="clear" w:color="auto" w:fill="FFFFFF"/>
        <w:rPr>
          <w:rFonts w:ascii="Arial" w:hAnsi="Arial" w:cs="Arial"/>
          <w:b/>
        </w:rPr>
      </w:pPr>
      <w:r w:rsidRPr="00A54D95">
        <w:rPr>
          <w:rFonts w:ascii="Arial" w:hAnsi="Arial" w:cs="Arial"/>
          <w:b/>
          <w:noProof/>
        </w:rPr>
        <mc:AlternateContent>
          <mc:Choice Requires="wps">
            <w:drawing>
              <wp:anchor distT="0" distB="0" distL="114300" distR="114300" simplePos="0" relativeHeight="251662336" behindDoc="0" locked="0" layoutInCell="1" allowOverlap="1" wp14:anchorId="4480C7C3" wp14:editId="572373F9">
                <wp:simplePos x="0" y="0"/>
                <wp:positionH relativeFrom="margin">
                  <wp:posOffset>3913505</wp:posOffset>
                </wp:positionH>
                <wp:positionV relativeFrom="paragraph">
                  <wp:posOffset>2118360</wp:posOffset>
                </wp:positionV>
                <wp:extent cx="2793365" cy="2669540"/>
                <wp:effectExtent l="0" t="0" r="13335" b="1016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3365" cy="2669540"/>
                        </a:xfrm>
                        <a:prstGeom prst="rect">
                          <a:avLst/>
                        </a:prstGeom>
                        <a:solidFill>
                          <a:srgbClr val="FFFFFF"/>
                        </a:solidFill>
                        <a:ln w="9525">
                          <a:solidFill>
                            <a:srgbClr val="000000"/>
                          </a:solidFill>
                          <a:miter lim="800000"/>
                          <a:headEnd/>
                          <a:tailEnd/>
                        </a:ln>
                      </wps:spPr>
                      <wps:txbx>
                        <w:txbxContent>
                          <w:p w14:paraId="76728929" w14:textId="1C558B09" w:rsidR="003B1D9C" w:rsidRDefault="003B1D9C" w:rsidP="00B3442F">
                            <w:pPr>
                              <w:rPr>
                                <w:rFonts w:ascii="Arial" w:hAnsi="Arial" w:cs="Arial"/>
                                <w:b/>
                              </w:rPr>
                            </w:pPr>
                            <w:r>
                              <w:rPr>
                                <w:rFonts w:ascii="Arial" w:hAnsi="Arial" w:cs="Arial"/>
                                <w:b/>
                              </w:rPr>
                              <w:t>Figure 4:</w:t>
                            </w:r>
                          </w:p>
                          <w:p w14:paraId="2304CED3" w14:textId="73200E62" w:rsidR="003B1D9C" w:rsidRDefault="003B1D9C" w:rsidP="00B3442F">
                            <w:pPr>
                              <w:rPr>
                                <w:rFonts w:ascii="Arial" w:hAnsi="Arial" w:cs="Arial"/>
                                <w:b/>
                              </w:rPr>
                            </w:pPr>
                            <w:r>
                              <w:rPr>
                                <w:rFonts w:ascii="Helvetica" w:hAnsi="Helvetica"/>
                                <w:b/>
                                <w:bCs/>
                                <w:noProof/>
                                <w:sz w:val="20"/>
                                <w:szCs w:val="20"/>
                              </w:rPr>
                              <w:drawing>
                                <wp:inline distT="0" distB="0" distL="0" distR="0" wp14:anchorId="1408E904" wp14:editId="5449E8DE">
                                  <wp:extent cx="2633050" cy="17556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lcano plot.png"/>
                                          <pic:cNvPicPr/>
                                        </pic:nvPicPr>
                                        <pic:blipFill>
                                          <a:blip r:embed="rId13">
                                            <a:extLst>
                                              <a:ext uri="{28A0092B-C50C-407E-A947-70E740481C1C}">
                                                <a14:useLocalDpi xmlns:a14="http://schemas.microsoft.com/office/drawing/2010/main" val="0"/>
                                              </a:ext>
                                            </a:extLst>
                                          </a:blip>
                                          <a:stretch>
                                            <a:fillRect/>
                                          </a:stretch>
                                        </pic:blipFill>
                                        <pic:spPr>
                                          <a:xfrm>
                                            <a:off x="0" y="0"/>
                                            <a:ext cx="2654717" cy="1770095"/>
                                          </a:xfrm>
                                          <a:prstGeom prst="rect">
                                            <a:avLst/>
                                          </a:prstGeom>
                                        </pic:spPr>
                                      </pic:pic>
                                    </a:graphicData>
                                  </a:graphic>
                                </wp:inline>
                              </w:drawing>
                            </w:r>
                          </w:p>
                          <w:p w14:paraId="3888B62C" w14:textId="757DE548" w:rsidR="003B1D9C" w:rsidRPr="00354507" w:rsidRDefault="003B1D9C" w:rsidP="00B3442F">
                            <w:pPr>
                              <w:rPr>
                                <w:rFonts w:ascii="Arial" w:hAnsi="Arial" w:cs="Arial"/>
                                <w:sz w:val="18"/>
                                <w:szCs w:val="18"/>
                              </w:rPr>
                            </w:pPr>
                            <w:r>
                              <w:rPr>
                                <w:rFonts w:ascii="Arial" w:hAnsi="Arial" w:cs="Arial"/>
                                <w:sz w:val="18"/>
                                <w:szCs w:val="18"/>
                              </w:rPr>
                              <w:t xml:space="preserve">Volcano plot demonstrating genes that are differentially expressed between participants who </w:t>
                            </w:r>
                            <w:proofErr w:type="spellStart"/>
                            <w:r>
                              <w:rPr>
                                <w:rFonts w:ascii="Arial" w:hAnsi="Arial" w:cs="Arial"/>
                                <w:sz w:val="18"/>
                                <w:szCs w:val="18"/>
                              </w:rPr>
                              <w:t>vape</w:t>
                            </w:r>
                            <w:proofErr w:type="spellEnd"/>
                            <w:r>
                              <w:rPr>
                                <w:rFonts w:ascii="Arial" w:hAnsi="Arial" w:cs="Arial"/>
                                <w:sz w:val="18"/>
                                <w:szCs w:val="18"/>
                              </w:rPr>
                              <w:t xml:space="preserve"> and non-</w:t>
                            </w:r>
                            <w:proofErr w:type="spellStart"/>
                            <w:r>
                              <w:rPr>
                                <w:rFonts w:ascii="Arial" w:hAnsi="Arial" w:cs="Arial"/>
                                <w:sz w:val="18"/>
                                <w:szCs w:val="18"/>
                              </w:rPr>
                              <w:t>vaping</w:t>
                            </w:r>
                            <w:proofErr w:type="spellEnd"/>
                            <w:r>
                              <w:rPr>
                                <w:rFonts w:ascii="Arial" w:hAnsi="Arial" w:cs="Arial"/>
                                <w:sz w:val="18"/>
                                <w:szCs w:val="18"/>
                              </w:rPr>
                              <w:t xml:space="preserve"> controls</w:t>
                            </w:r>
                            <w:r w:rsidRPr="00354507">
                              <w:rPr>
                                <w:rFonts w:ascii="Arial" w:hAnsi="Arial" w:cs="Arial"/>
                                <w:sz w:val="18"/>
                                <w:szCs w:val="18"/>
                              </w:rPr>
                              <w:t xml:space="preserve">  </w:t>
                            </w:r>
                          </w:p>
                          <w:p w14:paraId="6FC191FE" w14:textId="77777777" w:rsidR="003B1D9C" w:rsidRPr="00A54D95" w:rsidRDefault="003B1D9C" w:rsidP="00B3442F">
                            <w:pPr>
                              <w:rPr>
                                <w:rFonts w:ascii="Arial" w:hAnsi="Arial" w:cs="Arial"/>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4480C7C3" id="Text Box 4" o:spid="_x0000_s1028" type="#_x0000_t202" style="position:absolute;margin-left:308.15pt;margin-top:166.8pt;width:219.95pt;height:210.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">
                <v:textbox>
                  <w:txbxContent>
                    <w:p w14:paraId="76728929" w14:textId="1C558B09" w:rsidR="003B1D9C" w:rsidRDefault="003B1D9C" w:rsidP="00B3442F">
                      <w:pPr>
                        <w:rPr>
                          <w:rFonts w:ascii="Arial" w:hAnsi="Arial" w:cs="Arial"/>
                          <w:b/>
                        </w:rPr>
                      </w:pPr>
                      <w:r>
                        <w:rPr>
                          <w:rFonts w:ascii="Arial" w:hAnsi="Arial" w:cs="Arial"/>
                          <w:b/>
                        </w:rPr>
                        <w:t>Figure 4:</w:t>
                      </w:r>
                    </w:p>
                    <w:p w14:paraId="2304CED3" w14:textId="73200E62" w:rsidR="003B1D9C" w:rsidRDefault="003B1D9C" w:rsidP="00B3442F">
                      <w:pPr>
                        <w:rPr>
                          <w:rFonts w:ascii="Arial" w:hAnsi="Arial" w:cs="Arial"/>
                          <w:b/>
                        </w:rPr>
                      </w:pPr>
                      <w:r>
                        <w:rPr>
                          <w:rFonts w:ascii="Helvetica" w:hAnsi="Helvetica"/>
                          <w:b/>
                          <w:bCs/>
                          <w:noProof/>
                          <w:sz w:val="20"/>
                          <w:szCs w:val="20"/>
                        </w:rPr>
                        <w:drawing>
                          <wp:inline distT="0" distB="0" distL="0" distR="0" wp14:anchorId="1408E904" wp14:editId="5449E8DE">
                            <wp:extent cx="2633050" cy="17556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lcano plot.png"/>
                                    <pic:cNvPicPr/>
                                  </pic:nvPicPr>
                                  <pic:blipFill>
                                    <a:blip r:embed="rId14">
                                      <a:extLst>
                                        <a:ext uri="{28A0092B-C50C-407E-A947-70E740481C1C}">
                                          <a14:useLocalDpi xmlns:a14="http://schemas.microsoft.com/office/drawing/2010/main" val="0"/>
                                        </a:ext>
                                      </a:extLst>
                                    </a:blip>
                                    <a:stretch>
                                      <a:fillRect/>
                                    </a:stretch>
                                  </pic:blipFill>
                                  <pic:spPr>
                                    <a:xfrm>
                                      <a:off x="0" y="0"/>
                                      <a:ext cx="2654717" cy="1770095"/>
                                    </a:xfrm>
                                    <a:prstGeom prst="rect">
                                      <a:avLst/>
                                    </a:prstGeom>
                                  </pic:spPr>
                                </pic:pic>
                              </a:graphicData>
                            </a:graphic>
                          </wp:inline>
                        </w:drawing>
                      </w:r>
                    </w:p>
                    <w:p w14:paraId="3888B62C" w14:textId="757DE548" w:rsidR="003B1D9C" w:rsidRPr="00354507" w:rsidRDefault="003B1D9C" w:rsidP="00B3442F">
                      <w:pPr>
                        <w:rPr>
                          <w:rFonts w:ascii="Arial" w:hAnsi="Arial" w:cs="Arial"/>
                          <w:sz w:val="18"/>
                          <w:szCs w:val="18"/>
                        </w:rPr>
                      </w:pPr>
                      <w:r>
                        <w:rPr>
                          <w:rFonts w:ascii="Arial" w:hAnsi="Arial" w:cs="Arial"/>
                          <w:sz w:val="18"/>
                          <w:szCs w:val="18"/>
                        </w:rPr>
                        <w:t>Volcano plot demonstrating genes that are differentially expressed between participants who vape and non-vaping controls</w:t>
                      </w:r>
                      <w:r w:rsidRPr="00354507">
                        <w:rPr>
                          <w:rFonts w:ascii="Arial" w:hAnsi="Arial" w:cs="Arial"/>
                          <w:sz w:val="18"/>
                          <w:szCs w:val="18"/>
                        </w:rPr>
                        <w:t xml:space="preserve">  </w:t>
                      </w:r>
                    </w:p>
                    <w:p w14:paraId="6FC191FE" w14:textId="77777777" w:rsidR="003B1D9C" w:rsidRPr="00A54D95" w:rsidRDefault="003B1D9C" w:rsidP="00B3442F">
                      <w:pPr>
                        <w:rPr>
                          <w:rFonts w:ascii="Arial" w:hAnsi="Arial" w:cs="Arial"/>
                          <w:b/>
                        </w:rPr>
                      </w:pPr>
                    </w:p>
                  </w:txbxContent>
                </v:textbox>
                <w10:wrap type="square" anchorx="margin"/>
              </v:shape>
            </w:pict>
          </mc:Fallback>
        </mc:AlternateContent>
      </w:r>
      <w:r w:rsidR="003A7C64" w:rsidRPr="005F69FE">
        <w:rPr>
          <w:rFonts w:ascii="Arial" w:hAnsi="Arial" w:cs="Arial"/>
          <w:b/>
        </w:rPr>
        <w:t xml:space="preserve">The </w:t>
      </w:r>
      <w:r w:rsidR="008106F2">
        <w:rPr>
          <w:rFonts w:ascii="Arial" w:hAnsi="Arial" w:cs="Arial"/>
          <w:b/>
        </w:rPr>
        <w:t xml:space="preserve">Nasal Epithelial </w:t>
      </w:r>
      <w:r w:rsidR="003A7C64" w:rsidRPr="005F69FE">
        <w:rPr>
          <w:rFonts w:ascii="Arial" w:hAnsi="Arial" w:cs="Arial"/>
          <w:b/>
        </w:rPr>
        <w:t>Gene Expression</w:t>
      </w:r>
      <w:r w:rsidR="003A7C64">
        <w:rPr>
          <w:rFonts w:ascii="Arial" w:hAnsi="Arial" w:cs="Arial"/>
          <w:b/>
        </w:rPr>
        <w:t xml:space="preserve"> Signature of </w:t>
      </w:r>
      <w:proofErr w:type="spellStart"/>
      <w:r w:rsidR="003A7C64">
        <w:rPr>
          <w:rFonts w:ascii="Arial" w:hAnsi="Arial" w:cs="Arial"/>
          <w:b/>
        </w:rPr>
        <w:t>Vape</w:t>
      </w:r>
      <w:proofErr w:type="spellEnd"/>
      <w:r w:rsidR="003A7C64">
        <w:rPr>
          <w:rFonts w:ascii="Arial" w:hAnsi="Arial" w:cs="Arial"/>
          <w:b/>
        </w:rPr>
        <w:t xml:space="preserve"> Use in </w:t>
      </w:r>
      <w:proofErr w:type="spellStart"/>
      <w:r w:rsidR="003A7C64">
        <w:rPr>
          <w:rFonts w:ascii="Arial" w:hAnsi="Arial" w:cs="Arial"/>
          <w:b/>
        </w:rPr>
        <w:t>Latinx</w:t>
      </w:r>
      <w:proofErr w:type="spellEnd"/>
      <w:r w:rsidR="003A7C64">
        <w:rPr>
          <w:rFonts w:ascii="Arial" w:hAnsi="Arial" w:cs="Arial"/>
          <w:b/>
        </w:rPr>
        <w:t xml:space="preserve"> Adolescents</w:t>
      </w:r>
      <w:r w:rsidR="003A7C64" w:rsidRPr="005F69FE">
        <w:rPr>
          <w:rFonts w:ascii="Arial" w:hAnsi="Arial" w:cs="Arial"/>
          <w:b/>
        </w:rPr>
        <w:t>:</w:t>
      </w:r>
      <w:r w:rsidR="00971617">
        <w:rPr>
          <w:rFonts w:ascii="Arial" w:hAnsi="Arial" w:cs="Arial"/>
          <w:b/>
        </w:rPr>
        <w:t xml:space="preserve">  </w:t>
      </w:r>
      <w:r w:rsidR="008106F2" w:rsidRPr="00EE7444">
        <w:rPr>
          <w:rFonts w:ascii="Arial" w:hAnsi="Arial" w:cs="Arial"/>
          <w:noProof/>
        </w:rPr>
        <w:t xml:space="preserve">Identification of biomarkers in the nasal epithelium is of major interest given its easy accessibility compared to bronchial </w:t>
      </w:r>
      <w:r w:rsidR="008106F2">
        <w:rPr>
          <w:rFonts w:ascii="Arial" w:hAnsi="Arial" w:cs="Arial"/>
          <w:noProof/>
        </w:rPr>
        <w:t>epithelium</w:t>
      </w:r>
      <w:r w:rsidR="008106F2" w:rsidRPr="00EE7444">
        <w:rPr>
          <w:rFonts w:ascii="Arial" w:hAnsi="Arial" w:cs="Arial"/>
          <w:noProof/>
        </w:rPr>
        <w:t xml:space="preserve"> sampling</w:t>
      </w:r>
      <w:r w:rsidR="008106F2">
        <w:rPr>
          <w:rFonts w:ascii="Arial" w:hAnsi="Arial" w:cs="Arial"/>
          <w:noProof/>
        </w:rPr>
        <w:t>,</w:t>
      </w:r>
      <w:r w:rsidR="008106F2" w:rsidRPr="00EE7444">
        <w:rPr>
          <w:rFonts w:ascii="Arial" w:hAnsi="Arial" w:cs="Arial"/>
          <w:noProof/>
        </w:rPr>
        <w:t xml:space="preserve"> which</w:t>
      </w:r>
      <w:r w:rsidR="008106F2">
        <w:rPr>
          <w:rFonts w:ascii="Arial" w:hAnsi="Arial" w:cs="Arial"/>
          <w:noProof/>
        </w:rPr>
        <w:t xml:space="preserve"> requires invasive procedures. Moreover, p</w:t>
      </w:r>
      <w:r w:rsidR="008106F2" w:rsidRPr="00EE7444">
        <w:rPr>
          <w:rFonts w:ascii="Arial" w:hAnsi="Arial" w:cs="Arial"/>
          <w:noProof/>
        </w:rPr>
        <w:t>revious studies have demonstrated shared airway biology between the upper and lower respiratory tracts including preserved gene expression patterns.</w:t>
      </w:r>
      <w:r w:rsidR="008106F2">
        <w:rPr>
          <w:rFonts w:ascii="Arial" w:hAnsi="Arial" w:cs="Arial"/>
          <w:noProof/>
        </w:rPr>
        <w:fldChar w:fldCharType="begin">
          <w:fldData xml:space="preserve">PEVuZE5vdGU+PENpdGU+PEF1dGhvcj5XYWdlbmVyPC9BdXRob3I+PFllYXI+MjAxMzwvWWVhcj48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</w:fldData>
        </w:fldChar>
      </w:r>
      <w:r w:rsidR="008106F2">
        <w:rPr>
          <w:rFonts w:ascii="Arial" w:hAnsi="Arial" w:cs="Arial"/>
          <w:noProof/>
        </w:rPr>
        <w:instrText xml:space="preserve"> ADDIN EN.CITE </w:instrText>
      </w:r>
      <w:r w:rsidR="008106F2">
        <w:rPr>
          <w:rFonts w:ascii="Arial" w:hAnsi="Arial" w:cs="Arial"/>
          <w:noProof/>
        </w:rPr>
        <w:fldChar w:fldCharType="begin">
          <w:fldData xml:space="preserve">PEVuZE5vdGU+PENpdGU+PEF1dGhvcj5XYWdlbmVyPC9BdXRob3I+PFllYXI+MjAxMzwvWWVhcj48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</w:fldData>
        </w:fldChar>
      </w:r>
      <w:r w:rsidR="008106F2">
        <w:rPr>
          <w:rFonts w:ascii="Arial" w:hAnsi="Arial" w:cs="Arial"/>
          <w:noProof/>
        </w:rPr>
        <w:instrText xml:space="preserve"> ADDIN EN.CITE.DATA </w:instrText>
      </w:r>
      <w:r w:rsidR="008106F2">
        <w:rPr>
          <w:rFonts w:ascii="Arial" w:hAnsi="Arial" w:cs="Arial"/>
          <w:noProof/>
        </w:rPr>
      </w:r>
      <w:r w:rsidR="008106F2">
        <w:rPr>
          <w:rFonts w:ascii="Arial" w:hAnsi="Arial" w:cs="Arial"/>
          <w:noProof/>
        </w:rPr>
        <w:fldChar w:fldCharType="end"/>
      </w:r>
      <w:r w:rsidR="008106F2">
        <w:rPr>
          <w:rFonts w:ascii="Arial" w:hAnsi="Arial" w:cs="Arial"/>
          <w:noProof/>
        </w:rPr>
      </w:r>
      <w:r w:rsidR="008106F2">
        <w:rPr>
          <w:rFonts w:ascii="Arial" w:hAnsi="Arial" w:cs="Arial"/>
          <w:noProof/>
        </w:rPr>
        <w:fldChar w:fldCharType="separate"/>
      </w:r>
      <w:hyperlink w:anchor="_ENREF_84" w:tooltip="Wagener, 2013 #176" w:history="1">
        <w:r w:rsidR="008106F2" w:rsidRPr="001274F3">
          <w:rPr>
            <w:rFonts w:ascii="Arial" w:hAnsi="Arial" w:cs="Arial"/>
            <w:noProof/>
            <w:vertAlign w:val="superscript"/>
          </w:rPr>
          <w:t>84</w:t>
        </w:r>
      </w:hyperlink>
      <w:r w:rsidR="008106F2" w:rsidRPr="001274F3">
        <w:rPr>
          <w:rFonts w:ascii="Arial" w:hAnsi="Arial" w:cs="Arial"/>
          <w:noProof/>
          <w:vertAlign w:val="superscript"/>
        </w:rPr>
        <w:t>,</w:t>
      </w:r>
      <w:hyperlink w:anchor="_ENREF_85" w:tooltip="Boudewijn, 2017 #77" w:history="1">
        <w:r w:rsidR="008106F2" w:rsidRPr="001274F3">
          <w:rPr>
            <w:rFonts w:ascii="Arial" w:hAnsi="Arial" w:cs="Arial"/>
            <w:noProof/>
            <w:vertAlign w:val="superscript"/>
          </w:rPr>
          <w:t>85</w:t>
        </w:r>
      </w:hyperlink>
      <w:r w:rsidR="008106F2">
        <w:rPr>
          <w:rFonts w:ascii="Arial" w:hAnsi="Arial" w:cs="Arial"/>
          <w:noProof/>
        </w:rPr>
        <w:fldChar w:fldCharType="end"/>
      </w:r>
      <w:r w:rsidR="008106F2">
        <w:rPr>
          <w:rFonts w:ascii="Arial" w:hAnsi="Arial" w:cs="Arial"/>
          <w:noProof/>
          <w:vertAlign w:val="superscript"/>
        </w:rPr>
        <w:t xml:space="preserve">  </w:t>
      </w:r>
      <w:r w:rsidR="008106F2" w:rsidRPr="00EE7444">
        <w:rPr>
          <w:rFonts w:ascii="Arial" w:hAnsi="Arial" w:cs="Arial"/>
          <w:noProof/>
        </w:rPr>
        <w:t>Our team has significant experience obtaining high quality RNA from nasal epithelium</w:t>
      </w:r>
      <w:r w:rsidR="008106F2">
        <w:rPr>
          <w:rFonts w:ascii="Arial" w:hAnsi="Arial" w:cs="Arial"/>
          <w:noProof/>
        </w:rPr>
        <w:t xml:space="preserve">(RNA Integrity Numbers [RIN]: 6.8-8.6). </w:t>
      </w:r>
      <w:r w:rsidR="008106F2" w:rsidRPr="00EE7444">
        <w:rPr>
          <w:rFonts w:ascii="Arial" w:hAnsi="Arial" w:cs="Arial"/>
          <w:noProof/>
        </w:rPr>
        <w:t>We also have extensive experience anlayzing RNA-seq data</w:t>
      </w:r>
      <w:r w:rsidR="008106F2">
        <w:rPr>
          <w:rFonts w:ascii="Arial" w:hAnsi="Arial" w:cs="Arial"/>
          <w:noProof/>
        </w:rPr>
        <w:t>.</w:t>
      </w:r>
      <w:hyperlink w:anchor="_ENREF_86" w:tooltip="Bradford, 2015 #81" w:history="1">
        <w:r w:rsidR="008106F2">
          <w:rPr>
            <w:rFonts w:ascii="Arial" w:hAnsi="Arial" w:cs="Arial"/>
            <w:noProof/>
          </w:rPr>
          <w:fldChar w:fldCharType="begin">
            <w:fldData xml:space="preserve">PEVuZE5vdGU+PENpdGU+PEF1dGhvcj5CcmFkZm9yZDwvQXV0aG9yPjxZZWFyPjIwMTU8L1llYXI+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</w:fldData>
          </w:fldChar>
        </w:r>
        <w:r w:rsidR="008106F2">
          <w:rPr>
            <w:rFonts w:ascii="Arial" w:hAnsi="Arial" w:cs="Arial"/>
            <w:noProof/>
          </w:rPr>
          <w:instrText xml:space="preserve"> ADDIN EN.CITE </w:instrText>
        </w:r>
        <w:r w:rsidR="008106F2">
          <w:rPr>
            <w:rFonts w:ascii="Arial" w:hAnsi="Arial" w:cs="Arial"/>
            <w:noProof/>
          </w:rPr>
          <w:fldChar w:fldCharType="begin">
            <w:fldData xml:space="preserve">PEVuZE5vdGU+PENpdGU+PEF1dGhvcj5CcmFkZm9yZDwvQXV0aG9yPjxZZWFyPjIwMTU8L1llYXI+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</w:fldData>
          </w:fldChar>
        </w:r>
        <w:r w:rsidR="008106F2">
          <w:rPr>
            <w:rFonts w:ascii="Arial" w:hAnsi="Arial" w:cs="Arial"/>
            <w:noProof/>
          </w:rPr>
          <w:instrText xml:space="preserve"> ADDIN EN.CITE.DATA </w:instrText>
        </w:r>
        <w:r w:rsidR="008106F2">
          <w:rPr>
            <w:rFonts w:ascii="Arial" w:hAnsi="Arial" w:cs="Arial"/>
            <w:noProof/>
          </w:rPr>
        </w:r>
        <w:r w:rsidR="008106F2">
          <w:rPr>
            <w:rFonts w:ascii="Arial" w:hAnsi="Arial" w:cs="Arial"/>
            <w:noProof/>
          </w:rPr>
          <w:fldChar w:fldCharType="end"/>
        </w:r>
        <w:r w:rsidR="008106F2">
          <w:rPr>
            <w:rFonts w:ascii="Arial" w:hAnsi="Arial" w:cs="Arial"/>
            <w:noProof/>
          </w:rPr>
        </w:r>
        <w:r w:rsidR="008106F2">
          <w:rPr>
            <w:rFonts w:ascii="Arial" w:hAnsi="Arial" w:cs="Arial"/>
            <w:noProof/>
          </w:rPr>
          <w:fldChar w:fldCharType="separate"/>
        </w:r>
        <w:r w:rsidR="008106F2" w:rsidRPr="001274F3">
          <w:rPr>
            <w:rFonts w:ascii="Arial" w:hAnsi="Arial" w:cs="Arial"/>
            <w:noProof/>
            <w:vertAlign w:val="superscript"/>
          </w:rPr>
          <w:t>86-89</w:t>
        </w:r>
        <w:r w:rsidR="008106F2">
          <w:rPr>
            <w:rFonts w:ascii="Arial" w:hAnsi="Arial" w:cs="Arial"/>
            <w:noProof/>
          </w:rPr>
          <w:fldChar w:fldCharType="end"/>
        </w:r>
      </w:hyperlink>
      <w:r w:rsidR="008106F2">
        <w:rPr>
          <w:rFonts w:ascii="Arial" w:hAnsi="Arial" w:cs="Arial"/>
          <w:noProof/>
        </w:rPr>
        <w:t xml:space="preserve"> </w:t>
      </w:r>
      <w:r w:rsidR="00BE7EBA">
        <w:rPr>
          <w:rFonts w:ascii="Arial" w:hAnsi="Arial" w:cs="Arial"/>
        </w:rPr>
        <w:t>As part of our pilot investigation, we</w:t>
      </w:r>
      <w:r w:rsidR="00971617" w:rsidRPr="00971617">
        <w:rPr>
          <w:rFonts w:ascii="Arial" w:hAnsi="Arial" w:cs="Arial"/>
        </w:rPr>
        <w:t xml:space="preserve"> </w:t>
      </w:r>
      <w:r w:rsidR="00BE7EBA">
        <w:rPr>
          <w:rFonts w:ascii="Arial" w:hAnsi="Arial" w:cs="Arial"/>
        </w:rPr>
        <w:t xml:space="preserve">collected nasal brushes on each of the study participants. </w:t>
      </w:r>
      <w:r w:rsidR="006500C3">
        <w:rPr>
          <w:rFonts w:ascii="Arial" w:hAnsi="Arial" w:cs="Arial"/>
        </w:rPr>
        <w:t>W</w:t>
      </w:r>
      <w:r w:rsidR="00E725B6">
        <w:rPr>
          <w:rFonts w:ascii="Arial" w:hAnsi="Arial" w:cs="Arial"/>
        </w:rPr>
        <w:t xml:space="preserve">e </w:t>
      </w:r>
      <w:r w:rsidR="00E725B6" w:rsidRPr="00FD0D9D">
        <w:rPr>
          <w:rFonts w:ascii="Arial" w:hAnsi="Arial" w:cs="Arial"/>
        </w:rPr>
        <w:t>compare</w:t>
      </w:r>
      <w:r w:rsidR="00E725B6">
        <w:rPr>
          <w:rFonts w:ascii="Arial" w:hAnsi="Arial" w:cs="Arial"/>
        </w:rPr>
        <w:t>d</w:t>
      </w:r>
      <w:r w:rsidR="00E725B6" w:rsidRPr="00FD0D9D">
        <w:rPr>
          <w:rFonts w:ascii="Arial" w:hAnsi="Arial" w:cs="Arial"/>
        </w:rPr>
        <w:t xml:space="preserve"> nasal epithelial gene expression in adolescent subjects who </w:t>
      </w:r>
      <w:proofErr w:type="spellStart"/>
      <w:r w:rsidR="00E725B6" w:rsidRPr="00FD0D9D">
        <w:rPr>
          <w:rFonts w:ascii="Arial" w:hAnsi="Arial" w:cs="Arial"/>
        </w:rPr>
        <w:t>vape</w:t>
      </w:r>
      <w:proofErr w:type="spellEnd"/>
      <w:r w:rsidR="00E725B6" w:rsidRPr="00FD0D9D">
        <w:rPr>
          <w:rFonts w:ascii="Arial" w:hAnsi="Arial" w:cs="Arial"/>
        </w:rPr>
        <w:t xml:space="preserve"> to non-</w:t>
      </w:r>
      <w:proofErr w:type="spellStart"/>
      <w:r w:rsidR="00E725B6" w:rsidRPr="00FD0D9D">
        <w:rPr>
          <w:rFonts w:ascii="Arial" w:hAnsi="Arial" w:cs="Arial"/>
        </w:rPr>
        <w:t>vaping</w:t>
      </w:r>
      <w:proofErr w:type="spellEnd"/>
      <w:r w:rsidR="00E725B6" w:rsidRPr="00FD0D9D">
        <w:rPr>
          <w:rFonts w:ascii="Arial" w:hAnsi="Arial" w:cs="Arial"/>
        </w:rPr>
        <w:t xml:space="preserve"> controls to </w:t>
      </w:r>
      <w:r w:rsidR="00E725B6">
        <w:rPr>
          <w:rFonts w:ascii="Arial" w:hAnsi="Arial" w:cs="Arial"/>
        </w:rPr>
        <w:t xml:space="preserve">investigate the impact of </w:t>
      </w:r>
      <w:proofErr w:type="spellStart"/>
      <w:r w:rsidR="00E725B6">
        <w:rPr>
          <w:rFonts w:ascii="Arial" w:hAnsi="Arial" w:cs="Arial"/>
        </w:rPr>
        <w:t>vape</w:t>
      </w:r>
      <w:proofErr w:type="spellEnd"/>
      <w:r w:rsidR="00E725B6">
        <w:rPr>
          <w:rFonts w:ascii="Arial" w:hAnsi="Arial" w:cs="Arial"/>
        </w:rPr>
        <w:t xml:space="preserve"> exposure on airway biology</w:t>
      </w:r>
      <w:r w:rsidR="00E725B6" w:rsidRPr="00FD0D9D">
        <w:rPr>
          <w:rFonts w:ascii="Arial" w:hAnsi="Arial" w:cs="Arial"/>
        </w:rPr>
        <w:t xml:space="preserve">. </w:t>
      </w:r>
      <w:proofErr w:type="gramStart"/>
      <w:r w:rsidR="006500C3">
        <w:rPr>
          <w:rFonts w:ascii="Arial" w:hAnsi="Arial" w:cs="Arial"/>
        </w:rPr>
        <w:t>RNA-sequencing</w:t>
      </w:r>
      <w:proofErr w:type="gramEnd"/>
      <w:r w:rsidR="006500C3">
        <w:rPr>
          <w:rFonts w:ascii="Arial" w:hAnsi="Arial" w:cs="Arial"/>
        </w:rPr>
        <w:t xml:space="preserve"> was performed </w:t>
      </w:r>
      <w:r w:rsidR="005A25DD" w:rsidRPr="003608A2">
        <w:rPr>
          <w:rFonts w:ascii="Arial" w:hAnsi="Arial" w:cs="Arial"/>
        </w:rPr>
        <w:t xml:space="preserve">through the Genomics </w:t>
      </w:r>
      <w:r w:rsidR="005A25DD">
        <w:rPr>
          <w:rFonts w:ascii="Arial" w:hAnsi="Arial" w:cs="Arial"/>
        </w:rPr>
        <w:t>Core</w:t>
      </w:r>
      <w:r w:rsidR="005A25DD" w:rsidRPr="003608A2">
        <w:rPr>
          <w:rFonts w:ascii="Arial" w:hAnsi="Arial" w:cs="Arial"/>
        </w:rPr>
        <w:t xml:space="preserve"> at the University of Colorado Anschutz Medical Campus.</w:t>
      </w:r>
      <w:r w:rsidR="005A25DD">
        <w:rPr>
          <w:rFonts w:ascii="Arial" w:hAnsi="Arial" w:cs="Arial"/>
        </w:rPr>
        <w:t xml:space="preserve"> W</w:t>
      </w:r>
      <w:r w:rsidR="000A2096">
        <w:rPr>
          <w:rFonts w:ascii="Arial" w:hAnsi="Arial" w:cs="Arial"/>
        </w:rPr>
        <w:t xml:space="preserve">e </w:t>
      </w:r>
      <w:r w:rsidR="006500C3">
        <w:rPr>
          <w:rFonts w:ascii="Arial" w:hAnsi="Arial" w:cs="Arial"/>
        </w:rPr>
        <w:t>evaluated</w:t>
      </w:r>
      <w:r w:rsidR="000A2096">
        <w:rPr>
          <w:rFonts w:ascii="Arial" w:hAnsi="Arial" w:cs="Arial"/>
        </w:rPr>
        <w:t xml:space="preserve"> if nasal epithelial genes were differentially expressed by </w:t>
      </w:r>
      <w:proofErr w:type="spellStart"/>
      <w:r w:rsidR="000A2096">
        <w:rPr>
          <w:rFonts w:ascii="Arial" w:hAnsi="Arial" w:cs="Arial"/>
        </w:rPr>
        <w:t>vaping</w:t>
      </w:r>
      <w:proofErr w:type="spellEnd"/>
      <w:r w:rsidR="000A2096">
        <w:rPr>
          <w:rFonts w:ascii="Arial" w:hAnsi="Arial" w:cs="Arial"/>
        </w:rPr>
        <w:t xml:space="preserve"> status. We identified differences in gene expression by </w:t>
      </w:r>
      <w:proofErr w:type="spellStart"/>
      <w:r w:rsidR="000A2096">
        <w:rPr>
          <w:rFonts w:ascii="Arial" w:hAnsi="Arial" w:cs="Arial"/>
        </w:rPr>
        <w:t>vaping</w:t>
      </w:r>
      <w:proofErr w:type="spellEnd"/>
      <w:r w:rsidR="000A2096">
        <w:rPr>
          <w:rFonts w:ascii="Arial" w:hAnsi="Arial" w:cs="Arial"/>
        </w:rPr>
        <w:t xml:space="preserve"> exposure. Of </w:t>
      </w:r>
      <w:r w:rsidR="000A2096" w:rsidRPr="003B7936">
        <w:rPr>
          <w:rFonts w:ascii="Arial" w:hAnsi="Arial" w:cs="Arial"/>
        </w:rPr>
        <w:t>16860</w:t>
      </w:r>
      <w:r w:rsidR="000A2096">
        <w:rPr>
          <w:rFonts w:ascii="Arial" w:hAnsi="Arial" w:cs="Arial"/>
        </w:rPr>
        <w:t xml:space="preserve"> nasal epithelial genes tested, 4608 </w:t>
      </w:r>
      <w:bookmarkStart w:id="6" w:name="_Hlk72733420"/>
      <w:r w:rsidR="000A2096">
        <w:rPr>
          <w:rFonts w:ascii="Arial" w:hAnsi="Arial" w:cs="Arial"/>
        </w:rPr>
        <w:t xml:space="preserve">were significantly differentially expressed between </w:t>
      </w:r>
      <w:proofErr w:type="spellStart"/>
      <w:r w:rsidR="000A2096">
        <w:rPr>
          <w:rFonts w:ascii="Arial" w:hAnsi="Arial" w:cs="Arial"/>
        </w:rPr>
        <w:t>vaping</w:t>
      </w:r>
      <w:proofErr w:type="spellEnd"/>
      <w:r w:rsidR="000A2096">
        <w:rPr>
          <w:rFonts w:ascii="Arial" w:hAnsi="Arial" w:cs="Arial"/>
        </w:rPr>
        <w:t xml:space="preserve"> and control participants </w:t>
      </w:r>
      <w:bookmarkEnd w:id="6"/>
      <w:r w:rsidR="000A2096">
        <w:rPr>
          <w:rFonts w:ascii="Arial" w:hAnsi="Arial" w:cs="Arial"/>
        </w:rPr>
        <w:t>(</w:t>
      </w:r>
      <w:bookmarkStart w:id="7" w:name="_Hlk72731699"/>
      <w:r w:rsidR="000A2096" w:rsidRPr="00F44CCD">
        <w:rPr>
          <w:rFonts w:ascii="Arial" w:hAnsi="Arial" w:cs="Arial"/>
        </w:rPr>
        <w:t xml:space="preserve">false discovery rate </w:t>
      </w:r>
      <w:r w:rsidR="000A2096">
        <w:rPr>
          <w:rFonts w:ascii="Arial" w:hAnsi="Arial" w:cs="Arial"/>
        </w:rPr>
        <w:t>[</w:t>
      </w:r>
      <w:r w:rsidR="000A2096" w:rsidRPr="000646BF">
        <w:rPr>
          <w:rFonts w:ascii="Arial" w:hAnsi="Arial" w:cs="Arial"/>
        </w:rPr>
        <w:t>FDR</w:t>
      </w:r>
      <w:r w:rsidR="000A2096">
        <w:rPr>
          <w:rFonts w:ascii="Arial" w:hAnsi="Arial" w:cs="Arial"/>
        </w:rPr>
        <w:t>]</w:t>
      </w:r>
      <w:bookmarkEnd w:id="7"/>
      <w:r w:rsidR="000A2096" w:rsidRPr="000646BF">
        <w:rPr>
          <w:rFonts w:ascii="Arial" w:hAnsi="Arial" w:cs="Arial"/>
        </w:rPr>
        <w:t xml:space="preserve"> adjusted p-</w:t>
      </w:r>
      <w:r w:rsidR="000A2096" w:rsidRPr="00501ED0">
        <w:rPr>
          <w:rFonts w:ascii="Arial" w:hAnsi="Arial" w:cs="Arial"/>
          <w:color w:val="000000" w:themeColor="text1"/>
        </w:rPr>
        <w:t>value&lt;0.05), adjusting for age (years), male sex, Latino ancestry, and four inferred covariates (</w:t>
      </w:r>
      <w:proofErr w:type="spellStart"/>
      <w:r w:rsidR="000A2096" w:rsidRPr="00501ED0">
        <w:rPr>
          <w:rFonts w:ascii="Arial" w:hAnsi="Arial" w:cs="Arial"/>
          <w:color w:val="000000" w:themeColor="text1"/>
        </w:rPr>
        <w:t>RUVr</w:t>
      </w:r>
      <w:proofErr w:type="spellEnd"/>
      <w:r w:rsidR="000A2096" w:rsidRPr="00501ED0">
        <w:rPr>
          <w:rFonts w:ascii="Arial" w:hAnsi="Arial" w:cs="Arial"/>
          <w:color w:val="000000" w:themeColor="text1"/>
        </w:rPr>
        <w:t xml:space="preserve"> factors)</w:t>
      </w:r>
      <w:r w:rsidR="00501ED0" w:rsidRPr="00501ED0">
        <w:rPr>
          <w:rFonts w:ascii="Arial" w:hAnsi="Arial" w:cs="Arial"/>
          <w:color w:val="000000" w:themeColor="text1"/>
        </w:rPr>
        <w:t xml:space="preserve"> (</w:t>
      </w:r>
      <w:r w:rsidR="00501ED0" w:rsidRPr="00501ED0">
        <w:rPr>
          <w:rStyle w:val="CommentReference"/>
          <w:rFonts w:ascii="Arial" w:hAnsi="Arial" w:cs="Arial"/>
          <w:color w:val="000000" w:themeColor="text1"/>
          <w:sz w:val="22"/>
          <w:szCs w:val="22"/>
        </w:rPr>
        <w:t>https://www.ncbi.nlm.nih.gov/pmc/articles/PMC4404308/)</w:t>
      </w:r>
      <w:r w:rsidR="000A2096" w:rsidRPr="00501ED0">
        <w:rPr>
          <w:rFonts w:ascii="Arial" w:hAnsi="Arial" w:cs="Arial"/>
          <w:color w:val="000000" w:themeColor="text1"/>
        </w:rPr>
        <w:t xml:space="preserve"> to address</w:t>
      </w:r>
      <w:r w:rsidR="000A2096">
        <w:rPr>
          <w:rFonts w:ascii="Arial" w:hAnsi="Arial" w:cs="Arial"/>
        </w:rPr>
        <w:t xml:space="preserve"> unmeasured confounders</w:t>
      </w:r>
      <w:r>
        <w:rPr>
          <w:rFonts w:ascii="Arial" w:hAnsi="Arial" w:cs="Arial"/>
        </w:rPr>
        <w:t xml:space="preserve"> </w:t>
      </w:r>
      <w:r>
        <w:rPr>
          <w:rFonts w:ascii="Arial" w:hAnsi="Arial" w:cs="Arial"/>
          <w:b/>
          <w:noProof/>
        </w:rPr>
        <w:t xml:space="preserve">(Figure </w:t>
      </w:r>
      <w:r w:rsidR="00C43737">
        <w:rPr>
          <w:rFonts w:ascii="Arial" w:hAnsi="Arial" w:cs="Arial"/>
          <w:b/>
          <w:noProof/>
        </w:rPr>
        <w:t>4</w:t>
      </w:r>
      <w:r>
        <w:rPr>
          <w:rFonts w:ascii="Arial" w:hAnsi="Arial" w:cs="Arial"/>
          <w:b/>
          <w:noProof/>
        </w:rPr>
        <w:t>)</w:t>
      </w:r>
      <w:r w:rsidR="000A2096">
        <w:rPr>
          <w:rFonts w:ascii="Arial" w:hAnsi="Arial" w:cs="Arial"/>
        </w:rPr>
        <w:t xml:space="preserve">. Based on </w:t>
      </w:r>
      <w:r w:rsidR="00501ED0">
        <w:rPr>
          <w:rFonts w:ascii="Arial" w:hAnsi="Arial" w:cs="Arial"/>
        </w:rPr>
        <w:t>gene set enrichment analysis (</w:t>
      </w:r>
      <w:r w:rsidR="000A2096">
        <w:rPr>
          <w:rFonts w:ascii="Arial" w:hAnsi="Arial" w:cs="Arial"/>
        </w:rPr>
        <w:t>GSEA</w:t>
      </w:r>
      <w:r w:rsidR="00501ED0">
        <w:rPr>
          <w:rFonts w:ascii="Arial" w:hAnsi="Arial" w:cs="Arial"/>
        </w:rPr>
        <w:t>)</w:t>
      </w:r>
      <w:r w:rsidR="000A2096">
        <w:rPr>
          <w:rFonts w:ascii="Arial" w:hAnsi="Arial" w:cs="Arial"/>
        </w:rPr>
        <w:t xml:space="preserve"> pathway enrichment analyses, </w:t>
      </w:r>
      <w:r w:rsidR="000A2096">
        <w:rPr>
          <w:rFonts w:ascii="Arial" w:hAnsi="Arial" w:cs="Arial"/>
          <w:noProof/>
        </w:rPr>
        <w:t>v</w:t>
      </w:r>
      <w:r w:rsidR="000A2096" w:rsidRPr="006326A6">
        <w:rPr>
          <w:rFonts w:ascii="Arial" w:hAnsi="Arial" w:cs="Arial"/>
          <w:noProof/>
        </w:rPr>
        <w:t xml:space="preserve">aping </w:t>
      </w:r>
      <w:r w:rsidR="000A2096">
        <w:rPr>
          <w:rFonts w:ascii="Arial" w:hAnsi="Arial" w:cs="Arial"/>
          <w:noProof/>
        </w:rPr>
        <w:t>participants</w:t>
      </w:r>
      <w:r w:rsidR="000A2096" w:rsidRPr="006326A6">
        <w:rPr>
          <w:rFonts w:ascii="Arial" w:hAnsi="Arial" w:cs="Arial"/>
          <w:noProof/>
        </w:rPr>
        <w:t xml:space="preserve"> </w:t>
      </w:r>
      <w:r w:rsidR="00501ED0">
        <w:rPr>
          <w:rFonts w:ascii="Arial" w:hAnsi="Arial" w:cs="Arial"/>
          <w:noProof/>
        </w:rPr>
        <w:t xml:space="preserve">overexpressed </w:t>
      </w:r>
      <w:r w:rsidR="000A2096">
        <w:rPr>
          <w:rFonts w:ascii="Arial" w:hAnsi="Arial" w:cs="Arial"/>
          <w:noProof/>
        </w:rPr>
        <w:t xml:space="preserve">genes in </w:t>
      </w:r>
      <w:r w:rsidR="000A2096" w:rsidRPr="00704E91">
        <w:rPr>
          <w:rFonts w:ascii="Arial" w:hAnsi="Arial" w:cs="Arial"/>
          <w:noProof/>
        </w:rPr>
        <w:t>hypoxia/inflammatory</w:t>
      </w:r>
      <w:r w:rsidR="00501ED0">
        <w:rPr>
          <w:rFonts w:ascii="Arial" w:hAnsi="Arial" w:cs="Arial"/>
          <w:noProof/>
        </w:rPr>
        <w:t xml:space="preserve"> reac</w:t>
      </w:r>
      <w:r w:rsidR="0058256F">
        <w:rPr>
          <w:rFonts w:ascii="Arial" w:hAnsi="Arial" w:cs="Arial"/>
          <w:noProof/>
        </w:rPr>
        <w:t>t</w:t>
      </w:r>
      <w:r w:rsidR="00501ED0">
        <w:rPr>
          <w:rFonts w:ascii="Arial" w:hAnsi="Arial" w:cs="Arial"/>
          <w:noProof/>
        </w:rPr>
        <w:t>ome</w:t>
      </w:r>
      <w:r w:rsidR="000A2096" w:rsidRPr="00704E91">
        <w:rPr>
          <w:rFonts w:ascii="Arial" w:hAnsi="Arial" w:cs="Arial"/>
          <w:noProof/>
        </w:rPr>
        <w:t xml:space="preserve"> pathway</w:t>
      </w:r>
      <w:r w:rsidR="000A2096">
        <w:rPr>
          <w:rFonts w:ascii="Arial" w:hAnsi="Arial" w:cs="Arial"/>
          <w:noProof/>
        </w:rPr>
        <w:t xml:space="preserve">s (e.g., </w:t>
      </w:r>
      <w:r w:rsidR="000A2096" w:rsidRPr="001034A8">
        <w:rPr>
          <w:rFonts w:ascii="Arial" w:hAnsi="Arial" w:cs="Arial"/>
          <w:i/>
          <w:iCs/>
          <w:noProof/>
        </w:rPr>
        <w:t>ARNT</w:t>
      </w:r>
      <w:r w:rsidR="000A2096">
        <w:rPr>
          <w:rFonts w:ascii="Arial" w:hAnsi="Arial" w:cs="Arial"/>
          <w:noProof/>
        </w:rPr>
        <w:t xml:space="preserve"> and </w:t>
      </w:r>
      <w:r w:rsidR="000A2096" w:rsidRPr="001034A8">
        <w:rPr>
          <w:rFonts w:ascii="Arial" w:hAnsi="Arial" w:cs="Arial"/>
          <w:i/>
          <w:iCs/>
          <w:noProof/>
        </w:rPr>
        <w:t>EGLN1</w:t>
      </w:r>
      <w:r w:rsidR="000A2096">
        <w:rPr>
          <w:rFonts w:ascii="Arial" w:hAnsi="Arial" w:cs="Arial"/>
          <w:noProof/>
        </w:rPr>
        <w:t>)</w:t>
      </w:r>
      <w:r w:rsidR="000A2096" w:rsidRPr="00704E91">
        <w:rPr>
          <w:rFonts w:ascii="Arial" w:hAnsi="Arial" w:cs="Arial"/>
          <w:noProof/>
        </w:rPr>
        <w:t xml:space="preserve"> and underexpression of ciliogenesis genes </w:t>
      </w:r>
      <w:r w:rsidR="000A2096">
        <w:rPr>
          <w:rFonts w:ascii="Arial" w:hAnsi="Arial" w:cs="Arial"/>
          <w:noProof/>
        </w:rPr>
        <w:t>(</w:t>
      </w:r>
      <w:r w:rsidR="000A2096" w:rsidRPr="001034A8">
        <w:rPr>
          <w:rFonts w:ascii="Arial" w:hAnsi="Arial" w:cs="Arial"/>
          <w:i/>
          <w:iCs/>
          <w:noProof/>
        </w:rPr>
        <w:t>ARL13B</w:t>
      </w:r>
      <w:r w:rsidR="000A2096">
        <w:rPr>
          <w:rFonts w:ascii="Arial" w:hAnsi="Arial" w:cs="Arial"/>
          <w:noProof/>
        </w:rPr>
        <w:t xml:space="preserve"> and </w:t>
      </w:r>
      <w:r w:rsidR="000A2096" w:rsidRPr="001034A8">
        <w:rPr>
          <w:rFonts w:ascii="Arial" w:hAnsi="Arial" w:cs="Arial"/>
          <w:i/>
          <w:iCs/>
          <w:noProof/>
        </w:rPr>
        <w:t>BBIP1</w:t>
      </w:r>
      <w:r w:rsidR="000A2096">
        <w:rPr>
          <w:rFonts w:ascii="Arial" w:hAnsi="Arial" w:cs="Arial"/>
          <w:noProof/>
        </w:rPr>
        <w:t xml:space="preserve">) </w:t>
      </w:r>
      <w:r w:rsidR="00501ED0">
        <w:rPr>
          <w:rFonts w:ascii="Arial" w:hAnsi="Arial" w:cs="Arial"/>
          <w:noProof/>
        </w:rPr>
        <w:t>relative to controls</w:t>
      </w:r>
      <w:r w:rsidR="000A2096">
        <w:rPr>
          <w:rFonts w:ascii="Arial" w:hAnsi="Arial" w:cs="Arial"/>
          <w:noProof/>
        </w:rPr>
        <w:t>.</w:t>
      </w:r>
      <w:r w:rsidR="00283FB4">
        <w:rPr>
          <w:rFonts w:ascii="Arial" w:hAnsi="Arial" w:cs="Arial"/>
          <w:noProof/>
        </w:rPr>
        <w:t xml:space="preserve"> </w:t>
      </w:r>
      <w:r w:rsidR="00F332B8">
        <w:rPr>
          <w:rFonts w:ascii="Arial" w:hAnsi="Arial" w:cs="Arial"/>
          <w:noProof/>
        </w:rPr>
        <w:t xml:space="preserve"> </w:t>
      </w:r>
      <w:r w:rsidR="00F332B8">
        <w:rPr>
          <w:rFonts w:ascii="Arial" w:hAnsi="Arial" w:cs="Arial"/>
          <w:b/>
          <w:noProof/>
        </w:rPr>
        <w:t xml:space="preserve">These results suggest that increased airway inflammation and ciliary dysfunction result from habitual vape exposure and may be the biological mechanism underlying the impaired lung function seen in early adolescence.   </w:t>
      </w:r>
    </w:p>
    <w:p w14:paraId="2362B59F" w14:textId="77777777" w:rsidR="001E1CE1" w:rsidRDefault="001E1CE1" w:rsidP="001E1CE1">
      <w:pPr>
        <w:pStyle w:val="xmsonormal"/>
        <w:shd w:val="clear" w:color="auto" w:fill="FFFFFF"/>
      </w:pPr>
    </w:p>
    <w:p w14:paraId="74BA614C" w14:textId="766F4460" w:rsidR="00C82739" w:rsidRDefault="00C82739" w:rsidP="001E1CE1">
      <w:pPr>
        <w:rPr>
          <w:rFonts w:ascii="Arial" w:hAnsi="Arial" w:cs="Arial"/>
        </w:rPr>
      </w:pPr>
      <w:r>
        <w:rPr>
          <w:rFonts w:ascii="Arial" w:hAnsi="Arial" w:cs="Arial"/>
          <w:b/>
        </w:rPr>
        <w:t xml:space="preserve">C.1. </w:t>
      </w:r>
      <w:r w:rsidR="00420E18" w:rsidRPr="006B44EA">
        <w:rPr>
          <w:rFonts w:ascii="Arial" w:hAnsi="Arial" w:cs="Arial"/>
          <w:b/>
        </w:rPr>
        <w:t xml:space="preserve">RESEARCH METHODS: Study Preparation: </w:t>
      </w:r>
      <w:r w:rsidR="00420E18" w:rsidRPr="006B44EA">
        <w:rPr>
          <w:rFonts w:ascii="Arial" w:hAnsi="Arial" w:cs="Arial"/>
          <w:u w:val="single"/>
        </w:rPr>
        <w:t>Research Meetings</w:t>
      </w:r>
      <w:r w:rsidR="00420E18" w:rsidRPr="006B44EA">
        <w:rPr>
          <w:rFonts w:ascii="Arial" w:hAnsi="Arial" w:cs="Arial"/>
          <w:b/>
        </w:rPr>
        <w:t xml:space="preserve"> </w:t>
      </w:r>
      <w:r w:rsidR="00420E18" w:rsidRPr="006B44EA">
        <w:rPr>
          <w:rFonts w:ascii="Arial" w:hAnsi="Arial" w:cs="Arial"/>
          <w:iCs/>
        </w:rPr>
        <w:t xml:space="preserve">will occur by conference call weekly to discuss logistical issues, data collection, and other project management issues. </w:t>
      </w:r>
      <w:r w:rsidR="00420E18" w:rsidRPr="006B44EA">
        <w:rPr>
          <w:rFonts w:ascii="Arial" w:hAnsi="Arial" w:cs="Arial"/>
          <w:u w:val="single"/>
        </w:rPr>
        <w:t>Training of Personnel</w:t>
      </w:r>
      <w:r w:rsidR="00420E18" w:rsidRPr="006B44EA">
        <w:rPr>
          <w:rFonts w:ascii="Arial" w:hAnsi="Arial" w:cs="Arial"/>
        </w:rPr>
        <w:t>:</w:t>
      </w:r>
      <w:r w:rsidR="00420E18" w:rsidRPr="006B44EA">
        <w:rPr>
          <w:rFonts w:ascii="Arial" w:hAnsi="Arial" w:cs="Arial"/>
          <w:b/>
        </w:rPr>
        <w:t xml:space="preserve"> </w:t>
      </w:r>
      <w:r w:rsidR="00420E18" w:rsidRPr="006B44EA">
        <w:rPr>
          <w:rFonts w:ascii="Arial" w:hAnsi="Arial" w:cs="Arial"/>
        </w:rPr>
        <w:t xml:space="preserve">The </w:t>
      </w:r>
      <w:r w:rsidR="00420E18">
        <w:rPr>
          <w:rFonts w:ascii="Arial" w:hAnsi="Arial" w:cs="Arial"/>
        </w:rPr>
        <w:t>investigators</w:t>
      </w:r>
      <w:r w:rsidR="00420E18" w:rsidRPr="006B44EA">
        <w:rPr>
          <w:rFonts w:ascii="Arial" w:hAnsi="Arial" w:cs="Arial"/>
        </w:rPr>
        <w:t xml:space="preserve"> and research assistants (RAs) will undergo a </w:t>
      </w:r>
      <w:r w:rsidR="00BD1DC0">
        <w:rPr>
          <w:rFonts w:ascii="Arial" w:hAnsi="Arial" w:cs="Arial"/>
        </w:rPr>
        <w:t>5</w:t>
      </w:r>
      <w:r w:rsidR="00420E18" w:rsidRPr="006B44EA">
        <w:rPr>
          <w:rFonts w:ascii="Arial" w:hAnsi="Arial" w:cs="Arial"/>
        </w:rPr>
        <w:t xml:space="preserve">-day training program to orient them to the </w:t>
      </w:r>
      <w:r w:rsidR="00BF0CE5">
        <w:rPr>
          <w:rFonts w:ascii="Arial" w:hAnsi="Arial" w:cs="Arial"/>
        </w:rPr>
        <w:lastRenderedPageBreak/>
        <w:t xml:space="preserve">surveys, </w:t>
      </w:r>
      <w:r w:rsidR="00F70CFB">
        <w:rPr>
          <w:rFonts w:ascii="Arial" w:hAnsi="Arial" w:cs="Arial"/>
        </w:rPr>
        <w:t xml:space="preserve">key informant interview and </w:t>
      </w:r>
      <w:r w:rsidR="00BF0CE5">
        <w:rPr>
          <w:rFonts w:ascii="Arial" w:hAnsi="Arial" w:cs="Arial"/>
        </w:rPr>
        <w:t>focus group</w:t>
      </w:r>
      <w:r w:rsidR="00420E18" w:rsidRPr="006B44EA">
        <w:rPr>
          <w:rFonts w:ascii="Arial" w:hAnsi="Arial" w:cs="Arial"/>
        </w:rPr>
        <w:t xml:space="preserve"> process, data s</w:t>
      </w:r>
      <w:r w:rsidR="00BF0CE5">
        <w:rPr>
          <w:rFonts w:ascii="Arial" w:hAnsi="Arial" w:cs="Arial"/>
        </w:rPr>
        <w:t>ecurity, and procedures to collect physiologic (lung function measures) and biological data (minimally invasive nasal brush)</w:t>
      </w:r>
      <w:r w:rsidR="00420E18" w:rsidRPr="006B44EA">
        <w:rPr>
          <w:rFonts w:ascii="Arial" w:hAnsi="Arial" w:cs="Arial"/>
        </w:rPr>
        <w:t xml:space="preserve">. </w:t>
      </w:r>
      <w:r w:rsidR="00420E18" w:rsidRPr="006B44EA">
        <w:rPr>
          <w:rFonts w:ascii="Arial" w:hAnsi="Arial" w:cs="Arial"/>
          <w:u w:val="single"/>
        </w:rPr>
        <w:t>Data Management</w:t>
      </w:r>
      <w:r w:rsidR="00420E18" w:rsidRPr="006B44EA">
        <w:rPr>
          <w:rFonts w:ascii="Arial" w:hAnsi="Arial" w:cs="Arial"/>
        </w:rPr>
        <w:t>:</w:t>
      </w:r>
      <w:r w:rsidR="00420E18" w:rsidRPr="006B44EA">
        <w:rPr>
          <w:rFonts w:ascii="Arial" w:hAnsi="Arial" w:cs="Arial"/>
          <w:b/>
        </w:rPr>
        <w:t xml:space="preserve"> </w:t>
      </w:r>
      <w:r w:rsidR="00420E18" w:rsidRPr="006B44EA">
        <w:rPr>
          <w:rFonts w:ascii="Arial" w:hAnsi="Arial" w:cs="Arial"/>
        </w:rPr>
        <w:t xml:space="preserve">RAs will collect data electronically on tablet computers using </w:t>
      </w:r>
      <w:proofErr w:type="spellStart"/>
      <w:r w:rsidR="00420E18" w:rsidRPr="006B44EA">
        <w:rPr>
          <w:rFonts w:ascii="Arial" w:hAnsi="Arial" w:cs="Arial"/>
        </w:rPr>
        <w:t>RedCap</w:t>
      </w:r>
      <w:proofErr w:type="spellEnd"/>
      <w:r w:rsidR="00420E18" w:rsidRPr="006B44EA">
        <w:rPr>
          <w:rFonts w:ascii="Arial" w:hAnsi="Arial" w:cs="Arial"/>
          <w:iCs/>
        </w:rPr>
        <w:t xml:space="preserve"> software; e</w:t>
      </w:r>
      <w:r w:rsidR="00420E18" w:rsidRPr="006B44EA">
        <w:rPr>
          <w:rFonts w:ascii="Arial" w:hAnsi="Arial" w:cs="Arial"/>
        </w:rPr>
        <w:t xml:space="preserve">ncryption software will be used to protect data. </w:t>
      </w:r>
    </w:p>
    <w:p w14:paraId="422DDE6A" w14:textId="5AB3C602" w:rsidR="00C82739" w:rsidRPr="007E24FA" w:rsidRDefault="00C82739" w:rsidP="00C82739">
      <w:pPr>
        <w:rPr>
          <w:rFonts w:ascii="Arial" w:hAnsi="Arial" w:cs="Arial"/>
        </w:rPr>
      </w:pPr>
      <w:r>
        <w:rPr>
          <w:rFonts w:ascii="Arial" w:eastAsia="Times New Roman" w:hAnsi="Arial" w:cs="Arial"/>
          <w:b/>
        </w:rPr>
        <w:t xml:space="preserve">Study Population: </w:t>
      </w:r>
      <w:r w:rsidRPr="00296784">
        <w:rPr>
          <w:rFonts w:ascii="Arial" w:hAnsi="Arial" w:cs="Arial"/>
        </w:rPr>
        <w:t>Adolescents enrolled in a Pueblo high school, aged 14-18 years old will be eligible for the study. The study will have two components: 1) enrollment into the data collection study activities</w:t>
      </w:r>
      <w:r w:rsidR="005D3B9F">
        <w:rPr>
          <w:rFonts w:ascii="Arial" w:hAnsi="Arial" w:cs="Arial"/>
        </w:rPr>
        <w:t xml:space="preserve"> for those who report past 30 day </w:t>
      </w:r>
      <w:proofErr w:type="spellStart"/>
      <w:r w:rsidR="005D3B9F">
        <w:rPr>
          <w:rFonts w:ascii="Arial" w:hAnsi="Arial" w:cs="Arial"/>
        </w:rPr>
        <w:t>vaping</w:t>
      </w:r>
      <w:proofErr w:type="spellEnd"/>
      <w:r w:rsidR="005D3B9F">
        <w:rPr>
          <w:rFonts w:ascii="Arial" w:hAnsi="Arial" w:cs="Arial"/>
        </w:rPr>
        <w:t xml:space="preserve">, and no </w:t>
      </w:r>
      <w:proofErr w:type="spellStart"/>
      <w:r w:rsidR="005D3B9F">
        <w:rPr>
          <w:rFonts w:ascii="Arial" w:hAnsi="Arial" w:cs="Arial"/>
        </w:rPr>
        <w:t>vaping</w:t>
      </w:r>
      <w:proofErr w:type="spellEnd"/>
      <w:r w:rsidR="00682F5D">
        <w:rPr>
          <w:rFonts w:ascii="Arial" w:hAnsi="Arial" w:cs="Arial"/>
        </w:rPr>
        <w:t xml:space="preserve">, and 2) </w:t>
      </w:r>
      <w:r w:rsidR="00682F5D" w:rsidRPr="00296784">
        <w:rPr>
          <w:rFonts w:ascii="Arial" w:hAnsi="Arial" w:cs="Arial"/>
        </w:rPr>
        <w:t xml:space="preserve">enrollment for </w:t>
      </w:r>
      <w:proofErr w:type="spellStart"/>
      <w:r w:rsidR="00682F5D">
        <w:rPr>
          <w:rFonts w:ascii="Arial" w:hAnsi="Arial" w:cs="Arial"/>
        </w:rPr>
        <w:t>vaping</w:t>
      </w:r>
      <w:proofErr w:type="spellEnd"/>
      <w:r w:rsidR="00682F5D">
        <w:rPr>
          <w:rFonts w:ascii="Arial" w:hAnsi="Arial" w:cs="Arial"/>
        </w:rPr>
        <w:t xml:space="preserve"> cessation services</w:t>
      </w:r>
      <w:r w:rsidR="005D3B9F">
        <w:rPr>
          <w:rFonts w:ascii="Arial" w:hAnsi="Arial" w:cs="Arial"/>
        </w:rPr>
        <w:t xml:space="preserve"> for those with reported </w:t>
      </w:r>
      <w:proofErr w:type="spellStart"/>
      <w:r w:rsidR="005D3B9F">
        <w:rPr>
          <w:rFonts w:ascii="Arial" w:hAnsi="Arial" w:cs="Arial"/>
        </w:rPr>
        <w:t>vaping</w:t>
      </w:r>
      <w:proofErr w:type="spellEnd"/>
      <w:r w:rsidRPr="00296784">
        <w:rPr>
          <w:rFonts w:ascii="Arial" w:hAnsi="Arial" w:cs="Arial"/>
        </w:rPr>
        <w:t xml:space="preserve">.  </w:t>
      </w:r>
      <w:r w:rsidR="005D3B9F">
        <w:rPr>
          <w:rFonts w:ascii="Arial" w:hAnsi="Arial" w:cs="Arial"/>
        </w:rPr>
        <w:t>One hundred and fifty</w:t>
      </w:r>
      <w:r w:rsidRPr="00296784">
        <w:rPr>
          <w:rFonts w:ascii="Arial" w:hAnsi="Arial" w:cs="Arial"/>
        </w:rPr>
        <w:t xml:space="preserve"> current </w:t>
      </w:r>
      <w:proofErr w:type="spellStart"/>
      <w:r w:rsidRPr="00296784">
        <w:rPr>
          <w:rFonts w:ascii="Arial" w:hAnsi="Arial" w:cs="Arial"/>
        </w:rPr>
        <w:t>vape</w:t>
      </w:r>
      <w:proofErr w:type="spellEnd"/>
      <w:r w:rsidRPr="00296784">
        <w:rPr>
          <w:rFonts w:ascii="Arial" w:hAnsi="Arial" w:cs="Arial"/>
        </w:rPr>
        <w:t xml:space="preserve"> users will be recruited from Pueblo County high schools to participate </w:t>
      </w:r>
      <w:r w:rsidR="00046774">
        <w:rPr>
          <w:rFonts w:ascii="Arial" w:hAnsi="Arial" w:cs="Arial"/>
        </w:rPr>
        <w:t xml:space="preserve">in </w:t>
      </w:r>
      <w:r w:rsidR="00F70CFB">
        <w:rPr>
          <w:rFonts w:ascii="Arial" w:hAnsi="Arial" w:cs="Arial"/>
        </w:rPr>
        <w:t xml:space="preserve">the </w:t>
      </w:r>
      <w:proofErr w:type="spellStart"/>
      <w:r w:rsidR="00F70CFB">
        <w:rPr>
          <w:rFonts w:ascii="Arial" w:hAnsi="Arial" w:cs="Arial"/>
        </w:rPr>
        <w:t>biobehavioral</w:t>
      </w:r>
      <w:proofErr w:type="spellEnd"/>
      <w:r w:rsidR="00F70CFB">
        <w:rPr>
          <w:rFonts w:ascii="Arial" w:hAnsi="Arial" w:cs="Arial"/>
        </w:rPr>
        <w:t xml:space="preserve"> data collection, and a subset will be randomized into</w:t>
      </w:r>
      <w:r w:rsidRPr="00296784">
        <w:rPr>
          <w:rFonts w:ascii="Arial" w:hAnsi="Arial" w:cs="Arial"/>
        </w:rPr>
        <w:t xml:space="preserve"> one of two </w:t>
      </w:r>
      <w:proofErr w:type="spellStart"/>
      <w:r w:rsidRPr="00296784">
        <w:rPr>
          <w:rFonts w:ascii="Arial" w:hAnsi="Arial" w:cs="Arial"/>
        </w:rPr>
        <w:t>vaping</w:t>
      </w:r>
      <w:proofErr w:type="spellEnd"/>
      <w:r w:rsidRPr="00296784">
        <w:rPr>
          <w:rFonts w:ascii="Arial" w:hAnsi="Arial" w:cs="Arial"/>
        </w:rPr>
        <w:t xml:space="preserve"> cessation programs: mobile app or phone</w:t>
      </w:r>
      <w:r w:rsidR="00046774">
        <w:rPr>
          <w:rFonts w:ascii="Arial" w:hAnsi="Arial" w:cs="Arial"/>
        </w:rPr>
        <w:t xml:space="preserve"> counseling</w:t>
      </w:r>
      <w:r w:rsidRPr="00296784">
        <w:rPr>
          <w:rFonts w:ascii="Arial" w:hAnsi="Arial" w:cs="Arial"/>
        </w:rPr>
        <w:t xml:space="preserve"> program</w:t>
      </w:r>
      <w:r w:rsidR="00046774">
        <w:rPr>
          <w:rFonts w:ascii="Arial" w:hAnsi="Arial" w:cs="Arial"/>
        </w:rPr>
        <w:t xml:space="preserve"> (standard of care)</w:t>
      </w:r>
      <w:r w:rsidRPr="00296784">
        <w:rPr>
          <w:rFonts w:ascii="Arial" w:hAnsi="Arial" w:cs="Arial"/>
        </w:rPr>
        <w:t>.</w:t>
      </w:r>
      <w:r w:rsidR="00682F5D">
        <w:rPr>
          <w:rFonts w:ascii="Arial" w:hAnsi="Arial" w:cs="Arial"/>
        </w:rPr>
        <w:t xml:space="preserve"> </w:t>
      </w:r>
      <w:r w:rsidRPr="00296784">
        <w:rPr>
          <w:rFonts w:ascii="Arial" w:hAnsi="Arial" w:cs="Arial"/>
        </w:rPr>
        <w:t>The study will draw largely from four key high schools in Pueblo</w:t>
      </w:r>
      <w:r w:rsidR="00DF2D78">
        <w:rPr>
          <w:rFonts w:ascii="Arial" w:hAnsi="Arial" w:cs="Arial"/>
        </w:rPr>
        <w:t xml:space="preserve">, </w:t>
      </w:r>
      <w:r w:rsidRPr="00296784">
        <w:rPr>
          <w:rFonts w:ascii="Arial" w:hAnsi="Arial" w:cs="Arial"/>
        </w:rPr>
        <w:t xml:space="preserve">which have high levels of reported past 30 day </w:t>
      </w:r>
      <w:proofErr w:type="spellStart"/>
      <w:r w:rsidRPr="00296784">
        <w:rPr>
          <w:rFonts w:ascii="Arial" w:hAnsi="Arial" w:cs="Arial"/>
        </w:rPr>
        <w:t>vape</w:t>
      </w:r>
      <w:proofErr w:type="spellEnd"/>
      <w:r w:rsidRPr="00296784">
        <w:rPr>
          <w:rFonts w:ascii="Arial" w:hAnsi="Arial" w:cs="Arial"/>
        </w:rPr>
        <w:t xml:space="preserve"> use among the Latino students in the 2019 Healthy Kids Colorado Survey</w:t>
      </w:r>
      <w:r>
        <w:rPr>
          <w:rFonts w:ascii="Arial" w:hAnsi="Arial" w:cs="Arial"/>
        </w:rPr>
        <w:t xml:space="preserve"> (See letters of support)</w:t>
      </w:r>
      <w:r w:rsidRPr="00296784">
        <w:rPr>
          <w:rFonts w:ascii="Arial" w:hAnsi="Arial" w:cs="Arial"/>
        </w:rPr>
        <w:t xml:space="preserve">.  Parental/guardian consent will be obtained for </w:t>
      </w:r>
      <w:r>
        <w:rPr>
          <w:rFonts w:ascii="Arial" w:hAnsi="Arial" w:cs="Arial"/>
        </w:rPr>
        <w:t xml:space="preserve">adolescent </w:t>
      </w:r>
      <w:r w:rsidRPr="00296784">
        <w:rPr>
          <w:rFonts w:ascii="Arial" w:hAnsi="Arial" w:cs="Arial"/>
        </w:rPr>
        <w:t xml:space="preserve">participation in the </w:t>
      </w:r>
      <w:proofErr w:type="spellStart"/>
      <w:r w:rsidRPr="00296784">
        <w:rPr>
          <w:rFonts w:ascii="Arial" w:hAnsi="Arial" w:cs="Arial"/>
        </w:rPr>
        <w:t>bio</w:t>
      </w:r>
      <w:r w:rsidR="00F70CFB">
        <w:rPr>
          <w:rFonts w:ascii="Arial" w:hAnsi="Arial" w:cs="Arial"/>
        </w:rPr>
        <w:t>behavioral</w:t>
      </w:r>
      <w:proofErr w:type="spellEnd"/>
      <w:r w:rsidRPr="00296784">
        <w:rPr>
          <w:rFonts w:ascii="Arial" w:hAnsi="Arial" w:cs="Arial"/>
        </w:rPr>
        <w:t xml:space="preserve"> data collection of </w:t>
      </w:r>
      <w:proofErr w:type="spellStart"/>
      <w:r w:rsidRPr="00296784">
        <w:rPr>
          <w:rFonts w:ascii="Arial" w:hAnsi="Arial" w:cs="Arial"/>
        </w:rPr>
        <w:t>vape</w:t>
      </w:r>
      <w:proofErr w:type="spellEnd"/>
      <w:r w:rsidRPr="00296784">
        <w:rPr>
          <w:rFonts w:ascii="Arial" w:hAnsi="Arial" w:cs="Arial"/>
        </w:rPr>
        <w:t xml:space="preserve"> users and non-users.</w:t>
      </w:r>
      <w:r>
        <w:rPr>
          <w:rFonts w:ascii="Arial" w:hAnsi="Arial" w:cs="Arial"/>
        </w:rPr>
        <w:t xml:space="preserve"> Adolescents will provide assent for randomization to one of two cessation modalities.</w:t>
      </w:r>
    </w:p>
    <w:p w14:paraId="4C2D94B2" w14:textId="4B165CEE" w:rsidR="00354507" w:rsidRDefault="00BF0CE5" w:rsidP="00354507">
      <w:pPr>
        <w:spacing w:after="120"/>
        <w:rPr>
          <w:rFonts w:ascii="Arial" w:hAnsi="Arial" w:cs="Arial"/>
          <w:bCs/>
        </w:rPr>
      </w:pPr>
      <w:r>
        <w:rPr>
          <w:rFonts w:ascii="Arial" w:hAnsi="Arial" w:cs="Arial"/>
          <w:b/>
        </w:rPr>
        <w:t xml:space="preserve">Study Sites: </w:t>
      </w:r>
      <w:proofErr w:type="spellStart"/>
      <w:r w:rsidR="00F70CFB">
        <w:rPr>
          <w:rFonts w:ascii="Arial" w:hAnsi="Arial" w:cs="Arial"/>
          <w:bCs/>
        </w:rPr>
        <w:t>Biobehavioral</w:t>
      </w:r>
      <w:proofErr w:type="spellEnd"/>
      <w:r w:rsidR="00F70CFB">
        <w:rPr>
          <w:rFonts w:ascii="Arial" w:hAnsi="Arial" w:cs="Arial"/>
          <w:bCs/>
        </w:rPr>
        <w:t xml:space="preserve"> d</w:t>
      </w:r>
      <w:r w:rsidR="00354507" w:rsidRPr="00296784">
        <w:rPr>
          <w:rFonts w:ascii="Arial" w:hAnsi="Arial" w:cs="Arial"/>
          <w:bCs/>
        </w:rPr>
        <w:t>ata collection</w:t>
      </w:r>
      <w:r w:rsidR="00F70CFB">
        <w:rPr>
          <w:rFonts w:ascii="Arial" w:hAnsi="Arial" w:cs="Arial"/>
          <w:bCs/>
        </w:rPr>
        <w:t xml:space="preserve"> and recruitment</w:t>
      </w:r>
      <w:r w:rsidR="00354507" w:rsidRPr="00296784">
        <w:rPr>
          <w:rFonts w:ascii="Arial" w:hAnsi="Arial" w:cs="Arial"/>
          <w:bCs/>
        </w:rPr>
        <w:t xml:space="preserve"> will</w:t>
      </w:r>
      <w:r w:rsidR="00F70CFB">
        <w:rPr>
          <w:rFonts w:ascii="Arial" w:hAnsi="Arial" w:cs="Arial"/>
          <w:bCs/>
        </w:rPr>
        <w:t xml:space="preserve"> primarily</w:t>
      </w:r>
      <w:r w:rsidR="00354507" w:rsidRPr="00296784">
        <w:rPr>
          <w:rFonts w:ascii="Arial" w:hAnsi="Arial" w:cs="Arial"/>
          <w:bCs/>
        </w:rPr>
        <w:t xml:space="preserve"> occur at four high schools in Pueblo County, however, participants </w:t>
      </w:r>
      <w:r w:rsidR="00354507">
        <w:rPr>
          <w:rFonts w:ascii="Arial" w:hAnsi="Arial" w:cs="Arial"/>
          <w:bCs/>
        </w:rPr>
        <w:t xml:space="preserve">will be recruited across all </w:t>
      </w:r>
      <w:r w:rsidR="00354507" w:rsidRPr="00296784">
        <w:rPr>
          <w:rFonts w:ascii="Arial" w:hAnsi="Arial" w:cs="Arial"/>
          <w:bCs/>
        </w:rPr>
        <w:t>Pueblo</w:t>
      </w:r>
      <w:r w:rsidR="00354507">
        <w:rPr>
          <w:rFonts w:ascii="Arial" w:hAnsi="Arial" w:cs="Arial"/>
          <w:bCs/>
        </w:rPr>
        <w:t xml:space="preserve"> County </w:t>
      </w:r>
      <w:r w:rsidR="00354507" w:rsidRPr="00296784">
        <w:rPr>
          <w:rFonts w:ascii="Arial" w:hAnsi="Arial" w:cs="Arial"/>
          <w:bCs/>
        </w:rPr>
        <w:t>high school</w:t>
      </w:r>
      <w:r w:rsidR="00354507">
        <w:rPr>
          <w:rFonts w:ascii="Arial" w:hAnsi="Arial" w:cs="Arial"/>
          <w:bCs/>
        </w:rPr>
        <w:t>s</w:t>
      </w:r>
      <w:r w:rsidR="00354507" w:rsidRPr="00296784">
        <w:rPr>
          <w:rFonts w:ascii="Arial" w:hAnsi="Arial" w:cs="Arial"/>
          <w:bCs/>
        </w:rPr>
        <w:t>. Baseline, 6 and 12</w:t>
      </w:r>
      <w:r w:rsidR="00BD1DC0">
        <w:rPr>
          <w:rFonts w:ascii="Arial" w:hAnsi="Arial" w:cs="Arial"/>
          <w:bCs/>
        </w:rPr>
        <w:t>-</w:t>
      </w:r>
      <w:r w:rsidR="00354507" w:rsidRPr="00296784">
        <w:rPr>
          <w:rFonts w:ascii="Arial" w:hAnsi="Arial" w:cs="Arial"/>
          <w:bCs/>
        </w:rPr>
        <w:t xml:space="preserve">month data collection will occur at school and local agencies to facilitate access for students and parents. Pueblo County has 2 school districts, one with more affluent and less diverse student populations, and the second with lower socioeconomic status and higher rates of </w:t>
      </w:r>
      <w:proofErr w:type="spellStart"/>
      <w:r w:rsidR="00354507" w:rsidRPr="00296784">
        <w:rPr>
          <w:rFonts w:ascii="Arial" w:hAnsi="Arial" w:cs="Arial"/>
          <w:bCs/>
        </w:rPr>
        <w:t>Latin</w:t>
      </w:r>
      <w:r w:rsidR="00DF2D78">
        <w:rPr>
          <w:rFonts w:ascii="Arial" w:hAnsi="Arial" w:cs="Arial"/>
          <w:bCs/>
        </w:rPr>
        <w:t>x</w:t>
      </w:r>
      <w:proofErr w:type="spellEnd"/>
      <w:r w:rsidR="00354507" w:rsidRPr="00296784">
        <w:rPr>
          <w:rFonts w:ascii="Arial" w:hAnsi="Arial" w:cs="Arial"/>
          <w:bCs/>
        </w:rPr>
        <w:t xml:space="preserve"> students. Many high schools do not have classes on Fridays, which can facilitate student availability. Data collection will also occur on Saturdays per month to accommodate parent</w:t>
      </w:r>
      <w:proofErr w:type="gramStart"/>
      <w:r w:rsidR="00354507" w:rsidRPr="00296784">
        <w:rPr>
          <w:rFonts w:ascii="Arial" w:hAnsi="Arial" w:cs="Arial"/>
          <w:bCs/>
        </w:rPr>
        <w:t>/guardian scheduling</w:t>
      </w:r>
      <w:proofErr w:type="gramEnd"/>
      <w:r w:rsidR="00354507" w:rsidRPr="00296784">
        <w:rPr>
          <w:rFonts w:ascii="Arial" w:hAnsi="Arial" w:cs="Arial"/>
          <w:bCs/>
        </w:rPr>
        <w:t xml:space="preserve"> needs. </w:t>
      </w:r>
    </w:p>
    <w:p w14:paraId="54159F2C" w14:textId="77777777" w:rsidR="00F70CFB" w:rsidRPr="00296784" w:rsidRDefault="00F70CFB" w:rsidP="00F70CFB">
      <w:pPr>
        <w:spacing w:after="120"/>
        <w:rPr>
          <w:rFonts w:ascii="Arial" w:hAnsi="Arial" w:cs="Arial"/>
          <w:bCs/>
        </w:rPr>
      </w:pPr>
      <w:r>
        <w:rPr>
          <w:rFonts w:ascii="Arial" w:hAnsi="Arial" w:cs="Arial"/>
          <w:bCs/>
        </w:rPr>
        <w:t xml:space="preserve">Four specific high schools will be engaged in this study due to the high rates of </w:t>
      </w:r>
      <w:proofErr w:type="spellStart"/>
      <w:r>
        <w:rPr>
          <w:rFonts w:ascii="Arial" w:hAnsi="Arial" w:cs="Arial"/>
          <w:bCs/>
        </w:rPr>
        <w:t>Latinx</w:t>
      </w:r>
      <w:proofErr w:type="spellEnd"/>
      <w:r>
        <w:rPr>
          <w:rFonts w:ascii="Arial" w:hAnsi="Arial" w:cs="Arial"/>
          <w:bCs/>
        </w:rPr>
        <w:t xml:space="preserve"> students (64%-86%), socioeconomic status (62%-86% on free and reduced lunch), higher levels of past 30 day </w:t>
      </w:r>
      <w:proofErr w:type="spellStart"/>
      <w:r>
        <w:rPr>
          <w:rFonts w:ascii="Arial" w:hAnsi="Arial" w:cs="Arial"/>
          <w:bCs/>
        </w:rPr>
        <w:t>vape</w:t>
      </w:r>
      <w:proofErr w:type="spellEnd"/>
      <w:r>
        <w:rPr>
          <w:rFonts w:ascii="Arial" w:hAnsi="Arial" w:cs="Arial"/>
          <w:bCs/>
        </w:rPr>
        <w:t xml:space="preserve"> use among </w:t>
      </w:r>
      <w:proofErr w:type="spellStart"/>
      <w:r>
        <w:rPr>
          <w:rFonts w:ascii="Arial" w:hAnsi="Arial" w:cs="Arial"/>
          <w:bCs/>
        </w:rPr>
        <w:t>Latinx</w:t>
      </w:r>
      <w:proofErr w:type="spellEnd"/>
      <w:r>
        <w:rPr>
          <w:rFonts w:ascii="Arial" w:hAnsi="Arial" w:cs="Arial"/>
          <w:bCs/>
        </w:rPr>
        <w:t xml:space="preserve"> students (45%-48%) and among all students at the schools (42%-46%). Pueblo County overall has higher past 30 day reported </w:t>
      </w:r>
      <w:proofErr w:type="spellStart"/>
      <w:r>
        <w:rPr>
          <w:rFonts w:ascii="Arial" w:hAnsi="Arial" w:cs="Arial"/>
          <w:bCs/>
        </w:rPr>
        <w:t>vape</w:t>
      </w:r>
      <w:proofErr w:type="spellEnd"/>
      <w:r>
        <w:rPr>
          <w:rFonts w:ascii="Arial" w:hAnsi="Arial" w:cs="Arial"/>
          <w:bCs/>
        </w:rPr>
        <w:t xml:space="preserve"> use among </w:t>
      </w:r>
      <w:proofErr w:type="spellStart"/>
      <w:r>
        <w:rPr>
          <w:rFonts w:ascii="Arial" w:hAnsi="Arial" w:cs="Arial"/>
          <w:bCs/>
        </w:rPr>
        <w:t>Latinx</w:t>
      </w:r>
      <w:proofErr w:type="spellEnd"/>
      <w:r>
        <w:rPr>
          <w:rFonts w:ascii="Arial" w:hAnsi="Arial" w:cs="Arial"/>
          <w:bCs/>
        </w:rPr>
        <w:t xml:space="preserve"> youth (43%) and all youth (41%) compared to Colorado </w:t>
      </w:r>
      <w:proofErr w:type="spellStart"/>
      <w:r>
        <w:rPr>
          <w:rFonts w:ascii="Arial" w:hAnsi="Arial" w:cs="Arial"/>
          <w:bCs/>
        </w:rPr>
        <w:t>Latinx</w:t>
      </w:r>
      <w:proofErr w:type="spellEnd"/>
      <w:r>
        <w:rPr>
          <w:rFonts w:ascii="Arial" w:hAnsi="Arial" w:cs="Arial"/>
          <w:bCs/>
        </w:rPr>
        <w:t xml:space="preserve"> (27%) and overall (26%) past 30 day </w:t>
      </w:r>
      <w:proofErr w:type="spellStart"/>
      <w:r>
        <w:rPr>
          <w:rFonts w:ascii="Arial" w:hAnsi="Arial" w:cs="Arial"/>
          <w:bCs/>
        </w:rPr>
        <w:t>vape</w:t>
      </w:r>
      <w:proofErr w:type="spellEnd"/>
      <w:r>
        <w:rPr>
          <w:rFonts w:ascii="Arial" w:hAnsi="Arial" w:cs="Arial"/>
          <w:bCs/>
        </w:rPr>
        <w:t xml:space="preserve"> use </w:t>
      </w:r>
      <w:commentRangeStart w:id="8"/>
      <w:r>
        <w:rPr>
          <w:rFonts w:ascii="Arial" w:hAnsi="Arial" w:cs="Arial"/>
          <w:bCs/>
        </w:rPr>
        <w:t>rates</w:t>
      </w:r>
      <w:commentRangeEnd w:id="8"/>
      <w:r>
        <w:rPr>
          <w:rStyle w:val="CommentReference"/>
          <w:rFonts w:ascii="Times" w:eastAsia="Times New Roman" w:hAnsi="Times" w:cs="Times New Roman"/>
          <w:lang w:val="x-none" w:eastAsia="x-none"/>
        </w:rPr>
        <w:commentReference w:id="8"/>
      </w:r>
      <w:r>
        <w:rPr>
          <w:rFonts w:ascii="Arial" w:hAnsi="Arial" w:cs="Arial"/>
          <w:bCs/>
        </w:rPr>
        <w:t>.</w:t>
      </w:r>
    </w:p>
    <w:p w14:paraId="62D658B2" w14:textId="77777777" w:rsidR="00F70CFB" w:rsidRPr="00296784" w:rsidRDefault="00F70CFB" w:rsidP="00354507">
      <w:pPr>
        <w:spacing w:after="120"/>
        <w:rPr>
          <w:rFonts w:ascii="Arial" w:hAnsi="Arial" w:cs="Arial"/>
          <w:bCs/>
        </w:rPr>
      </w:pPr>
    </w:p>
    <w:tbl>
      <w:tblPr>
        <w:tblStyle w:val="TableGrid"/>
        <w:tblW w:w="0" w:type="auto"/>
        <w:tblLook w:val="04A0" w:firstRow="1" w:lastRow="0" w:firstColumn="1" w:lastColumn="0" w:noHBand="0" w:noVBand="1"/>
      </w:tblPr>
      <w:tblGrid>
        <w:gridCol w:w="2606"/>
        <w:gridCol w:w="1373"/>
        <w:gridCol w:w="1375"/>
        <w:gridCol w:w="1409"/>
        <w:gridCol w:w="1373"/>
        <w:gridCol w:w="1214"/>
      </w:tblGrid>
      <w:tr w:rsidR="00354507" w:rsidRPr="00296784" w14:paraId="77FD4625" w14:textId="77777777" w:rsidTr="00A62556">
        <w:tc>
          <w:tcPr>
            <w:tcW w:w="2606" w:type="dxa"/>
          </w:tcPr>
          <w:p w14:paraId="0BAE57FE" w14:textId="77777777" w:rsidR="00354507" w:rsidRPr="00296784" w:rsidRDefault="00354507" w:rsidP="00A62556">
            <w:pPr>
              <w:rPr>
                <w:rFonts w:ascii="Arial" w:hAnsi="Arial" w:cs="Arial"/>
              </w:rPr>
            </w:pPr>
            <w:r w:rsidRPr="00296784">
              <w:rPr>
                <w:rFonts w:ascii="Arial" w:hAnsi="Arial" w:cs="Arial"/>
              </w:rPr>
              <w:t>Colorado Health Kids Survey 2019</w:t>
            </w:r>
          </w:p>
        </w:tc>
        <w:tc>
          <w:tcPr>
            <w:tcW w:w="1373" w:type="dxa"/>
          </w:tcPr>
          <w:p w14:paraId="3A727142" w14:textId="77777777" w:rsidR="00354507" w:rsidRPr="00296784" w:rsidRDefault="00354507" w:rsidP="00A62556">
            <w:pPr>
              <w:jc w:val="center"/>
              <w:rPr>
                <w:rFonts w:ascii="Arial" w:hAnsi="Arial" w:cs="Arial"/>
              </w:rPr>
            </w:pPr>
            <w:r w:rsidRPr="00296784">
              <w:rPr>
                <w:rFonts w:ascii="Arial" w:hAnsi="Arial" w:cs="Arial"/>
              </w:rPr>
              <w:t>High School A</w:t>
            </w:r>
          </w:p>
        </w:tc>
        <w:tc>
          <w:tcPr>
            <w:tcW w:w="1375" w:type="dxa"/>
          </w:tcPr>
          <w:p w14:paraId="536FBD7A" w14:textId="77777777" w:rsidR="00354507" w:rsidRPr="00296784" w:rsidRDefault="00354507" w:rsidP="00A62556">
            <w:pPr>
              <w:jc w:val="center"/>
              <w:rPr>
                <w:rFonts w:ascii="Arial" w:hAnsi="Arial" w:cs="Arial"/>
              </w:rPr>
            </w:pPr>
            <w:r w:rsidRPr="00296784">
              <w:rPr>
                <w:rFonts w:ascii="Arial" w:hAnsi="Arial" w:cs="Arial"/>
              </w:rPr>
              <w:t>High School B</w:t>
            </w:r>
          </w:p>
        </w:tc>
        <w:tc>
          <w:tcPr>
            <w:tcW w:w="1409" w:type="dxa"/>
          </w:tcPr>
          <w:p w14:paraId="00C4DC9F" w14:textId="77777777" w:rsidR="00354507" w:rsidRPr="00296784" w:rsidRDefault="00354507" w:rsidP="00A62556">
            <w:pPr>
              <w:jc w:val="center"/>
              <w:rPr>
                <w:rFonts w:ascii="Arial" w:hAnsi="Arial" w:cs="Arial"/>
              </w:rPr>
            </w:pPr>
            <w:r w:rsidRPr="00296784">
              <w:rPr>
                <w:rFonts w:ascii="Arial" w:hAnsi="Arial" w:cs="Arial"/>
              </w:rPr>
              <w:t>High School C</w:t>
            </w:r>
          </w:p>
        </w:tc>
        <w:tc>
          <w:tcPr>
            <w:tcW w:w="1373" w:type="dxa"/>
          </w:tcPr>
          <w:p w14:paraId="1B507770" w14:textId="77777777" w:rsidR="00354507" w:rsidRPr="00296784" w:rsidRDefault="00354507" w:rsidP="00A62556">
            <w:pPr>
              <w:jc w:val="center"/>
              <w:rPr>
                <w:rFonts w:ascii="Arial" w:hAnsi="Arial" w:cs="Arial"/>
              </w:rPr>
            </w:pPr>
            <w:r w:rsidRPr="00296784">
              <w:rPr>
                <w:rFonts w:ascii="Arial" w:hAnsi="Arial" w:cs="Arial"/>
              </w:rPr>
              <w:t>High School D</w:t>
            </w:r>
          </w:p>
        </w:tc>
        <w:tc>
          <w:tcPr>
            <w:tcW w:w="1214" w:type="dxa"/>
          </w:tcPr>
          <w:p w14:paraId="7902B596" w14:textId="77777777" w:rsidR="00354507" w:rsidRPr="00296784" w:rsidRDefault="00354507" w:rsidP="00A62556">
            <w:pPr>
              <w:jc w:val="center"/>
              <w:rPr>
                <w:rFonts w:ascii="Arial" w:hAnsi="Arial" w:cs="Arial"/>
              </w:rPr>
            </w:pPr>
            <w:r w:rsidRPr="00296784">
              <w:rPr>
                <w:rFonts w:ascii="Arial" w:hAnsi="Arial" w:cs="Arial"/>
              </w:rPr>
              <w:t>Pueblo County Overall</w:t>
            </w:r>
          </w:p>
        </w:tc>
      </w:tr>
      <w:tr w:rsidR="00354507" w:rsidRPr="00296784" w14:paraId="5A321EEB" w14:textId="77777777" w:rsidTr="00A62556">
        <w:tc>
          <w:tcPr>
            <w:tcW w:w="2606" w:type="dxa"/>
          </w:tcPr>
          <w:p w14:paraId="4A78EB68" w14:textId="77777777" w:rsidR="00354507" w:rsidRPr="00296784" w:rsidRDefault="00354507" w:rsidP="00A62556">
            <w:pPr>
              <w:rPr>
                <w:rFonts w:ascii="Arial" w:hAnsi="Arial" w:cs="Arial"/>
              </w:rPr>
            </w:pPr>
            <w:r w:rsidRPr="00296784">
              <w:rPr>
                <w:rFonts w:ascii="Arial" w:hAnsi="Arial" w:cs="Arial"/>
              </w:rPr>
              <w:t>% Latino</w:t>
            </w:r>
          </w:p>
        </w:tc>
        <w:tc>
          <w:tcPr>
            <w:tcW w:w="1373" w:type="dxa"/>
          </w:tcPr>
          <w:p w14:paraId="1BEBD943" w14:textId="77777777" w:rsidR="00354507" w:rsidRPr="00296784" w:rsidRDefault="00354507" w:rsidP="00A62556">
            <w:pPr>
              <w:jc w:val="center"/>
              <w:rPr>
                <w:rFonts w:ascii="Arial" w:hAnsi="Arial" w:cs="Arial"/>
              </w:rPr>
            </w:pPr>
            <w:r w:rsidRPr="00296784">
              <w:rPr>
                <w:rFonts w:ascii="Arial" w:hAnsi="Arial" w:cs="Arial"/>
              </w:rPr>
              <w:t>86%</w:t>
            </w:r>
          </w:p>
        </w:tc>
        <w:tc>
          <w:tcPr>
            <w:tcW w:w="1375" w:type="dxa"/>
          </w:tcPr>
          <w:p w14:paraId="41FAA912" w14:textId="77777777" w:rsidR="00354507" w:rsidRPr="00296784" w:rsidRDefault="00354507" w:rsidP="00A62556">
            <w:pPr>
              <w:jc w:val="center"/>
              <w:rPr>
                <w:rFonts w:ascii="Arial" w:hAnsi="Arial" w:cs="Arial"/>
              </w:rPr>
            </w:pPr>
            <w:r w:rsidRPr="00296784">
              <w:rPr>
                <w:rFonts w:ascii="Arial" w:hAnsi="Arial" w:cs="Arial"/>
              </w:rPr>
              <w:t>78%</w:t>
            </w:r>
          </w:p>
        </w:tc>
        <w:tc>
          <w:tcPr>
            <w:tcW w:w="1409" w:type="dxa"/>
          </w:tcPr>
          <w:p w14:paraId="4834E730" w14:textId="77777777" w:rsidR="00354507" w:rsidRPr="00296784" w:rsidRDefault="00354507" w:rsidP="00A62556">
            <w:pPr>
              <w:jc w:val="center"/>
              <w:rPr>
                <w:rFonts w:ascii="Arial" w:hAnsi="Arial" w:cs="Arial"/>
              </w:rPr>
            </w:pPr>
            <w:r w:rsidRPr="00296784">
              <w:rPr>
                <w:rFonts w:ascii="Arial" w:hAnsi="Arial" w:cs="Arial"/>
              </w:rPr>
              <w:t>64%</w:t>
            </w:r>
          </w:p>
        </w:tc>
        <w:tc>
          <w:tcPr>
            <w:tcW w:w="1373" w:type="dxa"/>
          </w:tcPr>
          <w:p w14:paraId="3095F980" w14:textId="77777777" w:rsidR="00354507" w:rsidRPr="00296784" w:rsidRDefault="00354507" w:rsidP="00A62556">
            <w:pPr>
              <w:jc w:val="center"/>
              <w:rPr>
                <w:rFonts w:ascii="Arial" w:hAnsi="Arial" w:cs="Arial"/>
              </w:rPr>
            </w:pPr>
            <w:r w:rsidRPr="00296784">
              <w:rPr>
                <w:rFonts w:ascii="Arial" w:hAnsi="Arial" w:cs="Arial"/>
              </w:rPr>
              <w:t>72%</w:t>
            </w:r>
          </w:p>
        </w:tc>
        <w:tc>
          <w:tcPr>
            <w:tcW w:w="1214" w:type="dxa"/>
          </w:tcPr>
          <w:p w14:paraId="04916DE8" w14:textId="77777777" w:rsidR="00354507" w:rsidRPr="00296784" w:rsidRDefault="00354507" w:rsidP="00A62556">
            <w:pPr>
              <w:jc w:val="center"/>
              <w:rPr>
                <w:rFonts w:ascii="Arial" w:hAnsi="Arial" w:cs="Arial"/>
              </w:rPr>
            </w:pPr>
          </w:p>
        </w:tc>
      </w:tr>
      <w:tr w:rsidR="00354507" w:rsidRPr="00296784" w14:paraId="10CCF5A9" w14:textId="77777777" w:rsidTr="00A62556">
        <w:tc>
          <w:tcPr>
            <w:tcW w:w="2606" w:type="dxa"/>
          </w:tcPr>
          <w:p w14:paraId="4FD8FBB5" w14:textId="77777777" w:rsidR="00354507" w:rsidRPr="00296784" w:rsidRDefault="00354507" w:rsidP="00A62556">
            <w:pPr>
              <w:rPr>
                <w:rFonts w:ascii="Arial" w:hAnsi="Arial" w:cs="Arial"/>
              </w:rPr>
            </w:pPr>
            <w:r w:rsidRPr="00296784">
              <w:rPr>
                <w:rFonts w:ascii="Arial" w:hAnsi="Arial" w:cs="Arial"/>
              </w:rPr>
              <w:t>% Free &amp; Reduced Lunch</w:t>
            </w:r>
          </w:p>
        </w:tc>
        <w:tc>
          <w:tcPr>
            <w:tcW w:w="1373" w:type="dxa"/>
          </w:tcPr>
          <w:p w14:paraId="523D1C87" w14:textId="77777777" w:rsidR="00354507" w:rsidRPr="00296784" w:rsidRDefault="00354507" w:rsidP="00A62556">
            <w:pPr>
              <w:jc w:val="center"/>
              <w:rPr>
                <w:rFonts w:ascii="Arial" w:hAnsi="Arial" w:cs="Arial"/>
              </w:rPr>
            </w:pPr>
            <w:r w:rsidRPr="00296784">
              <w:rPr>
                <w:rFonts w:ascii="Arial" w:hAnsi="Arial" w:cs="Arial"/>
              </w:rPr>
              <w:t>84%</w:t>
            </w:r>
          </w:p>
        </w:tc>
        <w:tc>
          <w:tcPr>
            <w:tcW w:w="1375" w:type="dxa"/>
          </w:tcPr>
          <w:p w14:paraId="0D7C55B7" w14:textId="77777777" w:rsidR="00354507" w:rsidRPr="00296784" w:rsidRDefault="00354507" w:rsidP="00A62556">
            <w:pPr>
              <w:jc w:val="center"/>
              <w:rPr>
                <w:rFonts w:ascii="Arial" w:hAnsi="Arial" w:cs="Arial"/>
              </w:rPr>
            </w:pPr>
            <w:r w:rsidRPr="00296784">
              <w:rPr>
                <w:rFonts w:ascii="Arial" w:hAnsi="Arial" w:cs="Arial"/>
              </w:rPr>
              <w:t>74%</w:t>
            </w:r>
          </w:p>
        </w:tc>
        <w:tc>
          <w:tcPr>
            <w:tcW w:w="1409" w:type="dxa"/>
          </w:tcPr>
          <w:p w14:paraId="75F10BD1" w14:textId="77777777" w:rsidR="00354507" w:rsidRPr="00296784" w:rsidRDefault="00354507" w:rsidP="00A62556">
            <w:pPr>
              <w:jc w:val="center"/>
              <w:rPr>
                <w:rFonts w:ascii="Arial" w:hAnsi="Arial" w:cs="Arial"/>
              </w:rPr>
            </w:pPr>
            <w:r w:rsidRPr="00296784">
              <w:rPr>
                <w:rFonts w:ascii="Arial" w:hAnsi="Arial" w:cs="Arial"/>
              </w:rPr>
              <w:t>62%</w:t>
            </w:r>
          </w:p>
        </w:tc>
        <w:tc>
          <w:tcPr>
            <w:tcW w:w="1373" w:type="dxa"/>
          </w:tcPr>
          <w:p w14:paraId="3B5F55ED" w14:textId="77777777" w:rsidR="00354507" w:rsidRPr="00296784" w:rsidRDefault="00354507" w:rsidP="00A62556">
            <w:pPr>
              <w:jc w:val="center"/>
              <w:rPr>
                <w:rFonts w:ascii="Arial" w:hAnsi="Arial" w:cs="Arial"/>
              </w:rPr>
            </w:pPr>
            <w:r w:rsidRPr="00296784">
              <w:rPr>
                <w:rFonts w:ascii="Arial" w:hAnsi="Arial" w:cs="Arial"/>
              </w:rPr>
              <w:t>86.2%</w:t>
            </w:r>
          </w:p>
        </w:tc>
        <w:tc>
          <w:tcPr>
            <w:tcW w:w="1214" w:type="dxa"/>
          </w:tcPr>
          <w:p w14:paraId="53702875" w14:textId="77777777" w:rsidR="00354507" w:rsidRPr="00296784" w:rsidRDefault="00354507" w:rsidP="00A62556">
            <w:pPr>
              <w:jc w:val="center"/>
              <w:rPr>
                <w:rFonts w:ascii="Arial" w:hAnsi="Arial" w:cs="Arial"/>
              </w:rPr>
            </w:pPr>
          </w:p>
        </w:tc>
      </w:tr>
      <w:tr w:rsidR="00354507" w:rsidRPr="00296784" w14:paraId="72E2481B" w14:textId="77777777" w:rsidTr="00A62556">
        <w:tc>
          <w:tcPr>
            <w:tcW w:w="2606" w:type="dxa"/>
          </w:tcPr>
          <w:p w14:paraId="21F9101D" w14:textId="77777777" w:rsidR="00354507" w:rsidRPr="00296784" w:rsidRDefault="00354507" w:rsidP="00A62556">
            <w:pPr>
              <w:rPr>
                <w:rFonts w:ascii="Arial" w:hAnsi="Arial" w:cs="Arial"/>
              </w:rPr>
            </w:pPr>
            <w:r w:rsidRPr="00296784">
              <w:rPr>
                <w:rFonts w:ascii="Arial" w:hAnsi="Arial" w:cs="Arial"/>
              </w:rPr>
              <w:t xml:space="preserve">% </w:t>
            </w:r>
            <w:r w:rsidRPr="00296784">
              <w:rPr>
                <w:rFonts w:ascii="Arial" w:hAnsi="Arial" w:cs="Arial"/>
                <w:u w:val="single"/>
              </w:rPr>
              <w:t>Latino youth</w:t>
            </w:r>
            <w:r w:rsidRPr="00296784">
              <w:rPr>
                <w:rFonts w:ascii="Arial" w:hAnsi="Arial" w:cs="Arial"/>
              </w:rPr>
              <w:t xml:space="preserve"> report </w:t>
            </w:r>
            <w:proofErr w:type="spellStart"/>
            <w:r w:rsidRPr="00296784">
              <w:rPr>
                <w:rFonts w:ascii="Arial" w:hAnsi="Arial" w:cs="Arial"/>
              </w:rPr>
              <w:t>vaping</w:t>
            </w:r>
            <w:proofErr w:type="spellEnd"/>
            <w:r w:rsidRPr="00296784">
              <w:rPr>
                <w:rFonts w:ascii="Arial" w:hAnsi="Arial" w:cs="Arial"/>
              </w:rPr>
              <w:t xml:space="preserve"> last 30 days (school-specific rate) </w:t>
            </w:r>
            <w:r w:rsidRPr="00296784">
              <w:rPr>
                <w:rFonts w:ascii="Arial" w:hAnsi="Arial" w:cs="Arial"/>
                <w:b/>
                <w:bCs/>
              </w:rPr>
              <w:t>CONFIDENTIAL</w:t>
            </w:r>
          </w:p>
        </w:tc>
        <w:tc>
          <w:tcPr>
            <w:tcW w:w="1373" w:type="dxa"/>
          </w:tcPr>
          <w:p w14:paraId="6AEBF975" w14:textId="77777777" w:rsidR="00354507" w:rsidRPr="00296784" w:rsidRDefault="00354507" w:rsidP="00A62556">
            <w:pPr>
              <w:jc w:val="center"/>
              <w:rPr>
                <w:rFonts w:ascii="Arial" w:hAnsi="Arial" w:cs="Arial"/>
              </w:rPr>
            </w:pPr>
            <w:r w:rsidRPr="00296784">
              <w:rPr>
                <w:rFonts w:ascii="Arial" w:hAnsi="Arial" w:cs="Arial"/>
              </w:rPr>
              <w:t>47.3% (95% CI 38.9, 55.8)</w:t>
            </w:r>
          </w:p>
        </w:tc>
        <w:tc>
          <w:tcPr>
            <w:tcW w:w="1375" w:type="dxa"/>
          </w:tcPr>
          <w:p w14:paraId="79CDDDEF" w14:textId="77777777" w:rsidR="00354507" w:rsidRPr="00296784" w:rsidRDefault="00354507" w:rsidP="00A62556">
            <w:pPr>
              <w:jc w:val="center"/>
              <w:rPr>
                <w:rFonts w:ascii="Arial" w:hAnsi="Arial" w:cs="Arial"/>
              </w:rPr>
            </w:pPr>
            <w:r w:rsidRPr="00296784">
              <w:rPr>
                <w:rFonts w:ascii="Arial" w:hAnsi="Arial" w:cs="Arial"/>
              </w:rPr>
              <w:t>48.2 (95% CI 45.7, 50.7)</w:t>
            </w:r>
          </w:p>
        </w:tc>
        <w:tc>
          <w:tcPr>
            <w:tcW w:w="1409" w:type="dxa"/>
          </w:tcPr>
          <w:p w14:paraId="69C81155" w14:textId="77777777" w:rsidR="00354507" w:rsidRPr="00296784" w:rsidRDefault="00354507" w:rsidP="00A62556">
            <w:pPr>
              <w:jc w:val="center"/>
              <w:rPr>
                <w:rFonts w:ascii="Arial" w:hAnsi="Arial" w:cs="Arial"/>
              </w:rPr>
            </w:pPr>
            <w:r w:rsidRPr="00296784">
              <w:rPr>
                <w:rFonts w:ascii="Arial" w:hAnsi="Arial" w:cs="Arial"/>
              </w:rPr>
              <w:t>45.93 (95% CI 42.3, 49.6)</w:t>
            </w:r>
          </w:p>
        </w:tc>
        <w:tc>
          <w:tcPr>
            <w:tcW w:w="1373" w:type="dxa"/>
          </w:tcPr>
          <w:p w14:paraId="3B4DDF4B" w14:textId="77777777" w:rsidR="00354507" w:rsidRPr="00296784" w:rsidRDefault="00354507" w:rsidP="00A62556">
            <w:pPr>
              <w:jc w:val="center"/>
              <w:rPr>
                <w:rFonts w:ascii="Arial" w:hAnsi="Arial" w:cs="Arial"/>
              </w:rPr>
            </w:pPr>
            <w:r w:rsidRPr="00296784">
              <w:rPr>
                <w:rFonts w:ascii="Arial" w:hAnsi="Arial" w:cs="Arial"/>
              </w:rPr>
              <w:t>45% (95% CI 22.2, 67.8)</w:t>
            </w:r>
          </w:p>
        </w:tc>
        <w:tc>
          <w:tcPr>
            <w:tcW w:w="1214" w:type="dxa"/>
          </w:tcPr>
          <w:p w14:paraId="357C0BED" w14:textId="77777777" w:rsidR="00354507" w:rsidRPr="00296784" w:rsidRDefault="00354507" w:rsidP="00A62556">
            <w:pPr>
              <w:jc w:val="center"/>
              <w:rPr>
                <w:rFonts w:ascii="Arial" w:hAnsi="Arial" w:cs="Arial"/>
              </w:rPr>
            </w:pPr>
            <w:r w:rsidRPr="00296784">
              <w:rPr>
                <w:rFonts w:ascii="Arial" w:hAnsi="Arial" w:cs="Arial"/>
                <w:lang w:val="es-MX"/>
              </w:rPr>
              <w:t>42.9% (41.1-44.7)</w:t>
            </w:r>
          </w:p>
        </w:tc>
      </w:tr>
      <w:tr w:rsidR="00354507" w:rsidRPr="00296784" w14:paraId="666745D7" w14:textId="77777777" w:rsidTr="00A62556">
        <w:tc>
          <w:tcPr>
            <w:tcW w:w="2606" w:type="dxa"/>
          </w:tcPr>
          <w:p w14:paraId="6DF518CF" w14:textId="77777777" w:rsidR="00354507" w:rsidRPr="00296784" w:rsidRDefault="00354507" w:rsidP="00A62556">
            <w:pPr>
              <w:rPr>
                <w:rFonts w:ascii="Arial" w:hAnsi="Arial" w:cs="Arial"/>
              </w:rPr>
            </w:pPr>
            <w:r w:rsidRPr="00296784">
              <w:rPr>
                <w:rFonts w:ascii="Arial" w:hAnsi="Arial" w:cs="Arial"/>
              </w:rPr>
              <w:t xml:space="preserve">% </w:t>
            </w:r>
            <w:proofErr w:type="gramStart"/>
            <w:r w:rsidRPr="00296784">
              <w:rPr>
                <w:rFonts w:ascii="Arial" w:hAnsi="Arial" w:cs="Arial"/>
              </w:rPr>
              <w:t>of</w:t>
            </w:r>
            <w:proofErr w:type="gramEnd"/>
            <w:r w:rsidRPr="00296784">
              <w:rPr>
                <w:rFonts w:ascii="Arial" w:hAnsi="Arial" w:cs="Arial"/>
              </w:rPr>
              <w:t xml:space="preserve"> </w:t>
            </w:r>
            <w:r w:rsidRPr="00296784">
              <w:rPr>
                <w:rFonts w:ascii="Arial" w:hAnsi="Arial" w:cs="Arial"/>
                <w:u w:val="single"/>
              </w:rPr>
              <w:t>all students</w:t>
            </w:r>
            <w:r w:rsidRPr="00296784">
              <w:rPr>
                <w:rFonts w:ascii="Arial" w:hAnsi="Arial" w:cs="Arial"/>
              </w:rPr>
              <w:t xml:space="preserve"> </w:t>
            </w:r>
            <w:proofErr w:type="spellStart"/>
            <w:r w:rsidRPr="00296784">
              <w:rPr>
                <w:rFonts w:ascii="Arial" w:hAnsi="Arial" w:cs="Arial"/>
              </w:rPr>
              <w:t>vaping</w:t>
            </w:r>
            <w:proofErr w:type="spellEnd"/>
            <w:r w:rsidRPr="00296784">
              <w:rPr>
                <w:rFonts w:ascii="Arial" w:hAnsi="Arial" w:cs="Arial"/>
              </w:rPr>
              <w:t xml:space="preserve"> last 30 days (school-specific rate)</w:t>
            </w:r>
          </w:p>
          <w:p w14:paraId="6EC5B7B4" w14:textId="77777777" w:rsidR="00354507" w:rsidRPr="00296784" w:rsidRDefault="00354507" w:rsidP="00A62556">
            <w:pPr>
              <w:rPr>
                <w:rFonts w:ascii="Arial" w:hAnsi="Arial" w:cs="Arial"/>
              </w:rPr>
            </w:pPr>
            <w:r w:rsidRPr="00296784">
              <w:rPr>
                <w:rFonts w:ascii="Arial" w:hAnsi="Arial" w:cs="Arial"/>
                <w:b/>
                <w:bCs/>
              </w:rPr>
              <w:t>CONFIDENTIAL</w:t>
            </w:r>
          </w:p>
        </w:tc>
        <w:tc>
          <w:tcPr>
            <w:tcW w:w="1373" w:type="dxa"/>
          </w:tcPr>
          <w:p w14:paraId="322573FF" w14:textId="77777777" w:rsidR="00354507" w:rsidRPr="00296784" w:rsidRDefault="00354507" w:rsidP="00A62556">
            <w:pPr>
              <w:jc w:val="center"/>
              <w:rPr>
                <w:rFonts w:ascii="Arial" w:hAnsi="Arial" w:cs="Arial"/>
              </w:rPr>
            </w:pPr>
            <w:r w:rsidRPr="00296784">
              <w:rPr>
                <w:rFonts w:ascii="Arial" w:hAnsi="Arial" w:cs="Arial"/>
              </w:rPr>
              <w:t>46% (95% CI 39.7, 52.3)</w:t>
            </w:r>
          </w:p>
        </w:tc>
        <w:tc>
          <w:tcPr>
            <w:tcW w:w="1375" w:type="dxa"/>
          </w:tcPr>
          <w:p w14:paraId="61DFBE00" w14:textId="77777777" w:rsidR="00354507" w:rsidRPr="00296784" w:rsidRDefault="00354507" w:rsidP="00A62556">
            <w:pPr>
              <w:jc w:val="center"/>
              <w:rPr>
                <w:rFonts w:ascii="Arial" w:hAnsi="Arial" w:cs="Arial"/>
              </w:rPr>
            </w:pPr>
            <w:r w:rsidRPr="00296784">
              <w:rPr>
                <w:rFonts w:ascii="Arial" w:hAnsi="Arial" w:cs="Arial"/>
              </w:rPr>
              <w:t>45.8% (95% CI 43.98, 47.6)</w:t>
            </w:r>
          </w:p>
        </w:tc>
        <w:tc>
          <w:tcPr>
            <w:tcW w:w="1409" w:type="dxa"/>
          </w:tcPr>
          <w:p w14:paraId="5F88E0F6" w14:textId="77777777" w:rsidR="00354507" w:rsidRPr="00296784" w:rsidRDefault="00354507" w:rsidP="00A62556">
            <w:pPr>
              <w:jc w:val="center"/>
              <w:rPr>
                <w:rFonts w:ascii="Arial" w:hAnsi="Arial" w:cs="Arial"/>
              </w:rPr>
            </w:pPr>
            <w:r w:rsidRPr="00296784">
              <w:rPr>
                <w:rFonts w:ascii="Arial" w:hAnsi="Arial" w:cs="Arial"/>
              </w:rPr>
              <w:t>42.93% (95% CI 39.93, 45.93)</w:t>
            </w:r>
          </w:p>
        </w:tc>
        <w:tc>
          <w:tcPr>
            <w:tcW w:w="1373" w:type="dxa"/>
          </w:tcPr>
          <w:p w14:paraId="212B2AD7" w14:textId="77777777" w:rsidR="00354507" w:rsidRPr="00296784" w:rsidRDefault="00354507" w:rsidP="00A62556">
            <w:pPr>
              <w:jc w:val="center"/>
              <w:rPr>
                <w:rFonts w:ascii="Arial" w:hAnsi="Arial" w:cs="Arial"/>
              </w:rPr>
            </w:pPr>
            <w:r w:rsidRPr="00296784">
              <w:rPr>
                <w:rFonts w:ascii="Arial" w:hAnsi="Arial" w:cs="Arial"/>
              </w:rPr>
              <w:t>41.8% (95% CI 23.0, 60.7)</w:t>
            </w:r>
          </w:p>
        </w:tc>
        <w:tc>
          <w:tcPr>
            <w:tcW w:w="1214" w:type="dxa"/>
          </w:tcPr>
          <w:p w14:paraId="10173C0C" w14:textId="77777777" w:rsidR="00354507" w:rsidRPr="00296784" w:rsidRDefault="00354507" w:rsidP="00A62556">
            <w:pPr>
              <w:jc w:val="center"/>
              <w:rPr>
                <w:rFonts w:ascii="Arial" w:hAnsi="Arial" w:cs="Arial"/>
              </w:rPr>
            </w:pPr>
            <w:r w:rsidRPr="00296784">
              <w:rPr>
                <w:rFonts w:ascii="Arial" w:hAnsi="Arial" w:cs="Arial"/>
              </w:rPr>
              <w:t>40.7% (38.9-42.4)</w:t>
            </w:r>
          </w:p>
        </w:tc>
      </w:tr>
    </w:tbl>
    <w:p w14:paraId="03656B18" w14:textId="32776464" w:rsidR="00354507" w:rsidRPr="007E24FA" w:rsidRDefault="00BF0CE5" w:rsidP="00354507">
      <w:pPr>
        <w:spacing w:after="120"/>
        <w:rPr>
          <w:rFonts w:ascii="Arial" w:hAnsi="Arial" w:cs="Arial"/>
        </w:rPr>
      </w:pPr>
      <w:r>
        <w:rPr>
          <w:rFonts w:ascii="Arial" w:hAnsi="Arial" w:cs="Arial"/>
          <w:b/>
        </w:rPr>
        <w:br/>
        <w:t>Research Subjects</w:t>
      </w:r>
      <w:r w:rsidR="0030118D">
        <w:rPr>
          <w:rFonts w:ascii="Arial" w:hAnsi="Arial" w:cs="Arial"/>
          <w:b/>
        </w:rPr>
        <w:t xml:space="preserve"> and Timeline</w:t>
      </w:r>
      <w:r>
        <w:rPr>
          <w:rFonts w:ascii="Arial" w:hAnsi="Arial" w:cs="Arial"/>
          <w:b/>
        </w:rPr>
        <w:t>:</w:t>
      </w:r>
      <w:r w:rsidR="007E24FA">
        <w:rPr>
          <w:rFonts w:ascii="Arial" w:hAnsi="Arial" w:cs="Arial"/>
          <w:u w:val="single"/>
        </w:rPr>
        <w:t xml:space="preserve"> </w:t>
      </w:r>
      <w:r w:rsidR="00707250">
        <w:rPr>
          <w:rFonts w:ascii="Arial" w:hAnsi="Arial" w:cs="Arial"/>
          <w:u w:val="single"/>
        </w:rPr>
        <w:t xml:space="preserve">Inclusion Criteria: </w:t>
      </w:r>
      <w:proofErr w:type="spellStart"/>
      <w:r w:rsidR="002952D8">
        <w:rPr>
          <w:rFonts w:ascii="Arial" w:hAnsi="Arial" w:cs="Arial"/>
          <w:u w:val="single"/>
        </w:rPr>
        <w:t>Biobehavioral</w:t>
      </w:r>
      <w:proofErr w:type="spellEnd"/>
      <w:r w:rsidR="002952D8">
        <w:rPr>
          <w:rFonts w:ascii="Arial" w:hAnsi="Arial" w:cs="Arial"/>
          <w:u w:val="single"/>
        </w:rPr>
        <w:t xml:space="preserve"> data collection: We will recruit both Pueblo County </w:t>
      </w:r>
      <w:r w:rsidR="00DC6C48">
        <w:rPr>
          <w:rFonts w:ascii="Arial" w:hAnsi="Arial" w:cs="Arial"/>
          <w:u w:val="single"/>
        </w:rPr>
        <w:t xml:space="preserve">high school students </w:t>
      </w:r>
      <w:r w:rsidR="002952D8">
        <w:rPr>
          <w:rFonts w:ascii="Arial" w:hAnsi="Arial" w:cs="Arial"/>
          <w:u w:val="single"/>
        </w:rPr>
        <w:t xml:space="preserve">who report past 30 day </w:t>
      </w:r>
      <w:proofErr w:type="spellStart"/>
      <w:r w:rsidR="002952D8">
        <w:rPr>
          <w:rFonts w:ascii="Arial" w:hAnsi="Arial" w:cs="Arial"/>
          <w:u w:val="single"/>
        </w:rPr>
        <w:t>vaping</w:t>
      </w:r>
      <w:proofErr w:type="spellEnd"/>
      <w:r w:rsidR="002952D8">
        <w:rPr>
          <w:rFonts w:ascii="Arial" w:hAnsi="Arial" w:cs="Arial"/>
          <w:u w:val="single"/>
        </w:rPr>
        <w:t xml:space="preserve">, and students who do not currently </w:t>
      </w:r>
      <w:proofErr w:type="spellStart"/>
      <w:r w:rsidR="002952D8">
        <w:rPr>
          <w:rFonts w:ascii="Arial" w:hAnsi="Arial" w:cs="Arial"/>
          <w:u w:val="single"/>
        </w:rPr>
        <w:t>vape</w:t>
      </w:r>
      <w:proofErr w:type="spellEnd"/>
      <w:r w:rsidR="002952D8">
        <w:rPr>
          <w:rFonts w:ascii="Arial" w:hAnsi="Arial" w:cs="Arial"/>
          <w:u w:val="single"/>
        </w:rPr>
        <w:t xml:space="preserve"> ages 14-18 years old as healthy controls. </w:t>
      </w:r>
      <w:r w:rsidR="00707250" w:rsidRPr="007E24FA">
        <w:rPr>
          <w:rFonts w:ascii="Arial" w:hAnsi="Arial" w:cs="Arial"/>
        </w:rPr>
        <w:t xml:space="preserve">Cessation program: Pueblo County high school students, aged 14-18 years, who report </w:t>
      </w:r>
      <w:proofErr w:type="spellStart"/>
      <w:r w:rsidR="00707250" w:rsidRPr="007E24FA">
        <w:rPr>
          <w:rFonts w:ascii="Arial" w:hAnsi="Arial" w:cs="Arial"/>
        </w:rPr>
        <w:t>vape</w:t>
      </w:r>
      <w:proofErr w:type="spellEnd"/>
      <w:r w:rsidR="00707250" w:rsidRPr="007E24FA">
        <w:rPr>
          <w:rFonts w:ascii="Arial" w:hAnsi="Arial" w:cs="Arial"/>
        </w:rPr>
        <w:t xml:space="preserve"> use in the past 30 days will be considered for the </w:t>
      </w:r>
      <w:r w:rsidR="002952D8">
        <w:rPr>
          <w:rFonts w:ascii="Arial" w:hAnsi="Arial" w:cs="Arial"/>
        </w:rPr>
        <w:t>cessation pilot study</w:t>
      </w:r>
      <w:r w:rsidR="00707250" w:rsidRPr="007E24FA">
        <w:rPr>
          <w:rFonts w:ascii="Arial" w:hAnsi="Arial" w:cs="Arial"/>
        </w:rPr>
        <w:t>.  Participants</w:t>
      </w:r>
      <w:r w:rsidR="000678D4">
        <w:rPr>
          <w:rFonts w:ascii="Arial" w:hAnsi="Arial" w:cs="Arial"/>
        </w:rPr>
        <w:t xml:space="preserve"> must self-identify as Hispanic/</w:t>
      </w:r>
      <w:proofErr w:type="spellStart"/>
      <w:r w:rsidR="000678D4">
        <w:rPr>
          <w:rFonts w:ascii="Arial" w:hAnsi="Arial" w:cs="Arial"/>
        </w:rPr>
        <w:t>Latinx</w:t>
      </w:r>
      <w:proofErr w:type="spellEnd"/>
      <w:r w:rsidR="000678D4">
        <w:rPr>
          <w:rFonts w:ascii="Arial" w:hAnsi="Arial" w:cs="Arial"/>
        </w:rPr>
        <w:t xml:space="preserve"> and</w:t>
      </w:r>
      <w:r w:rsidR="00707250" w:rsidRPr="007E24FA">
        <w:rPr>
          <w:rFonts w:ascii="Arial" w:hAnsi="Arial" w:cs="Arial"/>
        </w:rPr>
        <w:t xml:space="preserve"> must be able to read English </w:t>
      </w:r>
      <w:r w:rsidR="002952D8">
        <w:rPr>
          <w:rFonts w:ascii="Arial" w:hAnsi="Arial" w:cs="Arial"/>
        </w:rPr>
        <w:t xml:space="preserve">or Spanish </w:t>
      </w:r>
      <w:r w:rsidR="00707250" w:rsidRPr="007E24FA">
        <w:rPr>
          <w:rFonts w:ascii="Arial" w:hAnsi="Arial" w:cs="Arial"/>
        </w:rPr>
        <w:t xml:space="preserve">and provide consent if age &gt; 18 years and assent if &lt;18 years for the study. </w:t>
      </w:r>
      <w:r w:rsidR="00354507" w:rsidRPr="00296784">
        <w:rPr>
          <w:rFonts w:ascii="Arial" w:hAnsi="Arial" w:cs="Arial"/>
          <w:u w:val="single"/>
        </w:rPr>
        <w:t>Exclusion</w:t>
      </w:r>
      <w:r w:rsidR="00707250">
        <w:rPr>
          <w:rFonts w:ascii="Arial" w:hAnsi="Arial" w:cs="Arial"/>
          <w:u w:val="single"/>
        </w:rPr>
        <w:t xml:space="preserve"> Criteria</w:t>
      </w:r>
      <w:r w:rsidR="00354507" w:rsidRPr="007E24FA">
        <w:rPr>
          <w:rFonts w:ascii="Arial" w:hAnsi="Arial" w:cs="Arial"/>
        </w:rPr>
        <w:t>:</w:t>
      </w:r>
      <w:r w:rsidR="00707250" w:rsidRPr="007E24FA">
        <w:rPr>
          <w:rFonts w:ascii="Arial" w:hAnsi="Arial" w:cs="Arial"/>
        </w:rPr>
        <w:t xml:space="preserve"> Subjects</w:t>
      </w:r>
      <w:r w:rsidR="000678D4">
        <w:rPr>
          <w:rFonts w:ascii="Arial" w:hAnsi="Arial" w:cs="Arial"/>
        </w:rPr>
        <w:t xml:space="preserve"> with </w:t>
      </w:r>
      <w:r w:rsidR="004B40A1">
        <w:rPr>
          <w:rFonts w:ascii="Arial" w:hAnsi="Arial" w:cs="Arial"/>
        </w:rPr>
        <w:t xml:space="preserve">known preexisting </w:t>
      </w:r>
      <w:r w:rsidR="000678D4">
        <w:rPr>
          <w:rFonts w:ascii="Arial" w:hAnsi="Arial" w:cs="Arial"/>
        </w:rPr>
        <w:t>chronic lung disease. Those</w:t>
      </w:r>
      <w:r w:rsidR="00707250" w:rsidRPr="007E24FA">
        <w:rPr>
          <w:rFonts w:ascii="Arial" w:hAnsi="Arial" w:cs="Arial"/>
        </w:rPr>
        <w:t xml:space="preserve"> who are unable to read and provide </w:t>
      </w:r>
      <w:r w:rsidR="00DC6C48">
        <w:rPr>
          <w:rFonts w:ascii="Arial" w:hAnsi="Arial" w:cs="Arial"/>
        </w:rPr>
        <w:t xml:space="preserve">consent of </w:t>
      </w:r>
      <w:r w:rsidR="00707250" w:rsidRPr="007E24FA">
        <w:rPr>
          <w:rFonts w:ascii="Arial" w:hAnsi="Arial" w:cs="Arial"/>
        </w:rPr>
        <w:t>assent will be excluded from study. Subjects who live outside of Pueblo County will not be considered for this study.</w:t>
      </w:r>
      <w:r w:rsidR="0030118D">
        <w:rPr>
          <w:rFonts w:ascii="Arial" w:hAnsi="Arial" w:cs="Arial"/>
        </w:rPr>
        <w:t xml:space="preserve"> </w:t>
      </w:r>
      <w:r w:rsidR="0030118D">
        <w:rPr>
          <w:rFonts w:ascii="Arial" w:hAnsi="Arial" w:cs="Arial"/>
          <w:u w:val="single"/>
        </w:rPr>
        <w:t>Timeline</w:t>
      </w:r>
      <w:r w:rsidR="0030118D">
        <w:rPr>
          <w:rFonts w:ascii="Arial" w:hAnsi="Arial" w:cs="Arial"/>
        </w:rPr>
        <w:t xml:space="preserve">: We will recruit 300 </w:t>
      </w:r>
      <w:proofErr w:type="spellStart"/>
      <w:r w:rsidR="0030118D">
        <w:rPr>
          <w:rFonts w:ascii="Arial" w:hAnsi="Arial" w:cs="Arial"/>
        </w:rPr>
        <w:t>Latinx</w:t>
      </w:r>
      <w:proofErr w:type="spellEnd"/>
      <w:r w:rsidR="0030118D">
        <w:rPr>
          <w:rFonts w:ascii="Arial" w:hAnsi="Arial" w:cs="Arial"/>
        </w:rPr>
        <w:t xml:space="preserve"> adolescents </w:t>
      </w:r>
      <w:r w:rsidR="0030118D">
        <w:rPr>
          <w:rFonts w:ascii="Arial" w:hAnsi="Arial" w:cs="Arial"/>
        </w:rPr>
        <w:lastRenderedPageBreak/>
        <w:t xml:space="preserve">over 3.5 years to allow time for sufficient follow up.  Participants will be followed for 12 months with follow up interviews, biometric testing, and nasal epithelial sampling at 6 and 12 months. </w:t>
      </w:r>
      <w:r w:rsidR="00707250" w:rsidRPr="007E24FA">
        <w:rPr>
          <w:rFonts w:ascii="Arial" w:hAnsi="Arial" w:cs="Arial"/>
        </w:rPr>
        <w:t xml:space="preserve">  </w:t>
      </w:r>
    </w:p>
    <w:p w14:paraId="2A51A1A2" w14:textId="77777777" w:rsidR="00354507" w:rsidRDefault="00BF0CE5" w:rsidP="00420E18">
      <w:pPr>
        <w:spacing w:after="120"/>
        <w:rPr>
          <w:rFonts w:ascii="Arial" w:hAnsi="Arial" w:cs="Arial"/>
          <w:b/>
        </w:rPr>
      </w:pPr>
      <w:r>
        <w:rPr>
          <w:rFonts w:ascii="Arial" w:hAnsi="Arial" w:cs="Arial"/>
          <w:b/>
        </w:rPr>
        <w:t>Recruitment:</w:t>
      </w:r>
    </w:p>
    <w:p w14:paraId="6EB7209A" w14:textId="3C117FB2" w:rsidR="00354507" w:rsidRPr="00DF2D78" w:rsidRDefault="000A308F" w:rsidP="00354507">
      <w:pPr>
        <w:spacing w:after="120"/>
        <w:rPr>
          <w:rFonts w:ascii="Arial" w:hAnsi="Arial" w:cs="Arial"/>
          <w:bCs/>
        </w:rPr>
      </w:pPr>
      <w:r>
        <w:rPr>
          <w:rFonts w:ascii="Arial" w:hAnsi="Arial" w:cs="Arial"/>
          <w:b/>
        </w:rPr>
        <w:t xml:space="preserve">Recruitment Message </w:t>
      </w:r>
      <w:r w:rsidR="00354507" w:rsidRPr="00DF2D78">
        <w:rPr>
          <w:rFonts w:ascii="Arial" w:hAnsi="Arial" w:cs="Arial"/>
          <w:b/>
        </w:rPr>
        <w:t>Pre-testing</w:t>
      </w:r>
      <w:r w:rsidR="00354507" w:rsidRPr="00DF2D78">
        <w:rPr>
          <w:rFonts w:ascii="Arial" w:hAnsi="Arial" w:cs="Arial"/>
          <w:bCs/>
        </w:rPr>
        <w:t>. Prior to</w:t>
      </w:r>
      <w:r w:rsidRPr="00DF2D78">
        <w:rPr>
          <w:rFonts w:ascii="Arial" w:hAnsi="Arial" w:cs="Arial"/>
          <w:bCs/>
        </w:rPr>
        <w:t xml:space="preserve"> the</w:t>
      </w:r>
      <w:r w:rsidR="00354507" w:rsidRPr="00DF2D78">
        <w:rPr>
          <w:rFonts w:ascii="Arial" w:hAnsi="Arial" w:cs="Arial"/>
          <w:bCs/>
        </w:rPr>
        <w:t xml:space="preserve"> initiation of the study, messages and visuals will be tested with Pueblo high </w:t>
      </w:r>
      <w:proofErr w:type="spellStart"/>
      <w:r w:rsidR="00354507" w:rsidRPr="00DF2D78">
        <w:rPr>
          <w:rFonts w:ascii="Arial" w:hAnsi="Arial" w:cs="Arial"/>
          <w:bCs/>
        </w:rPr>
        <w:t>schoolers</w:t>
      </w:r>
      <w:proofErr w:type="spellEnd"/>
      <w:r w:rsidR="00354507" w:rsidRPr="00DF2D78">
        <w:rPr>
          <w:rFonts w:ascii="Arial" w:hAnsi="Arial" w:cs="Arial"/>
          <w:bCs/>
        </w:rPr>
        <w:t xml:space="preserve"> using three focus groups. The messages developed for this study will focus on the following: 1) Reasons/motivations for youth </w:t>
      </w:r>
      <w:proofErr w:type="spellStart"/>
      <w:r w:rsidR="00354507" w:rsidRPr="00DF2D78">
        <w:rPr>
          <w:rFonts w:ascii="Arial" w:hAnsi="Arial" w:cs="Arial"/>
          <w:bCs/>
        </w:rPr>
        <w:t>vaping</w:t>
      </w:r>
      <w:proofErr w:type="spellEnd"/>
      <w:r w:rsidR="00354507" w:rsidRPr="00DF2D78">
        <w:rPr>
          <w:rFonts w:ascii="Arial" w:hAnsi="Arial" w:cs="Arial"/>
          <w:bCs/>
        </w:rPr>
        <w:t xml:space="preserve"> cessation; 2) Participation in the study for </w:t>
      </w:r>
      <w:proofErr w:type="spellStart"/>
      <w:r w:rsidR="00354507" w:rsidRPr="00DF2D78">
        <w:rPr>
          <w:rFonts w:ascii="Arial" w:hAnsi="Arial" w:cs="Arial"/>
          <w:bCs/>
        </w:rPr>
        <w:t>vaping</w:t>
      </w:r>
      <w:proofErr w:type="spellEnd"/>
      <w:r w:rsidR="00354507" w:rsidRPr="00DF2D78">
        <w:rPr>
          <w:rFonts w:ascii="Arial" w:hAnsi="Arial" w:cs="Arial"/>
          <w:bCs/>
        </w:rPr>
        <w:t xml:space="preserve"> cessation; 3) Participation in the baseline, 6 and 12 month lung function and biometric data collection; and 4) Encourage parent enrollment into 2Morrow adult and Quit line tobacco cessation services.</w:t>
      </w:r>
      <w:r w:rsidRPr="00DF2D78">
        <w:rPr>
          <w:rFonts w:ascii="Arial" w:hAnsi="Arial" w:cs="Arial"/>
          <w:bCs/>
        </w:rPr>
        <w:t xml:space="preserve"> Since adolescents do not view </w:t>
      </w:r>
      <w:proofErr w:type="spellStart"/>
      <w:r w:rsidRPr="00DF2D78">
        <w:rPr>
          <w:rFonts w:ascii="Arial" w:hAnsi="Arial" w:cs="Arial"/>
          <w:bCs/>
        </w:rPr>
        <w:t>vaping</w:t>
      </w:r>
      <w:proofErr w:type="spellEnd"/>
      <w:r w:rsidRPr="00DF2D78">
        <w:rPr>
          <w:rFonts w:ascii="Arial" w:hAnsi="Arial" w:cs="Arial"/>
          <w:bCs/>
        </w:rPr>
        <w:t xml:space="preserve"> as tobacco use</w:t>
      </w:r>
      <w:r w:rsidR="00DF2D78" w:rsidRPr="00DF2D78">
        <w:rPr>
          <w:rFonts w:ascii="Arial" w:hAnsi="Arial" w:cs="Arial"/>
          <w:bCs/>
        </w:rPr>
        <w:t xml:space="preserve"> (</w:t>
      </w:r>
      <w:r w:rsidR="00DF2D78" w:rsidRPr="00DF2D78">
        <w:rPr>
          <w:rFonts w:ascii="Arial" w:hAnsi="Arial" w:cs="Arial"/>
          <w:color w:val="212121"/>
          <w:shd w:val="clear" w:color="auto" w:fill="FFFFFF"/>
        </w:rPr>
        <w:t>33045643)</w:t>
      </w:r>
      <w:r w:rsidRPr="00DF2D78">
        <w:rPr>
          <w:rFonts w:ascii="Arial" w:hAnsi="Arial" w:cs="Arial"/>
          <w:bCs/>
        </w:rPr>
        <w:t xml:space="preserve">, messages that are specific to </w:t>
      </w:r>
      <w:proofErr w:type="spellStart"/>
      <w:r w:rsidRPr="00DF2D78">
        <w:rPr>
          <w:rFonts w:ascii="Arial" w:hAnsi="Arial" w:cs="Arial"/>
          <w:bCs/>
        </w:rPr>
        <w:t>vape</w:t>
      </w:r>
      <w:proofErr w:type="spellEnd"/>
      <w:r w:rsidRPr="00DF2D78">
        <w:rPr>
          <w:rFonts w:ascii="Arial" w:hAnsi="Arial" w:cs="Arial"/>
          <w:bCs/>
        </w:rPr>
        <w:t xml:space="preserve"> use and nicotine addiction will need to be created drawing from the limited literature to date</w:t>
      </w:r>
      <w:r w:rsidR="00DF2D78" w:rsidRPr="00DF2D78">
        <w:rPr>
          <w:rFonts w:ascii="Arial" w:hAnsi="Arial" w:cs="Arial"/>
          <w:bCs/>
        </w:rPr>
        <w:t xml:space="preserve"> (</w:t>
      </w:r>
      <w:r w:rsidR="00DF2D78" w:rsidRPr="00DF2D78">
        <w:rPr>
          <w:rFonts w:ascii="Arial" w:hAnsi="Arial" w:cs="Arial"/>
          <w:color w:val="212121"/>
          <w:shd w:val="clear" w:color="auto" w:fill="FFFFFF"/>
        </w:rPr>
        <w:t>33341530)</w:t>
      </w:r>
      <w:r w:rsidRPr="00DF2D78">
        <w:rPr>
          <w:rFonts w:ascii="Arial" w:hAnsi="Arial" w:cs="Arial"/>
          <w:bCs/>
        </w:rPr>
        <w:t xml:space="preserve">, and input from the </w:t>
      </w:r>
      <w:proofErr w:type="spellStart"/>
      <w:r w:rsidRPr="00DF2D78">
        <w:rPr>
          <w:rFonts w:ascii="Arial" w:hAnsi="Arial" w:cs="Arial"/>
          <w:bCs/>
        </w:rPr>
        <w:t>Latinx</w:t>
      </w:r>
      <w:proofErr w:type="spellEnd"/>
      <w:r w:rsidRPr="00DF2D78">
        <w:rPr>
          <w:rFonts w:ascii="Arial" w:hAnsi="Arial" w:cs="Arial"/>
          <w:bCs/>
        </w:rPr>
        <w:t xml:space="preserve"> high school students who will be the focus of this study. </w:t>
      </w:r>
    </w:p>
    <w:p w14:paraId="026A9B33" w14:textId="065CB4F9" w:rsidR="00354507" w:rsidRPr="00296784" w:rsidRDefault="00354507" w:rsidP="00354507">
      <w:pPr>
        <w:spacing w:after="120"/>
        <w:rPr>
          <w:rFonts w:ascii="Arial" w:hAnsi="Arial" w:cs="Arial"/>
          <w:bCs/>
        </w:rPr>
      </w:pPr>
      <w:r w:rsidRPr="00306FA9">
        <w:rPr>
          <w:rFonts w:ascii="Arial" w:hAnsi="Arial" w:cs="Arial"/>
          <w:b/>
        </w:rPr>
        <w:t>Recruitment Channels</w:t>
      </w:r>
      <w:r>
        <w:rPr>
          <w:rFonts w:ascii="Arial" w:hAnsi="Arial" w:cs="Arial"/>
          <w:bCs/>
        </w:rPr>
        <w:t xml:space="preserve">. </w:t>
      </w:r>
      <w:r w:rsidRPr="00296784">
        <w:rPr>
          <w:rFonts w:ascii="Arial" w:hAnsi="Arial" w:cs="Arial"/>
          <w:bCs/>
        </w:rPr>
        <w:t xml:space="preserve">Pueblo high school students will be recruited through a variety of channels including the high schools, student activities and agencies serving students, and </w:t>
      </w:r>
      <w:r w:rsidR="000A308F">
        <w:rPr>
          <w:rFonts w:ascii="Arial" w:hAnsi="Arial" w:cs="Arial"/>
          <w:bCs/>
        </w:rPr>
        <w:t>extensive engagement through</w:t>
      </w:r>
      <w:r w:rsidRPr="00296784">
        <w:rPr>
          <w:rFonts w:ascii="Arial" w:hAnsi="Arial" w:cs="Arial"/>
          <w:bCs/>
        </w:rPr>
        <w:t xml:space="preserve"> frequented social media channels used by adolescents. Free and paid social media will be employed to maximize views among Pueblo adolescents.  Recruitment channels will direct the adolescent to a study webpage which will provide basic program information and direct the adolescent that is eligible (Pueblo high school student, aged 14-18, who has </w:t>
      </w:r>
      <w:proofErr w:type="spellStart"/>
      <w:r w:rsidRPr="00296784">
        <w:rPr>
          <w:rFonts w:ascii="Arial" w:hAnsi="Arial" w:cs="Arial"/>
          <w:bCs/>
        </w:rPr>
        <w:t>vaped</w:t>
      </w:r>
      <w:proofErr w:type="spellEnd"/>
      <w:r w:rsidRPr="00296784">
        <w:rPr>
          <w:rFonts w:ascii="Arial" w:hAnsi="Arial" w:cs="Arial"/>
          <w:bCs/>
        </w:rPr>
        <w:t xml:space="preserve"> in the past 30 days</w:t>
      </w:r>
      <w:r w:rsidR="000A308F">
        <w:rPr>
          <w:rFonts w:ascii="Arial" w:hAnsi="Arial" w:cs="Arial"/>
          <w:bCs/>
        </w:rPr>
        <w:t xml:space="preserve">, and those who do not </w:t>
      </w:r>
      <w:proofErr w:type="spellStart"/>
      <w:r w:rsidR="000A308F">
        <w:rPr>
          <w:rFonts w:ascii="Arial" w:hAnsi="Arial" w:cs="Arial"/>
          <w:bCs/>
        </w:rPr>
        <w:t>vape</w:t>
      </w:r>
      <w:proofErr w:type="spellEnd"/>
      <w:r w:rsidR="000A308F" w:rsidRPr="00296784">
        <w:rPr>
          <w:rFonts w:ascii="Arial" w:hAnsi="Arial" w:cs="Arial"/>
          <w:bCs/>
        </w:rPr>
        <w:t>)</w:t>
      </w:r>
      <w:r w:rsidR="000A308F">
        <w:rPr>
          <w:rFonts w:ascii="Arial" w:hAnsi="Arial" w:cs="Arial"/>
          <w:bCs/>
        </w:rPr>
        <w:t xml:space="preserve"> to information about the study, information for their parents and need for parental consent while maintaining their </w:t>
      </w:r>
      <w:proofErr w:type="spellStart"/>
      <w:r w:rsidR="000A308F">
        <w:rPr>
          <w:rFonts w:ascii="Arial" w:hAnsi="Arial" w:cs="Arial"/>
          <w:bCs/>
        </w:rPr>
        <w:t>vaping</w:t>
      </w:r>
      <w:proofErr w:type="spellEnd"/>
      <w:r w:rsidR="000A308F">
        <w:rPr>
          <w:rFonts w:ascii="Arial" w:hAnsi="Arial" w:cs="Arial"/>
          <w:bCs/>
        </w:rPr>
        <w:t xml:space="preserve"> status confidential and private.  In addition, scheduled </w:t>
      </w:r>
      <w:proofErr w:type="spellStart"/>
      <w:r w:rsidR="000A308F">
        <w:rPr>
          <w:rFonts w:ascii="Arial" w:hAnsi="Arial" w:cs="Arial"/>
          <w:bCs/>
        </w:rPr>
        <w:t>biobehavioral</w:t>
      </w:r>
      <w:proofErr w:type="spellEnd"/>
      <w:r w:rsidR="000A308F">
        <w:rPr>
          <w:rFonts w:ascii="Arial" w:hAnsi="Arial" w:cs="Arial"/>
          <w:bCs/>
        </w:rPr>
        <w:t xml:space="preserve"> data collection events at local schools and community settings will be promoted with instructions for participation. The adolescent will be able to sign up and prompt a research coordinator contact to schedule study participation.  </w:t>
      </w:r>
    </w:p>
    <w:p w14:paraId="0A9E1C7A" w14:textId="18EE4F79" w:rsidR="00354507" w:rsidRPr="00213753" w:rsidRDefault="00354507" w:rsidP="00420E18">
      <w:pPr>
        <w:spacing w:after="120"/>
        <w:rPr>
          <w:rFonts w:ascii="Arial" w:hAnsi="Arial" w:cs="Arial"/>
          <w:bCs/>
        </w:rPr>
      </w:pPr>
      <w:proofErr w:type="spellStart"/>
      <w:proofErr w:type="gramStart"/>
      <w:r w:rsidRPr="006A66AB">
        <w:rPr>
          <w:rFonts w:ascii="Arial" w:hAnsi="Arial" w:cs="Arial"/>
          <w:b/>
        </w:rPr>
        <w:t>Bio</w:t>
      </w:r>
      <w:r w:rsidR="000A308F">
        <w:rPr>
          <w:rFonts w:ascii="Arial" w:hAnsi="Arial" w:cs="Arial"/>
          <w:b/>
        </w:rPr>
        <w:t>behavioral</w:t>
      </w:r>
      <w:proofErr w:type="spellEnd"/>
      <w:r w:rsidRPr="006A66AB">
        <w:rPr>
          <w:rFonts w:ascii="Arial" w:hAnsi="Arial" w:cs="Arial"/>
          <w:b/>
        </w:rPr>
        <w:t xml:space="preserve"> Data Collection</w:t>
      </w:r>
      <w:r>
        <w:rPr>
          <w:rFonts w:ascii="Arial" w:hAnsi="Arial" w:cs="Arial"/>
          <w:bCs/>
        </w:rPr>
        <w:t>.</w:t>
      </w:r>
      <w:proofErr w:type="gramEnd"/>
      <w:r>
        <w:rPr>
          <w:rFonts w:ascii="Arial" w:hAnsi="Arial" w:cs="Arial"/>
          <w:bCs/>
        </w:rPr>
        <w:t xml:space="preserve"> </w:t>
      </w:r>
      <w:proofErr w:type="gramStart"/>
      <w:r w:rsidR="000A308F" w:rsidRPr="00296784">
        <w:rPr>
          <w:rFonts w:ascii="Arial" w:hAnsi="Arial" w:cs="Arial"/>
          <w:bCs/>
        </w:rPr>
        <w:t>Adolescents</w:t>
      </w:r>
      <w:r w:rsidR="00DF2D78">
        <w:rPr>
          <w:rFonts w:ascii="Arial" w:hAnsi="Arial" w:cs="Arial"/>
          <w:bCs/>
        </w:rPr>
        <w:t>,</w:t>
      </w:r>
      <w:r w:rsidR="000A308F" w:rsidRPr="00296784">
        <w:rPr>
          <w:rFonts w:ascii="Arial" w:hAnsi="Arial" w:cs="Arial"/>
          <w:bCs/>
        </w:rPr>
        <w:t xml:space="preserve"> who </w:t>
      </w:r>
      <w:r w:rsidR="000A308F">
        <w:rPr>
          <w:rFonts w:ascii="Arial" w:hAnsi="Arial" w:cs="Arial"/>
          <w:bCs/>
        </w:rPr>
        <w:t>are interested in study participation</w:t>
      </w:r>
      <w:r w:rsidR="00DF2D78">
        <w:rPr>
          <w:rFonts w:ascii="Arial" w:hAnsi="Arial" w:cs="Arial"/>
          <w:bCs/>
        </w:rPr>
        <w:t>,</w:t>
      </w:r>
      <w:r w:rsidR="000A308F" w:rsidRPr="00296784">
        <w:rPr>
          <w:rFonts w:ascii="Arial" w:hAnsi="Arial" w:cs="Arial"/>
          <w:bCs/>
        </w:rPr>
        <w:t xml:space="preserve"> will be contacted by the research coordinator</w:t>
      </w:r>
      <w:r w:rsidR="000A308F">
        <w:rPr>
          <w:rFonts w:ascii="Arial" w:hAnsi="Arial" w:cs="Arial"/>
          <w:bCs/>
        </w:rPr>
        <w:t xml:space="preserve"> to schedule their participation in the </w:t>
      </w:r>
      <w:proofErr w:type="spellStart"/>
      <w:r w:rsidR="000A308F">
        <w:rPr>
          <w:rFonts w:ascii="Arial" w:hAnsi="Arial" w:cs="Arial"/>
          <w:bCs/>
        </w:rPr>
        <w:t>biobehavioral</w:t>
      </w:r>
      <w:proofErr w:type="spellEnd"/>
      <w:r w:rsidR="000A308F">
        <w:rPr>
          <w:rFonts w:ascii="Arial" w:hAnsi="Arial" w:cs="Arial"/>
          <w:bCs/>
        </w:rPr>
        <w:t xml:space="preserve"> data collection</w:t>
      </w:r>
      <w:proofErr w:type="gramEnd"/>
      <w:r w:rsidR="000A308F" w:rsidRPr="00296784">
        <w:rPr>
          <w:rFonts w:ascii="Arial" w:hAnsi="Arial" w:cs="Arial"/>
          <w:bCs/>
        </w:rPr>
        <w:t xml:space="preserve">.  A parent or guardian will </w:t>
      </w:r>
      <w:r w:rsidR="000A308F">
        <w:rPr>
          <w:rFonts w:ascii="Arial" w:hAnsi="Arial" w:cs="Arial"/>
          <w:bCs/>
        </w:rPr>
        <w:t xml:space="preserve">provide consent for subjects &lt;18 years of age. Adolescents who report previous </w:t>
      </w:r>
      <w:proofErr w:type="gramStart"/>
      <w:r w:rsidR="000A308F">
        <w:rPr>
          <w:rFonts w:ascii="Arial" w:hAnsi="Arial" w:cs="Arial"/>
          <w:bCs/>
        </w:rPr>
        <w:t>30 day</w:t>
      </w:r>
      <w:proofErr w:type="gramEnd"/>
      <w:r w:rsidR="000A308F">
        <w:rPr>
          <w:rFonts w:ascii="Arial" w:hAnsi="Arial" w:cs="Arial"/>
          <w:bCs/>
        </w:rPr>
        <w:t xml:space="preserve"> </w:t>
      </w:r>
      <w:proofErr w:type="spellStart"/>
      <w:r w:rsidR="000A308F">
        <w:rPr>
          <w:rFonts w:ascii="Arial" w:hAnsi="Arial" w:cs="Arial"/>
          <w:bCs/>
        </w:rPr>
        <w:t>vape</w:t>
      </w:r>
      <w:proofErr w:type="spellEnd"/>
      <w:r w:rsidR="000A308F">
        <w:rPr>
          <w:rFonts w:ascii="Arial" w:hAnsi="Arial" w:cs="Arial"/>
          <w:bCs/>
        </w:rPr>
        <w:t xml:space="preserve"> use will be invited into the sub-study for </w:t>
      </w:r>
      <w:proofErr w:type="spellStart"/>
      <w:r w:rsidR="000A308F">
        <w:rPr>
          <w:rFonts w:ascii="Arial" w:hAnsi="Arial" w:cs="Arial"/>
          <w:bCs/>
        </w:rPr>
        <w:t>vaping</w:t>
      </w:r>
      <w:proofErr w:type="spellEnd"/>
      <w:r w:rsidR="000A308F">
        <w:rPr>
          <w:rFonts w:ascii="Arial" w:hAnsi="Arial" w:cs="Arial"/>
          <w:bCs/>
        </w:rPr>
        <w:t xml:space="preserve"> cessation.  The </w:t>
      </w:r>
      <w:proofErr w:type="spellStart"/>
      <w:r w:rsidR="000A308F">
        <w:rPr>
          <w:rFonts w:ascii="Arial" w:hAnsi="Arial" w:cs="Arial"/>
          <w:bCs/>
        </w:rPr>
        <w:t>vaping</w:t>
      </w:r>
      <w:proofErr w:type="spellEnd"/>
      <w:r w:rsidR="000A308F">
        <w:rPr>
          <w:rFonts w:ascii="Arial" w:hAnsi="Arial" w:cs="Arial"/>
          <w:bCs/>
        </w:rPr>
        <w:t xml:space="preserve"> cessation participants will be randomized to the culturally tailored 2Morrow </w:t>
      </w:r>
      <w:proofErr w:type="spellStart"/>
      <w:r w:rsidR="000A308F">
        <w:rPr>
          <w:rFonts w:ascii="Arial" w:hAnsi="Arial" w:cs="Arial"/>
          <w:bCs/>
        </w:rPr>
        <w:t>vaping</w:t>
      </w:r>
      <w:proofErr w:type="spellEnd"/>
      <w:r w:rsidR="000A308F">
        <w:rPr>
          <w:rFonts w:ascii="Arial" w:hAnsi="Arial" w:cs="Arial"/>
          <w:bCs/>
        </w:rPr>
        <w:t xml:space="preserve"> cessation mobile phone application or the Colorado Quit Line My Quit My Life </w:t>
      </w:r>
      <w:proofErr w:type="spellStart"/>
      <w:r w:rsidR="000A308F">
        <w:rPr>
          <w:rFonts w:ascii="Arial" w:hAnsi="Arial" w:cs="Arial"/>
          <w:bCs/>
        </w:rPr>
        <w:t>vaping</w:t>
      </w:r>
      <w:proofErr w:type="spellEnd"/>
      <w:r w:rsidR="000A308F">
        <w:rPr>
          <w:rFonts w:ascii="Arial" w:hAnsi="Arial" w:cs="Arial"/>
          <w:bCs/>
        </w:rPr>
        <w:t xml:space="preserve"> cessation phone coaching service. All parents will be provided with a tobacco and nicotine cessation resource list including free enrollment into the Adult 2Morrow tobacco cessation mobile phone application, and all Colorado Quit Line tobacco and nicotine cessation services (text, phone, web coaching) as an incentive.</w:t>
      </w:r>
    </w:p>
    <w:p w14:paraId="5E3FDFEB" w14:textId="522FAB62" w:rsidR="00BF0CE5" w:rsidRPr="00DF2D78" w:rsidRDefault="00BF0CE5" w:rsidP="00420E18">
      <w:pPr>
        <w:spacing w:after="120"/>
        <w:rPr>
          <w:rFonts w:ascii="Arial" w:hAnsi="Arial" w:cs="Arial"/>
          <w:b/>
        </w:rPr>
      </w:pPr>
      <w:r w:rsidRPr="00DF2D78">
        <w:rPr>
          <w:rFonts w:ascii="Arial" w:hAnsi="Arial" w:cs="Arial"/>
          <w:b/>
        </w:rPr>
        <w:t xml:space="preserve">Data Collection: </w:t>
      </w:r>
    </w:p>
    <w:p w14:paraId="066BF95B" w14:textId="49338CD1" w:rsidR="00354507" w:rsidRDefault="00354507" w:rsidP="001E1CE1">
      <w:pPr>
        <w:pStyle w:val="CommentText"/>
        <w:rPr>
          <w:rFonts w:ascii="Arial" w:hAnsi="Arial" w:cs="Arial"/>
          <w:sz w:val="22"/>
          <w:szCs w:val="22"/>
        </w:rPr>
      </w:pPr>
      <w:r w:rsidRPr="00DF2D78">
        <w:rPr>
          <w:rFonts w:ascii="Arial" w:hAnsi="Arial" w:cs="Arial"/>
          <w:sz w:val="22"/>
          <w:szCs w:val="22"/>
          <w:u w:val="single"/>
        </w:rPr>
        <w:t>Survey/focus group/intervention</w:t>
      </w:r>
      <w:r w:rsidR="00707250" w:rsidRPr="00DF2D78">
        <w:rPr>
          <w:rFonts w:ascii="Arial" w:hAnsi="Arial" w:cs="Arial"/>
          <w:sz w:val="22"/>
          <w:szCs w:val="22"/>
        </w:rPr>
        <w:t xml:space="preserve">: </w:t>
      </w:r>
      <w:r w:rsidRPr="00DF2D78">
        <w:rPr>
          <w:rFonts w:ascii="Arial" w:hAnsi="Arial" w:cs="Arial"/>
          <w:bCs/>
          <w:sz w:val="22"/>
          <w:szCs w:val="22"/>
        </w:rPr>
        <w:t xml:space="preserve">Several data collection components will occur throughout the project. </w:t>
      </w:r>
      <w:r w:rsidRPr="00DF2D78">
        <w:rPr>
          <w:rFonts w:ascii="Arial" w:hAnsi="Arial" w:cs="Arial"/>
          <w:sz w:val="22"/>
          <w:szCs w:val="22"/>
          <w:u w:val="single"/>
        </w:rPr>
        <w:t>Focus Groups</w:t>
      </w:r>
      <w:r w:rsidR="000A308F" w:rsidRPr="00DF2D78">
        <w:rPr>
          <w:rFonts w:ascii="Arial" w:hAnsi="Arial" w:cs="Arial"/>
          <w:sz w:val="22"/>
          <w:szCs w:val="22"/>
          <w:u w:val="single"/>
        </w:rPr>
        <w:t xml:space="preserve"> and Key Informant Interviews</w:t>
      </w:r>
      <w:r w:rsidRPr="00DF2D78">
        <w:rPr>
          <w:rFonts w:ascii="Arial" w:hAnsi="Arial" w:cs="Arial"/>
          <w:bCs/>
          <w:sz w:val="22"/>
          <w:szCs w:val="22"/>
        </w:rPr>
        <w:t xml:space="preserve">. </w:t>
      </w:r>
      <w:r w:rsidR="000A308F" w:rsidRPr="00DF2D78">
        <w:rPr>
          <w:rFonts w:ascii="Arial" w:hAnsi="Arial" w:cs="Arial"/>
          <w:bCs/>
          <w:sz w:val="22"/>
          <w:szCs w:val="22"/>
        </w:rPr>
        <w:t xml:space="preserve">Prior to study </w:t>
      </w:r>
      <w:r w:rsidR="00046774">
        <w:rPr>
          <w:rFonts w:ascii="Arial" w:hAnsi="Arial" w:cs="Arial"/>
          <w:bCs/>
          <w:sz w:val="22"/>
          <w:szCs w:val="22"/>
          <w:lang w:val="en-US"/>
        </w:rPr>
        <w:t>initiation</w:t>
      </w:r>
      <w:r w:rsidR="000A308F" w:rsidRPr="00DF2D78">
        <w:rPr>
          <w:rFonts w:ascii="Arial" w:hAnsi="Arial" w:cs="Arial"/>
          <w:bCs/>
          <w:sz w:val="22"/>
          <w:szCs w:val="22"/>
        </w:rPr>
        <w:t>, t</w:t>
      </w:r>
      <w:r w:rsidRPr="00DF2D78">
        <w:rPr>
          <w:rFonts w:ascii="Arial" w:hAnsi="Arial" w:cs="Arial"/>
          <w:bCs/>
          <w:sz w:val="22"/>
          <w:szCs w:val="22"/>
        </w:rPr>
        <w:t>hree focus groups of Pueblo high school students who vape will be recruited to test messages and images, and identify appropriate wording and language used.</w:t>
      </w:r>
      <w:r w:rsidR="000A308F" w:rsidRPr="00DF2D78">
        <w:rPr>
          <w:rFonts w:ascii="Arial" w:hAnsi="Arial" w:cs="Arial"/>
          <w:bCs/>
          <w:sz w:val="22"/>
          <w:szCs w:val="22"/>
        </w:rPr>
        <w:t xml:space="preserve"> The focus group findings will be used for recruitment strategy and participant materials development as well as culturally and linguistically tailoring of the 2Morrow mobile phone application.  At baseline, 6 months and 12 month biobehavioral data collection, a random sample of 20% (30) of the participants will be asked to complete a key informant interview to discuss: 1) interest in quitting; 2) previous quit attempts; 3) facilitators to quitting; 5) challenges to quitting; 6) support desired/received in quitting. </w:t>
      </w:r>
      <w:r w:rsidRPr="00DF2D78">
        <w:rPr>
          <w:rFonts w:ascii="Arial" w:hAnsi="Arial" w:cs="Arial"/>
          <w:bCs/>
          <w:sz w:val="22"/>
          <w:szCs w:val="22"/>
          <w:u w:val="single"/>
        </w:rPr>
        <w:t>Demographic data</w:t>
      </w:r>
      <w:r w:rsidRPr="00DF2D78">
        <w:rPr>
          <w:rFonts w:ascii="Arial" w:hAnsi="Arial" w:cs="Arial"/>
          <w:bCs/>
          <w:sz w:val="22"/>
          <w:szCs w:val="22"/>
        </w:rPr>
        <w:t>: (</w:t>
      </w:r>
      <w:r w:rsidRPr="00DF2D78">
        <w:rPr>
          <w:rFonts w:ascii="Arial" w:hAnsi="Arial" w:cs="Arial"/>
          <w:b/>
          <w:sz w:val="22"/>
          <w:szCs w:val="22"/>
        </w:rPr>
        <w:t>Table 1</w:t>
      </w:r>
      <w:r w:rsidRPr="00DF2D78">
        <w:rPr>
          <w:rFonts w:ascii="Arial" w:hAnsi="Arial" w:cs="Arial"/>
          <w:bCs/>
          <w:sz w:val="22"/>
          <w:szCs w:val="22"/>
        </w:rPr>
        <w:t>) Age, grade, high school, gender, language preference</w:t>
      </w:r>
      <w:r w:rsidR="000A308F" w:rsidRPr="00DF2D78">
        <w:rPr>
          <w:rFonts w:ascii="Arial" w:hAnsi="Arial" w:cs="Arial"/>
          <w:bCs/>
          <w:sz w:val="22"/>
          <w:szCs w:val="22"/>
        </w:rPr>
        <w:t xml:space="preserve">, </w:t>
      </w:r>
      <w:r w:rsidRPr="00DF2D78">
        <w:rPr>
          <w:rFonts w:ascii="Arial" w:hAnsi="Arial" w:cs="Arial"/>
          <w:bCs/>
          <w:sz w:val="22"/>
          <w:szCs w:val="22"/>
        </w:rPr>
        <w:t>ethnicity</w:t>
      </w:r>
      <w:r w:rsidR="000A308F" w:rsidRPr="00DF2D78">
        <w:rPr>
          <w:rFonts w:ascii="Arial" w:hAnsi="Arial" w:cs="Arial"/>
          <w:bCs/>
          <w:sz w:val="22"/>
          <w:szCs w:val="22"/>
        </w:rPr>
        <w:t>, and vaping status</w:t>
      </w:r>
      <w:r w:rsidRPr="00DF2D78">
        <w:rPr>
          <w:rFonts w:ascii="Arial" w:hAnsi="Arial" w:cs="Arial"/>
          <w:bCs/>
          <w:sz w:val="22"/>
          <w:szCs w:val="22"/>
        </w:rPr>
        <w:t xml:space="preserve"> will be collected</w:t>
      </w:r>
      <w:r w:rsidR="000A308F" w:rsidRPr="00DF2D78">
        <w:rPr>
          <w:rFonts w:ascii="Arial" w:hAnsi="Arial" w:cs="Arial"/>
          <w:bCs/>
          <w:sz w:val="22"/>
          <w:szCs w:val="22"/>
        </w:rPr>
        <w:t xml:space="preserve"> by the study coordinator to ascertain eligibility for the study and schedule the biobehavioral data collection visit.</w:t>
      </w:r>
      <w:r w:rsidRPr="00DF2D78">
        <w:rPr>
          <w:rFonts w:ascii="Arial" w:hAnsi="Arial" w:cs="Arial"/>
          <w:bCs/>
          <w:sz w:val="22"/>
          <w:szCs w:val="22"/>
        </w:rPr>
        <w:t xml:space="preserve"> </w:t>
      </w:r>
      <w:r w:rsidRPr="00DF2D78">
        <w:rPr>
          <w:rFonts w:ascii="Arial" w:hAnsi="Arial" w:cs="Arial"/>
          <w:bCs/>
          <w:sz w:val="22"/>
          <w:szCs w:val="22"/>
          <w:u w:val="single"/>
        </w:rPr>
        <w:t>Vaping Description</w:t>
      </w:r>
      <w:r w:rsidRPr="00DF2D78">
        <w:rPr>
          <w:rFonts w:ascii="Arial" w:hAnsi="Arial" w:cs="Arial"/>
          <w:bCs/>
          <w:sz w:val="22"/>
          <w:szCs w:val="22"/>
        </w:rPr>
        <w:t>: Participants will be asked how often they vaped during the past 30 days. Participants will be asked whether they vape nicotine, CBD, or THC</w:t>
      </w:r>
      <w:r w:rsidR="00707250" w:rsidRPr="00DF2D78">
        <w:rPr>
          <w:rFonts w:ascii="Arial" w:hAnsi="Arial" w:cs="Arial"/>
          <w:bCs/>
          <w:sz w:val="22"/>
          <w:szCs w:val="22"/>
        </w:rPr>
        <w:t xml:space="preserve"> (exposure validation below)</w:t>
      </w:r>
      <w:r w:rsidRPr="00DF2D78">
        <w:rPr>
          <w:rFonts w:ascii="Arial" w:hAnsi="Arial" w:cs="Arial"/>
          <w:bCs/>
          <w:sz w:val="22"/>
          <w:szCs w:val="22"/>
        </w:rPr>
        <w:t xml:space="preserve">. Motivation and interest in vaping cessation will be measured using 2 questions: </w:t>
      </w:r>
      <w:r w:rsidRPr="00DF2D78">
        <w:rPr>
          <w:rFonts w:ascii="Arial" w:hAnsi="Arial" w:cs="Arial"/>
          <w:sz w:val="22"/>
          <w:szCs w:val="22"/>
        </w:rPr>
        <w:t>“Do you want to completely stop using electronic cigarettes, vape pens, or e-hookah right now?” and “Have you tried to completely stop using electronic cigarettes, vape pens, or e-hoo</w:t>
      </w:r>
      <w:r w:rsidR="00707250" w:rsidRPr="00DF2D78">
        <w:rPr>
          <w:rFonts w:ascii="Arial" w:hAnsi="Arial" w:cs="Arial"/>
          <w:sz w:val="22"/>
          <w:szCs w:val="22"/>
        </w:rPr>
        <w:t xml:space="preserve">kah within the past 12 months?” </w:t>
      </w:r>
      <w:r w:rsidR="001C51B6" w:rsidRPr="00DF2D78">
        <w:rPr>
          <w:rFonts w:ascii="Arial" w:hAnsi="Arial" w:cs="Arial"/>
          <w:sz w:val="22"/>
          <w:szCs w:val="22"/>
        </w:rPr>
        <w:t xml:space="preserve">Vaping patterns will be measure by identification of primary ENDS device use and frequency of use, a description of flavors and nicotine concentration used during the past 30 days. Additionally, puffing frequency will be self-reported. </w:t>
      </w:r>
      <w:r w:rsidRPr="00DF2D78">
        <w:rPr>
          <w:rFonts w:ascii="Arial" w:hAnsi="Arial" w:cs="Arial"/>
          <w:sz w:val="22"/>
          <w:szCs w:val="22"/>
          <w:u w:val="single"/>
        </w:rPr>
        <w:t>Nicotine Dependence</w:t>
      </w:r>
      <w:r w:rsidRPr="00DF2D78">
        <w:rPr>
          <w:rFonts w:ascii="Arial" w:hAnsi="Arial" w:cs="Arial"/>
          <w:sz w:val="22"/>
          <w:szCs w:val="22"/>
        </w:rPr>
        <w:t>: The 4-item Patient-Reported Outcomes Measurement Information System (PROMIS-E) Nicotine Dependence Item Bank for Electronic Cigarettes will assess nicotine dependence and has</w:t>
      </w:r>
      <w:r w:rsidR="00707250" w:rsidRPr="00DF2D78">
        <w:rPr>
          <w:rFonts w:ascii="Arial" w:hAnsi="Arial" w:cs="Arial"/>
          <w:sz w:val="22"/>
          <w:szCs w:val="22"/>
        </w:rPr>
        <w:t xml:space="preserve"> been validated for adolescents, </w:t>
      </w:r>
      <w:r w:rsidRPr="00DF2D78">
        <w:rPr>
          <w:rFonts w:ascii="Arial" w:hAnsi="Arial" w:cs="Arial"/>
          <w:bCs/>
          <w:sz w:val="22"/>
          <w:szCs w:val="22"/>
          <w:u w:val="single"/>
        </w:rPr>
        <w:t>Attitude Toward E-Cigarettes</w:t>
      </w:r>
      <w:r w:rsidRPr="00DF2D78">
        <w:rPr>
          <w:rFonts w:ascii="Arial" w:hAnsi="Arial" w:cs="Arial"/>
          <w:bCs/>
          <w:sz w:val="22"/>
          <w:szCs w:val="22"/>
        </w:rPr>
        <w:t xml:space="preserve">: The 12-item Electronic Cigarette Attitudes </w:t>
      </w:r>
      <w:r w:rsidRPr="00DF2D78">
        <w:rPr>
          <w:rFonts w:ascii="Arial" w:hAnsi="Arial" w:cs="Arial"/>
          <w:bCs/>
          <w:sz w:val="22"/>
          <w:szCs w:val="22"/>
        </w:rPr>
        <w:lastRenderedPageBreak/>
        <w:t xml:space="preserve">Survey (ECAS) instrument </w:t>
      </w:r>
      <w:r w:rsidR="001E1CE1" w:rsidRPr="00DF2D78">
        <w:rPr>
          <w:rFonts w:ascii="Arial" w:hAnsi="Arial" w:cs="Arial"/>
          <w:bCs/>
          <w:sz w:val="22"/>
          <w:szCs w:val="22"/>
        </w:rPr>
        <w:t xml:space="preserve"> (</w:t>
      </w:r>
      <w:r w:rsidR="001E1CE1" w:rsidRPr="00DF2D78">
        <w:rPr>
          <w:rFonts w:ascii="Arial" w:hAnsi="Arial" w:cs="Arial"/>
          <w:color w:val="212121"/>
          <w:sz w:val="22"/>
          <w:szCs w:val="22"/>
          <w:shd w:val="clear" w:color="auto" w:fill="FFFFFF"/>
        </w:rPr>
        <w:t xml:space="preserve">30473247) </w:t>
      </w:r>
      <w:r w:rsidRPr="00DF2D78">
        <w:rPr>
          <w:rFonts w:ascii="Arial" w:hAnsi="Arial" w:cs="Arial"/>
          <w:bCs/>
          <w:sz w:val="22"/>
          <w:szCs w:val="22"/>
        </w:rPr>
        <w:t>will measure perceptions of vape flavors, odor, cost, ability to customize, health effects, and permissibility of use, both indoors and outside.</w:t>
      </w:r>
      <w:r w:rsidR="00213753" w:rsidRPr="00DF2D78">
        <w:rPr>
          <w:rFonts w:ascii="Arial" w:hAnsi="Arial" w:cs="Arial"/>
          <w:bCs/>
          <w:sz w:val="22"/>
          <w:szCs w:val="22"/>
        </w:rPr>
        <w:t xml:space="preserve"> </w:t>
      </w:r>
      <w:r w:rsidRPr="00DF2D78">
        <w:rPr>
          <w:rFonts w:ascii="Arial" w:hAnsi="Arial" w:cs="Arial"/>
          <w:bCs/>
          <w:sz w:val="22"/>
          <w:szCs w:val="22"/>
          <w:u w:val="single"/>
        </w:rPr>
        <w:t>Communication with Parents</w:t>
      </w:r>
      <w:r w:rsidRPr="00DF2D78">
        <w:rPr>
          <w:rFonts w:ascii="Arial" w:hAnsi="Arial" w:cs="Arial"/>
          <w:bCs/>
          <w:sz w:val="22"/>
          <w:szCs w:val="22"/>
        </w:rPr>
        <w:t xml:space="preserve">: The 20-item </w:t>
      </w:r>
      <w:r w:rsidRPr="00DF2D78">
        <w:rPr>
          <w:rFonts w:ascii="Arial" w:hAnsi="Arial" w:cs="Arial"/>
          <w:sz w:val="22"/>
          <w:szCs w:val="22"/>
        </w:rPr>
        <w:t>Parent-Adolescent Communication Scale (PACS)</w:t>
      </w:r>
      <w:r w:rsidR="001E1CE1" w:rsidRPr="00DF2D78">
        <w:rPr>
          <w:rFonts w:ascii="Arial" w:hAnsi="Arial" w:cs="Arial"/>
          <w:sz w:val="22"/>
          <w:szCs w:val="22"/>
        </w:rPr>
        <w:t xml:space="preserve"> (</w:t>
      </w:r>
      <w:r w:rsidR="001E1CE1" w:rsidRPr="00DF2D78">
        <w:rPr>
          <w:rFonts w:ascii="Arial" w:hAnsi="Arial" w:cs="Arial"/>
          <w:color w:val="212121"/>
          <w:sz w:val="22"/>
          <w:szCs w:val="22"/>
          <w:shd w:val="clear" w:color="auto" w:fill="FFFFFF"/>
        </w:rPr>
        <w:t>24264170)</w:t>
      </w:r>
      <w:r w:rsidRPr="00DF2D78">
        <w:rPr>
          <w:rFonts w:ascii="Arial" w:hAnsi="Arial" w:cs="Arial"/>
          <w:sz w:val="22"/>
          <w:szCs w:val="22"/>
        </w:rPr>
        <w:t xml:space="preserve"> captures open and problem communication </w:t>
      </w:r>
      <w:r w:rsidR="00707250" w:rsidRPr="00DF2D78">
        <w:rPr>
          <w:rFonts w:ascii="Arial" w:hAnsi="Arial" w:cs="Arial"/>
          <w:sz w:val="22"/>
          <w:szCs w:val="22"/>
        </w:rPr>
        <w:t xml:space="preserve">between parent and adolescents. </w:t>
      </w:r>
      <w:r w:rsidRPr="00DF2D78">
        <w:rPr>
          <w:rFonts w:ascii="Arial" w:hAnsi="Arial" w:cs="Arial"/>
          <w:sz w:val="22"/>
          <w:szCs w:val="22"/>
          <w:u w:val="single"/>
        </w:rPr>
        <w:t>Adolescent Stressors</w:t>
      </w:r>
      <w:r w:rsidRPr="00DF2D78">
        <w:rPr>
          <w:rFonts w:ascii="Arial" w:hAnsi="Arial" w:cs="Arial"/>
          <w:sz w:val="22"/>
          <w:szCs w:val="22"/>
        </w:rPr>
        <w:t xml:space="preserve">: The 10-item Perceived Stress Scale (PSS-10) </w:t>
      </w:r>
      <w:r w:rsidR="001E1CE1" w:rsidRPr="00DF2D78">
        <w:rPr>
          <w:rFonts w:ascii="Arial" w:hAnsi="Arial" w:cs="Arial"/>
          <w:sz w:val="22"/>
          <w:szCs w:val="22"/>
        </w:rPr>
        <w:t xml:space="preserve">(Cohen, S., Kamarck, T., &amp; Mermelstein, R. (1983). A global measure of perceived stress. </w:t>
      </w:r>
      <w:r w:rsidR="001E1CE1" w:rsidRPr="00DF2D78">
        <w:rPr>
          <w:rFonts w:ascii="Arial" w:hAnsi="Arial" w:cs="Arial"/>
          <w:i/>
          <w:iCs/>
          <w:sz w:val="22"/>
          <w:szCs w:val="22"/>
        </w:rPr>
        <w:t xml:space="preserve">Journal of Health and Social Behavior, 24, </w:t>
      </w:r>
      <w:r w:rsidR="001E1CE1" w:rsidRPr="00DF2D78">
        <w:rPr>
          <w:rFonts w:ascii="Arial" w:hAnsi="Arial" w:cs="Arial"/>
          <w:sz w:val="22"/>
          <w:szCs w:val="22"/>
        </w:rPr>
        <w:t xml:space="preserve">385-396.) </w:t>
      </w:r>
      <w:r w:rsidRPr="00DF2D78">
        <w:rPr>
          <w:rFonts w:ascii="Arial" w:hAnsi="Arial" w:cs="Arial"/>
          <w:sz w:val="22"/>
          <w:szCs w:val="22"/>
        </w:rPr>
        <w:t>will measure past 30 day stressors.</w:t>
      </w:r>
      <w:r w:rsidR="00707250" w:rsidRPr="00DF2D78">
        <w:rPr>
          <w:rFonts w:ascii="Arial" w:hAnsi="Arial" w:cs="Arial"/>
          <w:sz w:val="22"/>
          <w:szCs w:val="22"/>
        </w:rPr>
        <w:t xml:space="preserve"> </w:t>
      </w:r>
      <w:r w:rsidRPr="00DF2D78">
        <w:rPr>
          <w:rFonts w:ascii="Arial" w:hAnsi="Arial" w:cs="Arial"/>
          <w:sz w:val="22"/>
          <w:szCs w:val="22"/>
        </w:rPr>
        <w:t xml:space="preserve">Acculturative Stress: The 20-item Bicultural Stressors Scale </w:t>
      </w:r>
      <w:r w:rsidR="001E1CE1" w:rsidRPr="00DF2D78">
        <w:rPr>
          <w:rFonts w:ascii="Arial" w:hAnsi="Arial" w:cs="Arial"/>
          <w:sz w:val="22"/>
          <w:szCs w:val="22"/>
        </w:rPr>
        <w:t>(</w:t>
      </w:r>
      <w:r w:rsidR="001E1CE1" w:rsidRPr="00DF2D78">
        <w:rPr>
          <w:rFonts w:ascii="Arial" w:hAnsi="Arial" w:cs="Arial"/>
          <w:color w:val="212121"/>
          <w:sz w:val="22"/>
          <w:szCs w:val="22"/>
          <w:shd w:val="clear" w:color="auto" w:fill="FFFFFF"/>
        </w:rPr>
        <w:t xml:space="preserve">12760328) </w:t>
      </w:r>
      <w:r w:rsidRPr="00DF2D78">
        <w:rPr>
          <w:rFonts w:ascii="Arial" w:hAnsi="Arial" w:cs="Arial"/>
          <w:sz w:val="22"/>
          <w:szCs w:val="22"/>
        </w:rPr>
        <w:t>will measure unique stressors of Latinx youth related to the US and parent home culture and the acculturation process.</w:t>
      </w:r>
      <w:r w:rsidR="00707250" w:rsidRPr="00DF2D78">
        <w:rPr>
          <w:rFonts w:ascii="Arial" w:hAnsi="Arial" w:cs="Arial"/>
          <w:bCs/>
          <w:sz w:val="22"/>
          <w:szCs w:val="22"/>
        </w:rPr>
        <w:t xml:space="preserve"> </w:t>
      </w:r>
      <w:r w:rsidRPr="00DF2D78">
        <w:rPr>
          <w:rFonts w:ascii="Arial" w:hAnsi="Arial" w:cs="Arial"/>
          <w:sz w:val="22"/>
          <w:szCs w:val="22"/>
          <w:u w:val="single"/>
        </w:rPr>
        <w:t>Interpersonal network tobacco product use</w:t>
      </w:r>
      <w:r w:rsidRPr="00DF2D78">
        <w:rPr>
          <w:rFonts w:ascii="Arial" w:hAnsi="Arial" w:cs="Arial"/>
          <w:sz w:val="22"/>
          <w:szCs w:val="22"/>
        </w:rPr>
        <w:t>: The participant will be asked if household members use e-cigs and other tobacco products in the home. The number of friends who currently vape will be collected.</w:t>
      </w:r>
      <w:r w:rsidR="00213753" w:rsidRPr="00DF2D78">
        <w:rPr>
          <w:rFonts w:ascii="Arial" w:hAnsi="Arial" w:cs="Arial"/>
          <w:sz w:val="22"/>
          <w:szCs w:val="22"/>
        </w:rPr>
        <w:t xml:space="preserve"> </w:t>
      </w:r>
      <w:r w:rsidRPr="00DF2D78">
        <w:rPr>
          <w:rFonts w:ascii="Arial" w:hAnsi="Arial" w:cs="Arial"/>
          <w:sz w:val="22"/>
          <w:szCs w:val="22"/>
          <w:u w:val="single"/>
        </w:rPr>
        <w:t>Other substance use</w:t>
      </w:r>
      <w:r w:rsidRPr="00DF2D78">
        <w:rPr>
          <w:rFonts w:ascii="Arial" w:hAnsi="Arial" w:cs="Arial"/>
          <w:sz w:val="22"/>
          <w:szCs w:val="22"/>
        </w:rPr>
        <w:t>: The participant will be asked for frequency of alcohol and marijuana use</w:t>
      </w:r>
      <w:r w:rsidRPr="001E1CE1">
        <w:rPr>
          <w:rFonts w:ascii="Arial" w:hAnsi="Arial" w:cs="Arial"/>
          <w:sz w:val="22"/>
          <w:szCs w:val="22"/>
        </w:rPr>
        <w:t xml:space="preserve"> in the past 30 days.</w:t>
      </w:r>
      <w:r w:rsidR="00213753" w:rsidRPr="001E1CE1">
        <w:rPr>
          <w:rFonts w:ascii="Arial" w:hAnsi="Arial" w:cs="Arial"/>
          <w:sz w:val="22"/>
          <w:szCs w:val="22"/>
        </w:rPr>
        <w:t xml:space="preserve"> </w:t>
      </w:r>
      <w:r w:rsidRPr="001E1CE1">
        <w:rPr>
          <w:rFonts w:ascii="Arial" w:hAnsi="Arial" w:cs="Arial"/>
          <w:sz w:val="22"/>
          <w:szCs w:val="22"/>
          <w:u w:val="single"/>
        </w:rPr>
        <w:t>Cessation Intervention Group Engagement</w:t>
      </w:r>
      <w:r w:rsidRPr="001E1CE1">
        <w:rPr>
          <w:rFonts w:ascii="Arial" w:hAnsi="Arial" w:cs="Arial"/>
          <w:sz w:val="22"/>
          <w:szCs w:val="22"/>
        </w:rPr>
        <w:t>: Self-reported engagement with the cessation intervention will be measured by the number of coaching sessions or lessons completed</w:t>
      </w:r>
      <w:r w:rsidR="005D3B9F">
        <w:rPr>
          <w:rFonts w:ascii="Arial" w:hAnsi="Arial" w:cs="Arial"/>
          <w:sz w:val="22"/>
          <w:szCs w:val="22"/>
          <w:lang w:val="en-US"/>
        </w:rPr>
        <w:t xml:space="preserve"> (mobile app)</w:t>
      </w:r>
      <w:r w:rsidRPr="001E1CE1">
        <w:rPr>
          <w:rFonts w:ascii="Arial" w:hAnsi="Arial" w:cs="Arial"/>
          <w:sz w:val="22"/>
          <w:szCs w:val="22"/>
        </w:rPr>
        <w:t xml:space="preserve">, and perception of usefulness and satisfaction with the content.  Data will be obtained from the 2Morrow mobile app to verify lessons completed, </w:t>
      </w:r>
      <w:r w:rsidR="001C51B6" w:rsidRPr="001E1CE1">
        <w:rPr>
          <w:rFonts w:ascii="Arial" w:hAnsi="Arial" w:cs="Arial"/>
          <w:sz w:val="22"/>
          <w:szCs w:val="22"/>
        </w:rPr>
        <w:t xml:space="preserve">and phone application, </w:t>
      </w:r>
      <w:r w:rsidRPr="001E1CE1">
        <w:rPr>
          <w:rFonts w:ascii="Arial" w:hAnsi="Arial" w:cs="Arial"/>
          <w:sz w:val="22"/>
          <w:szCs w:val="22"/>
        </w:rPr>
        <w:t>and app engagement metrics.</w:t>
      </w:r>
    </w:p>
    <w:p w14:paraId="59ADFAA7" w14:textId="77777777" w:rsidR="00067A4A" w:rsidRPr="001E1CE1" w:rsidRDefault="00067A4A" w:rsidP="001E1CE1">
      <w:pPr>
        <w:pStyle w:val="CommentText"/>
        <w:rPr>
          <w:rFonts w:ascii="Arial" w:hAnsi="Arial" w:cs="Arial"/>
          <w:sz w:val="22"/>
          <w:szCs w:val="22"/>
        </w:rPr>
      </w:pPr>
    </w:p>
    <w:p w14:paraId="3636A46A" w14:textId="1E6D37BD" w:rsidR="00067A4A" w:rsidRDefault="00574944" w:rsidP="00067A4A">
      <w:pPr>
        <w:pStyle w:val="CommentText"/>
        <w:rPr>
          <w:rFonts w:ascii="Arial" w:hAnsi="Arial" w:cs="Arial"/>
          <w:sz w:val="22"/>
          <w:szCs w:val="22"/>
        </w:rPr>
      </w:pPr>
      <w:r w:rsidRPr="001E1CE1">
        <w:rPr>
          <w:rFonts w:ascii="Arial" w:hAnsi="Arial" w:cs="Arial"/>
          <w:sz w:val="22"/>
          <w:szCs w:val="22"/>
          <w:u w:val="single"/>
        </w:rPr>
        <w:t>Exposure Assessment:</w:t>
      </w:r>
      <w:r w:rsidR="008B3870" w:rsidRPr="001E1CE1">
        <w:rPr>
          <w:rFonts w:ascii="Arial" w:hAnsi="Arial" w:cs="Arial"/>
          <w:b/>
          <w:sz w:val="22"/>
          <w:szCs w:val="22"/>
        </w:rPr>
        <w:t xml:space="preserve"> </w:t>
      </w:r>
      <w:r w:rsidR="00067A4A" w:rsidRPr="009B4E02">
        <w:rPr>
          <w:rFonts w:ascii="Arial" w:hAnsi="Arial" w:cs="Arial"/>
          <w:sz w:val="22"/>
          <w:szCs w:val="22"/>
        </w:rPr>
        <w:t>To date, there is no validated tool to properly assess vape exposure</w:t>
      </w:r>
      <w:r w:rsidR="00493997">
        <w:rPr>
          <w:rFonts w:ascii="Arial" w:hAnsi="Arial" w:cs="Arial"/>
          <w:sz w:val="22"/>
          <w:szCs w:val="22"/>
        </w:rPr>
        <w:t xml:space="preserve"> in adolescents</w:t>
      </w:r>
      <w:r w:rsidR="00067A4A" w:rsidRPr="009B4E02">
        <w:rPr>
          <w:rFonts w:ascii="Arial" w:hAnsi="Arial" w:cs="Arial"/>
          <w:sz w:val="22"/>
          <w:szCs w:val="22"/>
        </w:rPr>
        <w:t xml:space="preserve">. We will use a multi-faceted approach to address this issue.  First, we will </w:t>
      </w:r>
      <w:r w:rsidR="00067A4A" w:rsidRPr="009B4E02">
        <w:rPr>
          <w:rFonts w:ascii="Arial" w:hAnsi="Arial" w:cs="Arial"/>
          <w:sz w:val="22"/>
          <w:szCs w:val="22"/>
          <w:lang w:val="en-US"/>
        </w:rPr>
        <w:t>conduct</w:t>
      </w:r>
      <w:r w:rsidR="00067A4A" w:rsidRPr="009B4E02">
        <w:rPr>
          <w:rFonts w:ascii="Arial" w:hAnsi="Arial" w:cs="Arial"/>
          <w:sz w:val="22"/>
          <w:szCs w:val="22"/>
        </w:rPr>
        <w:t xml:space="preserve"> a qualitative analysis of exposure as provided in the National Youth Tobacco Survey</w:t>
      </w:r>
      <w:r w:rsidR="00067A4A" w:rsidRPr="009B4E02">
        <w:rPr>
          <w:rFonts w:ascii="Arial" w:hAnsi="Arial" w:cs="Arial"/>
          <w:sz w:val="22"/>
          <w:szCs w:val="22"/>
          <w:lang w:val="en-US"/>
        </w:rPr>
        <w:t xml:space="preserve"> </w:t>
      </w:r>
      <w:r w:rsidR="00067A4A" w:rsidRPr="009B4E02">
        <w:rPr>
          <w:rFonts w:ascii="Arial" w:hAnsi="Arial" w:cs="Arial"/>
          <w:sz w:val="22"/>
          <w:szCs w:val="22"/>
        </w:rPr>
        <w:t>(validated 2020 National Youth Tobacco Survey Q6-19)</w:t>
      </w:r>
      <w:r w:rsidR="00067A4A" w:rsidRPr="009B4E02">
        <w:rPr>
          <w:rFonts w:ascii="Arial" w:hAnsi="Arial" w:cs="Arial"/>
          <w:sz w:val="22"/>
          <w:szCs w:val="22"/>
          <w:lang w:val="en-US"/>
        </w:rPr>
        <w:t>.</w:t>
      </w:r>
      <w:r w:rsidR="00067A4A" w:rsidRPr="009B4E02">
        <w:rPr>
          <w:rFonts w:ascii="Arial" w:hAnsi="Arial" w:cs="Arial"/>
          <w:sz w:val="22"/>
          <w:szCs w:val="22"/>
        </w:rPr>
        <w:t xml:space="preserve"> </w:t>
      </w:r>
      <w:r w:rsidR="00067A4A" w:rsidRPr="009B4E02">
        <w:rPr>
          <w:rFonts w:ascii="Arial" w:hAnsi="Arial" w:cs="Arial"/>
          <w:sz w:val="22"/>
          <w:szCs w:val="22"/>
          <w:lang w:val="en-US"/>
        </w:rPr>
        <w:t>Second, w</w:t>
      </w:r>
      <w:r w:rsidR="00067A4A" w:rsidRPr="009B4E02">
        <w:rPr>
          <w:rFonts w:ascii="Arial" w:hAnsi="Arial" w:cs="Arial"/>
          <w:sz w:val="22"/>
          <w:szCs w:val="22"/>
        </w:rPr>
        <w:t>e will perform a quantitative assessment of nicotine exposure.</w:t>
      </w:r>
      <w:r w:rsidR="00067A4A" w:rsidRPr="009B4E02">
        <w:rPr>
          <w:rFonts w:ascii="Arial" w:hAnsi="Arial" w:cs="Arial"/>
          <w:sz w:val="22"/>
          <w:szCs w:val="22"/>
          <w:lang w:val="en-US"/>
        </w:rPr>
        <w:t xml:space="preserve"> W</w:t>
      </w:r>
      <w:r w:rsidR="00067A4A" w:rsidRPr="009B4E02">
        <w:rPr>
          <w:rFonts w:ascii="Arial" w:hAnsi="Arial" w:cs="Arial"/>
          <w:sz w:val="22"/>
          <w:szCs w:val="22"/>
        </w:rPr>
        <w:t>e will obtain urine for exposure assessment</w:t>
      </w:r>
      <w:r w:rsidR="00067A4A" w:rsidRPr="009B4E02">
        <w:rPr>
          <w:rFonts w:ascii="Arial" w:hAnsi="Arial" w:cs="Arial"/>
          <w:sz w:val="22"/>
          <w:szCs w:val="22"/>
          <w:lang w:val="en-US"/>
        </w:rPr>
        <w:t xml:space="preserve"> a</w:t>
      </w:r>
      <w:r w:rsidR="00067A4A" w:rsidRPr="009B4E02">
        <w:rPr>
          <w:rFonts w:ascii="Arial" w:hAnsi="Arial" w:cs="Arial"/>
          <w:sz w:val="22"/>
          <w:szCs w:val="22"/>
        </w:rPr>
        <w:t>t baseline</w:t>
      </w:r>
      <w:r w:rsidR="00067A4A" w:rsidRPr="009B4E02">
        <w:rPr>
          <w:rFonts w:ascii="Arial" w:hAnsi="Arial" w:cs="Arial"/>
          <w:sz w:val="22"/>
          <w:szCs w:val="22"/>
          <w:lang w:val="en-US"/>
        </w:rPr>
        <w:t>, as well as</w:t>
      </w:r>
      <w:r w:rsidR="00067A4A">
        <w:rPr>
          <w:rFonts w:ascii="Arial" w:hAnsi="Arial" w:cs="Arial"/>
          <w:sz w:val="22"/>
          <w:szCs w:val="22"/>
          <w:lang w:val="en-US"/>
        </w:rPr>
        <w:t xml:space="preserve"> during</w:t>
      </w:r>
      <w:r w:rsidR="00067A4A" w:rsidRPr="009B4E02">
        <w:rPr>
          <w:rFonts w:ascii="Arial" w:hAnsi="Arial" w:cs="Arial"/>
          <w:sz w:val="22"/>
          <w:szCs w:val="22"/>
          <w:lang w:val="en-US"/>
        </w:rPr>
        <w:t xml:space="preserve"> the 6- and 12-month</w:t>
      </w:r>
      <w:r w:rsidR="00067A4A" w:rsidRPr="009B4E02">
        <w:rPr>
          <w:rFonts w:ascii="Arial" w:hAnsi="Arial" w:cs="Arial"/>
          <w:sz w:val="22"/>
          <w:szCs w:val="22"/>
        </w:rPr>
        <w:t xml:space="preserve"> visit</w:t>
      </w:r>
      <w:r w:rsidR="00067A4A" w:rsidRPr="009B4E02">
        <w:rPr>
          <w:rFonts w:ascii="Arial" w:hAnsi="Arial" w:cs="Arial"/>
          <w:sz w:val="22"/>
          <w:szCs w:val="22"/>
          <w:lang w:val="en-US"/>
        </w:rPr>
        <w:t>s</w:t>
      </w:r>
      <w:r w:rsidR="00067A4A" w:rsidRPr="009B4E02">
        <w:rPr>
          <w:rFonts w:ascii="Arial" w:hAnsi="Arial" w:cs="Arial"/>
          <w:sz w:val="22"/>
          <w:szCs w:val="22"/>
        </w:rPr>
        <w:t xml:space="preserve">.  </w:t>
      </w:r>
      <w:r w:rsidR="00067A4A">
        <w:rPr>
          <w:rFonts w:ascii="Arial" w:hAnsi="Arial" w:cs="Arial"/>
          <w:sz w:val="22"/>
          <w:szCs w:val="22"/>
          <w:lang w:val="en-US"/>
        </w:rPr>
        <w:t>Then, u</w:t>
      </w:r>
      <w:r w:rsidR="00067A4A" w:rsidRPr="009B4E02">
        <w:rPr>
          <w:rFonts w:ascii="Arial" w:hAnsi="Arial" w:cs="Arial"/>
          <w:sz w:val="22"/>
          <w:szCs w:val="22"/>
        </w:rPr>
        <w:t>sing targeted liquid chromatography-mass spectrometry with the method described by Koen De Cremer et al with modifications (PMID: 23313774</w:t>
      </w:r>
      <w:r w:rsidR="00067A4A" w:rsidRPr="009B4E02">
        <w:rPr>
          <w:rFonts w:ascii="Arial" w:hAnsi="Arial" w:cs="Arial"/>
          <w:sz w:val="22"/>
          <w:szCs w:val="22"/>
          <w:lang w:val="en-US"/>
        </w:rPr>
        <w:t>),</w:t>
      </w:r>
      <w:r w:rsidR="00067A4A" w:rsidRPr="009B4E02">
        <w:rPr>
          <w:rFonts w:ascii="Arial" w:hAnsi="Arial" w:cs="Arial"/>
          <w:sz w:val="22"/>
          <w:szCs w:val="22"/>
        </w:rPr>
        <w:t xml:space="preserve"> </w:t>
      </w:r>
      <w:r w:rsidR="00067A4A" w:rsidRPr="009B4E02">
        <w:rPr>
          <w:rFonts w:ascii="Arial" w:hAnsi="Arial" w:cs="Arial"/>
          <w:sz w:val="22"/>
          <w:szCs w:val="22"/>
          <w:lang w:val="en-US"/>
        </w:rPr>
        <w:t>w</w:t>
      </w:r>
      <w:r w:rsidR="00067A4A" w:rsidRPr="009B4E02">
        <w:rPr>
          <w:rFonts w:ascii="Arial" w:hAnsi="Arial" w:cs="Arial"/>
          <w:sz w:val="22"/>
          <w:szCs w:val="22"/>
        </w:rPr>
        <w:t xml:space="preserve">e will </w:t>
      </w:r>
      <w:r w:rsidR="00067A4A">
        <w:rPr>
          <w:rFonts w:ascii="Arial" w:hAnsi="Arial" w:cs="Arial"/>
          <w:sz w:val="22"/>
          <w:szCs w:val="22"/>
          <w:lang w:val="en-US"/>
        </w:rPr>
        <w:t>measure</w:t>
      </w:r>
      <w:r w:rsidR="00067A4A" w:rsidRPr="009B4E02">
        <w:rPr>
          <w:rFonts w:ascii="Arial" w:hAnsi="Arial" w:cs="Arial"/>
          <w:sz w:val="22"/>
          <w:szCs w:val="22"/>
        </w:rPr>
        <w:t xml:space="preserve"> urine cotinine</w:t>
      </w:r>
      <w:r w:rsidR="00067A4A" w:rsidRPr="009B4E02">
        <w:rPr>
          <w:rFonts w:ascii="Arial" w:hAnsi="Arial" w:cs="Arial"/>
          <w:sz w:val="22"/>
          <w:szCs w:val="22"/>
          <w:lang w:val="en-US"/>
        </w:rPr>
        <w:t xml:space="preserve"> (and other downstream metabolites)</w:t>
      </w:r>
      <w:r w:rsidR="00067A4A" w:rsidRPr="009B4E02">
        <w:rPr>
          <w:rFonts w:ascii="Arial" w:hAnsi="Arial" w:cs="Arial"/>
          <w:sz w:val="22"/>
          <w:szCs w:val="22"/>
        </w:rPr>
        <w:t xml:space="preserve">. Urinary metabolites will be standardized for creatinine.  Based on the literature, we estimate a urine cotinine cutoff </w:t>
      </w:r>
      <w:r w:rsidR="00067A4A" w:rsidRPr="009B4E02">
        <w:rPr>
          <w:rFonts w:ascii="Arial" w:hAnsi="Arial" w:cs="Arial"/>
          <w:sz w:val="22"/>
          <w:szCs w:val="22"/>
          <w:lang w:val="en-US"/>
        </w:rPr>
        <w:t>&gt;3</w:t>
      </w:r>
      <w:r w:rsidR="00067A4A" w:rsidRPr="009B4E02">
        <w:rPr>
          <w:rFonts w:ascii="Arial" w:hAnsi="Arial" w:cs="Arial"/>
          <w:sz w:val="22"/>
          <w:szCs w:val="22"/>
        </w:rPr>
        <w:t>0 ng/mL to enable us to distinguish</w:t>
      </w:r>
      <w:r w:rsidR="00067A4A">
        <w:rPr>
          <w:rFonts w:ascii="Arial" w:hAnsi="Arial" w:cs="Arial"/>
          <w:sz w:val="22"/>
          <w:szCs w:val="22"/>
          <w:lang w:val="en-US"/>
        </w:rPr>
        <w:t xml:space="preserve"> between</w:t>
      </w:r>
      <w:r w:rsidR="00067A4A" w:rsidRPr="009B4E02">
        <w:rPr>
          <w:rFonts w:ascii="Arial" w:hAnsi="Arial" w:cs="Arial"/>
          <w:sz w:val="22"/>
          <w:szCs w:val="22"/>
        </w:rPr>
        <w:t xml:space="preserve"> smokers and nonsmokers. </w:t>
      </w:r>
      <w:r w:rsidR="00067A4A">
        <w:rPr>
          <w:rFonts w:ascii="Arial" w:hAnsi="Arial" w:cs="Arial"/>
          <w:sz w:val="22"/>
          <w:szCs w:val="22"/>
          <w:lang w:val="en-US"/>
        </w:rPr>
        <w:t xml:space="preserve">This cutoff is based on a study with predominantly Hispanic and African American subjects </w:t>
      </w:r>
      <w:r w:rsidR="00067A4A" w:rsidRPr="00616DB0">
        <w:rPr>
          <w:rFonts w:ascii="Arial" w:hAnsi="Arial" w:cs="Arial"/>
          <w:sz w:val="22"/>
          <w:szCs w:val="22"/>
          <w:lang w:val="en-US"/>
        </w:rPr>
        <w:t xml:space="preserve">aged 13–19 </w:t>
      </w:r>
      <w:r w:rsidR="00067A4A">
        <w:rPr>
          <w:rFonts w:ascii="Arial" w:hAnsi="Arial" w:cs="Arial"/>
          <w:sz w:val="22"/>
          <w:szCs w:val="22"/>
          <w:lang w:val="en-US"/>
        </w:rPr>
        <w:t xml:space="preserve">years (n=466) </w:t>
      </w:r>
      <w:r w:rsidR="00067A4A" w:rsidRPr="009B4E02">
        <w:rPr>
          <w:rFonts w:ascii="Arial" w:hAnsi="Arial" w:cs="Arial"/>
          <w:sz w:val="22"/>
          <w:szCs w:val="22"/>
        </w:rPr>
        <w:t>(PMID: 28031377)</w:t>
      </w:r>
      <w:r w:rsidR="00067A4A">
        <w:rPr>
          <w:rFonts w:ascii="Arial" w:hAnsi="Arial" w:cs="Arial"/>
          <w:sz w:val="22"/>
          <w:szCs w:val="22"/>
          <w:lang w:val="en-US"/>
        </w:rPr>
        <w:t xml:space="preserve">. </w:t>
      </w:r>
      <w:r w:rsidR="00067A4A" w:rsidRPr="009B4E02">
        <w:rPr>
          <w:rFonts w:ascii="Arial" w:hAnsi="Arial" w:cs="Arial"/>
          <w:sz w:val="22"/>
          <w:szCs w:val="22"/>
          <w:lang w:val="en-US"/>
        </w:rPr>
        <w:t>Thirdly</w:t>
      </w:r>
      <w:r w:rsidR="00067A4A" w:rsidRPr="009B4E02">
        <w:rPr>
          <w:rFonts w:ascii="Arial" w:hAnsi="Arial" w:cs="Arial"/>
          <w:sz w:val="22"/>
          <w:szCs w:val="22"/>
        </w:rPr>
        <w:t xml:space="preserve">, we will also conduct a dose-response analysis with urinary biomarkers based on responses from study questionnaires. We will also test the urine for THC to address co-use of cannabis products. </w:t>
      </w:r>
      <w:r w:rsidR="00067A4A" w:rsidRPr="009B4E02">
        <w:rPr>
          <w:rFonts w:ascii="Arial" w:hAnsi="Arial" w:cs="Arial"/>
          <w:sz w:val="22"/>
          <w:szCs w:val="22"/>
          <w:lang w:val="en-US"/>
        </w:rPr>
        <w:t>Lastly, a</w:t>
      </w:r>
      <w:r w:rsidR="00067A4A" w:rsidRPr="009B4E02">
        <w:rPr>
          <w:rFonts w:ascii="Arial" w:hAnsi="Arial" w:cs="Arial"/>
          <w:sz w:val="22"/>
          <w:szCs w:val="22"/>
        </w:rPr>
        <w:t>s exploratory analyses to further refine our exposure assessment, we will perform an untargeted metabolomics/exposomics strategy, which can be used to detect additional markers of vaping exposure.  For example, a previous metabolomics study by the Reisdorph lab discovered that nicotine metabolites, including nicotine glucuronide, 3-methylindole, pyrrolidine, and nicotyrine were present up to 6 months following cessation of smoke exposure in mice (</w:t>
      </w:r>
      <w:r w:rsidR="00067A4A" w:rsidRPr="009B4E02">
        <w:rPr>
          <w:rFonts w:ascii="Arial" w:hAnsi="Arial" w:cs="Arial"/>
          <w:sz w:val="22"/>
          <w:szCs w:val="22"/>
          <w:lang w:val="de-DE"/>
        </w:rPr>
        <w:t>PMID: 25007263)</w:t>
      </w:r>
      <w:r w:rsidR="00067A4A" w:rsidRPr="009B4E02">
        <w:rPr>
          <w:rFonts w:ascii="Arial" w:hAnsi="Arial" w:cs="Arial"/>
          <w:sz w:val="22"/>
          <w:szCs w:val="22"/>
        </w:rPr>
        <w:t xml:space="preserve">.  </w:t>
      </w:r>
    </w:p>
    <w:p w14:paraId="52B43DEC" w14:textId="00AA0AFB" w:rsidR="004D4F5A" w:rsidRPr="003D2FAC" w:rsidRDefault="004D4F5A" w:rsidP="00067A4A">
      <w:pPr>
        <w:pStyle w:val="CommentText"/>
        <w:rPr>
          <w:rFonts w:ascii="Arial" w:hAnsi="Arial" w:cs="Arial"/>
        </w:rPr>
      </w:pPr>
    </w:p>
    <w:p w14:paraId="243395AB" w14:textId="3C97F495" w:rsidR="00D079C1" w:rsidRPr="00431ACC" w:rsidRDefault="00E979DD" w:rsidP="00BF0CE5">
      <w:pPr>
        <w:widowControl w:val="0"/>
        <w:spacing w:after="120"/>
        <w:rPr>
          <w:rFonts w:ascii="Arial" w:hAnsi="Arial" w:cs="Arial"/>
        </w:rPr>
      </w:pPr>
      <w:r w:rsidRPr="003D2FAC">
        <w:rPr>
          <w:rFonts w:ascii="Arial" w:hAnsi="Arial" w:cs="Arial"/>
          <w:u w:val="single"/>
        </w:rPr>
        <w:t>Respiratory Symptoms and Outcomes Measures</w:t>
      </w:r>
      <w:r w:rsidR="00203EA3" w:rsidRPr="003D2FAC">
        <w:rPr>
          <w:rFonts w:ascii="Arial" w:hAnsi="Arial" w:cs="Arial"/>
          <w:u w:val="single"/>
        </w:rPr>
        <w:t xml:space="preserve"> </w:t>
      </w:r>
      <w:r w:rsidR="00203EA3" w:rsidRPr="003D2FAC">
        <w:rPr>
          <w:rFonts w:ascii="Arial" w:hAnsi="Arial" w:cs="Arial"/>
          <w:b/>
        </w:rPr>
        <w:t>(Table 1)</w:t>
      </w:r>
      <w:r w:rsidRPr="003D2FAC">
        <w:rPr>
          <w:rFonts w:ascii="Arial" w:hAnsi="Arial" w:cs="Arial"/>
          <w:u w:val="single"/>
        </w:rPr>
        <w:t>:</w:t>
      </w:r>
      <w:r w:rsidRPr="003D2FAC">
        <w:rPr>
          <w:rFonts w:ascii="Arial" w:hAnsi="Arial" w:cs="Arial"/>
        </w:rPr>
        <w:t xml:space="preserve"> 1) Respiratory Symptoms/Quality of Life: We will use the St. George’s Respiratory Questionnaire (SGRQ) to assess quality of life across 3 domains, symptoms, activities and social/psychological impact. This is a validated tool (English and Spanish) with excellent reliability and validity, and has an established minimal clinical important difference (4 units). The SGRQ has been used for a range of respiratory diseases including asthma and COPD.</w:t>
      </w:r>
      <w:hyperlink w:anchor="_ENREF_128" w:tooltip="Nelsen, 2016 #126" w:history="1">
        <w:r w:rsidRPr="003D2FAC">
          <w:rPr>
            <w:rFonts w:ascii="Arial" w:hAnsi="Arial" w:cs="Arial"/>
          </w:rPr>
          <w:fldChar w:fldCharType="begin"/>
        </w:r>
        <w:r w:rsidRPr="003D2FAC">
          <w:rPr>
            <w:rFonts w:ascii="Arial" w:hAnsi="Arial" w:cs="Arial"/>
          </w:rPr>
          <w:instrText xml:space="preserve"> ADDIN EN.CITE &lt;EndNote&gt;&lt;Cite&gt;&lt;Author&gt;Nelsen&lt;/Author&gt;&lt;Year&gt;2016&lt;/Year&gt;&lt;RecNum&gt;126&lt;/RecNum&gt;&lt;DisplayText&gt;&lt;style face="superscript"&gt;128&lt;/style&gt;&lt;/DisplayText&gt;&lt;record&gt;&lt;rec-number&gt;126&lt;/rec-number&gt;&lt;foreign-keys&gt;&lt;key app="EN" db-id="0ddta90pywerx6evxrhv5vdmszfepspvxerx" timestamp="1552578051"&gt;126&lt;/key&gt;&lt;/foreign-keys&gt;&lt;ref-type name="Journal Article"&gt;17&lt;/ref-type&gt;&lt;contributors&gt;&lt;authors&gt;&lt;author&gt;Nelsen, L.&lt;/author&gt;&lt;author&gt;Cockle, S.&lt;/author&gt;&lt;author&gt;Miriam, K.&lt;/author&gt;&lt;author&gt;Albers, F.C.&lt;/author&gt;&lt;author&gt;Jones, P. &lt;/author&gt;&lt;/authors&gt;&lt;/contributors&gt;&lt;titles&gt;&lt;title&gt;Quantitative Validity of the Sgrq in Patients with Severe Asthma&lt;/title&gt;&lt;/titles&gt;&lt;pages&gt;AB204&lt;/pages&gt;&lt;volume&gt;137&lt;/volume&gt;&lt;number&gt;2&lt;/number&gt;&lt;dates&gt;&lt;year&gt;2016&lt;/year&gt;&lt;pub-dates&gt;&lt;date&gt;February 2016&lt;/date&gt;&lt;/pub-dates&gt;&lt;/dates&gt;&lt;urls&gt;&lt;/urls&gt;&lt;electronic-resource-num&gt;https://doi.org/10.1016/j.jaci.2015.12.1109&lt;/electronic-resource-num&gt;&lt;/record&gt;&lt;/Cite&gt;&lt;/EndNote&gt;</w:instrText>
        </w:r>
        <w:r w:rsidRPr="003D2FAC">
          <w:rPr>
            <w:rFonts w:ascii="Arial" w:hAnsi="Arial" w:cs="Arial"/>
          </w:rPr>
          <w:fldChar w:fldCharType="separate"/>
        </w:r>
        <w:r w:rsidRPr="003D2FAC">
          <w:rPr>
            <w:rFonts w:ascii="Arial" w:hAnsi="Arial" w:cs="Arial"/>
            <w:noProof/>
            <w:vertAlign w:val="superscript"/>
          </w:rPr>
          <w:t>128</w:t>
        </w:r>
        <w:r w:rsidRPr="003D2FAC">
          <w:rPr>
            <w:rFonts w:ascii="Arial" w:hAnsi="Arial" w:cs="Arial"/>
          </w:rPr>
          <w:fldChar w:fldCharType="end"/>
        </w:r>
      </w:hyperlink>
      <w:r w:rsidRPr="003D2FAC">
        <w:rPr>
          <w:rFonts w:ascii="Arial" w:hAnsi="Arial" w:cs="Arial"/>
        </w:rPr>
        <w:t xml:space="preserve"> </w:t>
      </w:r>
      <w:r w:rsidRPr="003D2FAC">
        <w:rPr>
          <w:rFonts w:ascii="Arial" w:hAnsi="Arial" w:cs="Arial"/>
          <w:u w:val="single"/>
        </w:rPr>
        <w:t>Lung Function</w:t>
      </w:r>
      <w:r w:rsidRPr="003D2FAC">
        <w:rPr>
          <w:rFonts w:ascii="Arial" w:hAnsi="Arial" w:cs="Arial"/>
        </w:rPr>
        <w:t>: Airflow limitation (low FEV</w:t>
      </w:r>
      <w:r w:rsidRPr="003D2FAC">
        <w:rPr>
          <w:rFonts w:ascii="Arial" w:hAnsi="Arial" w:cs="Arial"/>
          <w:vertAlign w:val="subscript"/>
        </w:rPr>
        <w:t>1</w:t>
      </w:r>
      <w:r w:rsidRPr="003D2FAC">
        <w:rPr>
          <w:rFonts w:ascii="Arial" w:hAnsi="Arial" w:cs="Arial"/>
        </w:rPr>
        <w:t>) is a reproducib</w:t>
      </w:r>
      <w:r w:rsidR="00D079C1" w:rsidRPr="003D2FAC">
        <w:rPr>
          <w:rFonts w:ascii="Arial" w:hAnsi="Arial" w:cs="Arial"/>
        </w:rPr>
        <w:t>le physiologic measure of airflow</w:t>
      </w:r>
      <w:r w:rsidRPr="003D2FAC">
        <w:rPr>
          <w:rFonts w:ascii="Arial" w:hAnsi="Arial" w:cs="Arial"/>
        </w:rPr>
        <w:t xml:space="preserve"> obstruction.</w:t>
      </w:r>
      <w:hyperlink w:anchor="_ENREF_122" w:tooltip="Beaty, 1985 #1094" w:history="1">
        <w:r w:rsidRPr="003D2FAC">
          <w:rPr>
            <w:rFonts w:ascii="Arial" w:hAnsi="Arial" w:cs="Arial"/>
          </w:rPr>
          <w:fldChar w:fldCharType="begin"/>
        </w:r>
        <w:r w:rsidRPr="003D2FAC">
          <w:rPr>
            <w:rFonts w:ascii="Arial" w:hAnsi="Arial" w:cs="Arial"/>
          </w:rPr>
          <w:instrText xml:space="preserve"> ADDIN EN.CITE &lt;EndNote&gt;&lt;Cite&gt;&lt;Author&gt;Beaty&lt;/Author&gt;&lt;Year&gt;1985&lt;/Year&gt;&lt;RecNum&gt;1094&lt;/RecNum&gt;&lt;DisplayText&gt;&lt;style face="superscript"&gt;122&lt;/style&gt;&lt;/DisplayText&gt;&lt;record&gt;&lt;rec-number&gt;1094&lt;/rec-number&gt;&lt;foreign-keys&gt;&lt;key app="EN" db-id="d29rr0xaoe0vdlexx0150a2xdezxep2zt525" timestamp="0"&gt;1094&lt;/key&gt;&lt;/foreign-keys&gt;&lt;ref-type name="Journal Article"&gt;17&lt;/ref-type&gt;&lt;contributors&gt;&lt;authors&gt;&lt;author&gt;Beaty, T. H.&lt;/author&gt;&lt;author&gt;Newill, C. A.&lt;/author&gt;&lt;author&gt;Cohen, B. H.&lt;/author&gt;&lt;author&gt;Tockman, M. S.&lt;/author&gt;&lt;author&gt;Bryant, S. H.&lt;/author&gt;&lt;author&gt;Spurgeon, H. A.&lt;/author&gt;&lt;/authors&gt;&lt;/contributors&gt;&lt;titles&gt;&lt;title&gt;Effects of pulmonary function on mortality&lt;/title&gt;&lt;secondary-title&gt;J Chronic Dis&lt;/secondary-title&gt;&lt;/titles&gt;&lt;periodical&gt;&lt;full-title&gt;J Chronic Dis&lt;/full-title&gt;&lt;/periodical&gt;&lt;pages&gt;703-10&lt;/pages&gt;&lt;volume&gt;38&lt;/volume&gt;&lt;number&gt;8&lt;/number&gt;&lt;keywords&gt;&lt;keyword&gt;Adolescent&lt;/keyword&gt;&lt;keyword&gt;Adult&lt;/keyword&gt;&lt;keyword&gt;Aged&lt;/keyword&gt;&lt;keyword&gt;Aging&lt;/keyword&gt;&lt;keyword&gt;Follow-Up Studies&lt;/keyword&gt;&lt;keyword&gt;Forced Expiratory Volume&lt;/keyword&gt;&lt;keyword&gt;Humans&lt;/keyword&gt;&lt;keyword&gt;Longitudinal Studies&lt;/keyword&gt;&lt;keyword&gt;Lung/ physiology&lt;/keyword&gt;&lt;keyword&gt;Male&lt;/keyword&gt;&lt;keyword&gt;Maryland&lt;/keyword&gt;&lt;keyword&gt;Middle Aged&lt;/keyword&gt;&lt;keyword&gt;Mortality&lt;/keyword&gt;&lt;keyword&gt;Risk&lt;/keyword&gt;&lt;keyword&gt;Smoking&lt;/keyword&gt;&lt;keyword&gt;Time Factors&lt;/keyword&gt;&lt;/keywords&gt;&lt;dates&gt;&lt;year&gt;1985&lt;/year&gt;&lt;/dates&gt;&lt;isbn&gt;0021-9681 (Print)&lt;/isbn&gt;&lt;accession-num&gt;4019706&lt;/accession-num&gt;&lt;urls&gt;&lt;/urls&gt;&lt;/record&gt;&lt;/Cite&gt;&lt;/EndNote&gt;</w:instrText>
        </w:r>
        <w:r w:rsidRPr="003D2FAC">
          <w:rPr>
            <w:rFonts w:ascii="Arial" w:hAnsi="Arial" w:cs="Arial"/>
          </w:rPr>
          <w:fldChar w:fldCharType="separate"/>
        </w:r>
        <w:r w:rsidRPr="003D2FAC">
          <w:rPr>
            <w:rFonts w:ascii="Arial" w:hAnsi="Arial" w:cs="Arial"/>
            <w:noProof/>
            <w:vertAlign w:val="superscript"/>
          </w:rPr>
          <w:t>122</w:t>
        </w:r>
        <w:r w:rsidRPr="003D2FAC">
          <w:rPr>
            <w:rFonts w:ascii="Arial" w:hAnsi="Arial" w:cs="Arial"/>
          </w:rPr>
          <w:fldChar w:fldCharType="end"/>
        </w:r>
      </w:hyperlink>
      <w:r w:rsidRPr="003D2FAC">
        <w:rPr>
          <w:rFonts w:ascii="Arial" w:hAnsi="Arial" w:cs="Arial"/>
        </w:rPr>
        <w:t xml:space="preserve"> We will perform </w:t>
      </w:r>
      <w:proofErr w:type="spellStart"/>
      <w:r w:rsidRPr="003D2FAC">
        <w:rPr>
          <w:rFonts w:ascii="Arial" w:hAnsi="Arial" w:cs="Arial"/>
        </w:rPr>
        <w:t>spirometry</w:t>
      </w:r>
      <w:proofErr w:type="spellEnd"/>
      <w:r w:rsidRPr="003D2FAC">
        <w:rPr>
          <w:rFonts w:ascii="Arial" w:hAnsi="Arial" w:cs="Arial"/>
        </w:rPr>
        <w:t xml:space="preserve"> at each visit following the ATS/European Respiratory Society guidelines.</w:t>
      </w:r>
      <w:hyperlink w:anchor="_ENREF_123" w:tooltip="Miller, 2005 #121" w:history="1">
        <w:r w:rsidRPr="003D2FAC">
          <w:rPr>
            <w:rFonts w:ascii="Arial" w:hAnsi="Arial" w:cs="Arial"/>
          </w:rPr>
          <w:fldChar w:fldCharType="begin">
            <w:fldData xml:space="preserve">PEVuZE5vdGU+PENpdGU+PEF1dGhvcj5NaWxsZXI8L0F1dGhvcj48WWVhcj4yMDA1PC9ZZWFyPjxS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</w:fldData>
          </w:fldChar>
        </w:r>
        <w:r w:rsidRPr="003D2FAC">
          <w:rPr>
            <w:rFonts w:ascii="Arial" w:hAnsi="Arial" w:cs="Arial"/>
          </w:rPr>
          <w:instrText xml:space="preserve"> ADDIN EN.CITE </w:instrText>
        </w:r>
        <w:r w:rsidRPr="003D2FAC">
          <w:rPr>
            <w:rFonts w:ascii="Arial" w:hAnsi="Arial" w:cs="Arial"/>
          </w:rPr>
          <w:fldChar w:fldCharType="begin">
            <w:fldData xml:space="preserve">PEVuZE5vdGU+PENpdGU+PEF1dGhvcj5NaWxsZXI8L0F1dGhvcj48WWVhcj4yMDA1PC9ZZWFyPjxS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</w:fldData>
          </w:fldChar>
        </w:r>
        <w:r w:rsidRPr="003D2FAC">
          <w:rPr>
            <w:rFonts w:ascii="Arial" w:hAnsi="Arial" w:cs="Arial"/>
          </w:rPr>
          <w:instrText xml:space="preserve"> ADDIN EN.CITE.DATA </w:instrText>
        </w:r>
        <w:r w:rsidRPr="003D2FAC">
          <w:rPr>
            <w:rFonts w:ascii="Arial" w:hAnsi="Arial" w:cs="Arial"/>
          </w:rPr>
        </w:r>
        <w:r w:rsidRPr="003D2FAC">
          <w:rPr>
            <w:rFonts w:ascii="Arial" w:hAnsi="Arial" w:cs="Arial"/>
          </w:rPr>
          <w:fldChar w:fldCharType="end"/>
        </w:r>
        <w:r w:rsidRPr="003D2FAC">
          <w:rPr>
            <w:rFonts w:ascii="Arial" w:hAnsi="Arial" w:cs="Arial"/>
          </w:rPr>
        </w:r>
        <w:r w:rsidRPr="003D2FAC">
          <w:rPr>
            <w:rFonts w:ascii="Arial" w:hAnsi="Arial" w:cs="Arial"/>
          </w:rPr>
          <w:fldChar w:fldCharType="separate"/>
        </w:r>
        <w:r w:rsidRPr="003D2FAC">
          <w:rPr>
            <w:rFonts w:ascii="Arial" w:hAnsi="Arial" w:cs="Arial"/>
            <w:noProof/>
            <w:vertAlign w:val="superscript"/>
          </w:rPr>
          <w:t>123</w:t>
        </w:r>
        <w:r w:rsidRPr="003D2FAC">
          <w:rPr>
            <w:rFonts w:ascii="Arial" w:hAnsi="Arial" w:cs="Arial"/>
          </w:rPr>
          <w:fldChar w:fldCharType="end"/>
        </w:r>
      </w:hyperlink>
      <w:r w:rsidRPr="003D2FAC">
        <w:rPr>
          <w:rFonts w:ascii="Arial" w:hAnsi="Arial" w:cs="Arial"/>
        </w:rPr>
        <w:t xml:space="preserve"> 2) </w:t>
      </w:r>
      <w:r w:rsidR="00D079C1" w:rsidRPr="003D2FAC">
        <w:rPr>
          <w:rFonts w:ascii="Arial" w:hAnsi="Arial" w:cs="Arial"/>
          <w:u w:val="single"/>
        </w:rPr>
        <w:t>Impulse</w:t>
      </w:r>
      <w:r w:rsidRPr="003D2FAC">
        <w:rPr>
          <w:rFonts w:ascii="Arial" w:hAnsi="Arial" w:cs="Arial"/>
          <w:u w:val="single"/>
        </w:rPr>
        <w:t xml:space="preserve"> </w:t>
      </w:r>
      <w:proofErr w:type="spellStart"/>
      <w:r w:rsidRPr="003D2FAC">
        <w:rPr>
          <w:rFonts w:ascii="Arial" w:hAnsi="Arial" w:cs="Arial"/>
          <w:u w:val="single"/>
        </w:rPr>
        <w:t>Oscillometry</w:t>
      </w:r>
      <w:proofErr w:type="spellEnd"/>
      <w:r w:rsidRPr="003D2FAC">
        <w:rPr>
          <w:rFonts w:ascii="Arial" w:hAnsi="Arial" w:cs="Arial"/>
        </w:rPr>
        <w:t xml:space="preserve">: </w:t>
      </w:r>
      <w:r w:rsidR="006F4E99" w:rsidRPr="003D2FAC">
        <w:rPr>
          <w:rFonts w:ascii="Arial" w:hAnsi="Arial" w:cs="Arial"/>
        </w:rPr>
        <w:t xml:space="preserve">Using </w:t>
      </w:r>
      <w:proofErr w:type="spellStart"/>
      <w:r w:rsidR="006F4E99" w:rsidRPr="003D2FAC">
        <w:rPr>
          <w:rFonts w:ascii="Arial" w:hAnsi="Arial" w:cs="Arial"/>
        </w:rPr>
        <w:t>tremoflo</w:t>
      </w:r>
      <w:proofErr w:type="spellEnd"/>
      <w:r w:rsidR="006F4E99" w:rsidRPr="003D2FAC">
        <w:rPr>
          <w:rFonts w:ascii="Arial" w:hAnsi="Arial" w:cs="Arial"/>
        </w:rPr>
        <w:t>, a portable IOS analyzer (</w:t>
      </w:r>
      <w:proofErr w:type="spellStart"/>
      <w:r w:rsidR="006F4E99" w:rsidRPr="003D2FAC">
        <w:rPr>
          <w:rFonts w:ascii="Arial" w:hAnsi="Arial" w:cs="Arial"/>
        </w:rPr>
        <w:t>Thorasys</w:t>
      </w:r>
      <w:proofErr w:type="spellEnd"/>
      <w:r w:rsidR="006F4E99" w:rsidRPr="003D2FAC">
        <w:rPr>
          <w:rFonts w:ascii="Arial" w:hAnsi="Arial" w:cs="Arial"/>
        </w:rPr>
        <w:t xml:space="preserve"> INC). </w:t>
      </w:r>
      <w:r w:rsidRPr="003D2FAC">
        <w:rPr>
          <w:rFonts w:ascii="Arial" w:hAnsi="Arial" w:cs="Arial"/>
        </w:rPr>
        <w:t xml:space="preserve"> </w:t>
      </w:r>
      <w:r w:rsidR="006F4E99" w:rsidRPr="003D2FAC">
        <w:rPr>
          <w:rFonts w:ascii="Arial" w:hAnsi="Arial" w:cs="Arial"/>
        </w:rPr>
        <w:t xml:space="preserve">Forced oscillation measurements </w:t>
      </w:r>
      <w:r w:rsidR="00734888" w:rsidRPr="003D2FAC">
        <w:rPr>
          <w:rFonts w:ascii="Arial" w:hAnsi="Arial" w:cs="Arial"/>
        </w:rPr>
        <w:t>(</w:t>
      </w:r>
      <w:r w:rsidR="006F4E99" w:rsidRPr="003D2FAC">
        <w:rPr>
          <w:rFonts w:ascii="Arial" w:hAnsi="Arial" w:cs="Arial"/>
        </w:rPr>
        <w:t>FOT</w:t>
      </w:r>
      <w:r w:rsidR="00734888" w:rsidRPr="003D2FAC">
        <w:rPr>
          <w:rFonts w:ascii="Arial" w:hAnsi="Arial" w:cs="Arial"/>
        </w:rPr>
        <w:t>)</w:t>
      </w:r>
      <w:r w:rsidR="006F4E99" w:rsidRPr="003D2FAC">
        <w:rPr>
          <w:rFonts w:ascii="Arial" w:hAnsi="Arial" w:cs="Arial"/>
        </w:rPr>
        <w:t xml:space="preserve"> measurements are applied in </w:t>
      </w:r>
      <w:r w:rsidR="006F4E99" w:rsidRPr="00431ACC">
        <w:rPr>
          <w:rFonts w:ascii="Arial" w:hAnsi="Arial" w:cs="Arial"/>
        </w:rPr>
        <w:t>60-s measurements in triplicate, capturing reactance (XR), resistance (R), resonance frequency (XA)</w:t>
      </w:r>
      <w:r w:rsidR="00734888" w:rsidRPr="00431ACC">
        <w:rPr>
          <w:rFonts w:ascii="Arial" w:hAnsi="Arial" w:cs="Arial"/>
        </w:rPr>
        <w:t xml:space="preserve">, data are captured within </w:t>
      </w:r>
      <w:r w:rsidR="006F4E99" w:rsidRPr="00431ACC">
        <w:rPr>
          <w:rFonts w:ascii="Arial" w:hAnsi="Arial" w:cs="Arial"/>
        </w:rPr>
        <w:t>5–37 Hz</w:t>
      </w:r>
      <w:r w:rsidR="00734888" w:rsidRPr="00431ACC">
        <w:rPr>
          <w:rFonts w:ascii="Arial" w:hAnsi="Arial" w:cs="Arial"/>
        </w:rPr>
        <w:t xml:space="preserve"> (PMID: 30822109). Calibration and quality control are followed according to the manufacturer’s recommendations following European Respiratory Society guidelines IOS (PMID: 33033141), </w:t>
      </w:r>
      <w:r w:rsidRPr="00431ACC">
        <w:rPr>
          <w:rFonts w:ascii="Arial" w:hAnsi="Arial" w:cs="Arial"/>
        </w:rPr>
        <w:t>3)</w:t>
      </w:r>
      <w:r w:rsidRPr="00431ACC">
        <w:rPr>
          <w:rFonts w:ascii="Arial" w:hAnsi="Arial" w:cs="Arial"/>
          <w:u w:val="single"/>
        </w:rPr>
        <w:t xml:space="preserve"> Exhaled Nitric Oxide</w:t>
      </w:r>
      <w:r w:rsidRPr="00431ACC">
        <w:rPr>
          <w:rFonts w:ascii="Arial" w:hAnsi="Arial" w:cs="Arial"/>
        </w:rPr>
        <w:t xml:space="preserve">: </w:t>
      </w:r>
      <w:r w:rsidR="00FC7B6A" w:rsidRPr="00431ACC">
        <w:rPr>
          <w:rFonts w:ascii="Arial" w:hAnsi="Arial" w:cs="Arial"/>
        </w:rPr>
        <w:t xml:space="preserve">This is performed prior to </w:t>
      </w:r>
      <w:proofErr w:type="spellStart"/>
      <w:r w:rsidR="00FC7B6A" w:rsidRPr="00431ACC">
        <w:rPr>
          <w:rFonts w:ascii="Arial" w:hAnsi="Arial" w:cs="Arial"/>
        </w:rPr>
        <w:t>spirometry</w:t>
      </w:r>
      <w:proofErr w:type="spellEnd"/>
      <w:r w:rsidR="00FC7B6A" w:rsidRPr="00431ACC">
        <w:rPr>
          <w:rFonts w:ascii="Arial" w:hAnsi="Arial" w:cs="Arial"/>
        </w:rPr>
        <w:t xml:space="preserve">, using NIOX Vero (Circassia, INC), following ATS guidelines </w:t>
      </w:r>
      <w:r w:rsidR="00D821EA" w:rsidRPr="00431ACC">
        <w:rPr>
          <w:rFonts w:ascii="Arial" w:hAnsi="Arial" w:cs="Arial"/>
        </w:rPr>
        <w:t xml:space="preserve">(PMID: 21885636). </w:t>
      </w:r>
    </w:p>
    <w:p w14:paraId="347EBBC3" w14:textId="7E7E5CF5" w:rsidR="00501ED0" w:rsidRPr="00431ACC" w:rsidRDefault="00BF0CE5" w:rsidP="008A5A72">
      <w:pPr>
        <w:pStyle w:val="CommentText"/>
        <w:rPr>
          <w:rFonts w:ascii="Arial" w:hAnsi="Arial" w:cs="Arial"/>
          <w:sz w:val="22"/>
          <w:szCs w:val="22"/>
        </w:rPr>
      </w:pPr>
      <w:r w:rsidRPr="00431ACC">
        <w:rPr>
          <w:rFonts w:ascii="Arial" w:hAnsi="Arial" w:cs="Arial"/>
          <w:sz w:val="22"/>
          <w:szCs w:val="22"/>
          <w:u w:val="single"/>
        </w:rPr>
        <w:t>Nasal Epithelium</w:t>
      </w:r>
      <w:r w:rsidR="00067A4A">
        <w:rPr>
          <w:rFonts w:ascii="Arial" w:hAnsi="Arial" w:cs="Arial"/>
          <w:sz w:val="22"/>
          <w:szCs w:val="22"/>
          <w:u w:val="single"/>
        </w:rPr>
        <w:t xml:space="preserve"> Gene Expression Profiling</w:t>
      </w:r>
      <w:r w:rsidRPr="00431ACC">
        <w:rPr>
          <w:rFonts w:ascii="Arial" w:hAnsi="Arial" w:cs="Arial"/>
          <w:sz w:val="22"/>
          <w:szCs w:val="22"/>
        </w:rPr>
        <w:t xml:space="preserve">: </w:t>
      </w:r>
      <w:r w:rsidR="00D079C1" w:rsidRPr="00431ACC">
        <w:rPr>
          <w:rFonts w:ascii="Arial" w:hAnsi="Arial" w:cs="Arial"/>
          <w:sz w:val="22"/>
          <w:szCs w:val="22"/>
        </w:rPr>
        <w:t xml:space="preserve">Using a similar approach as outlined in our preliminary data, </w:t>
      </w:r>
      <w:r w:rsidR="00D079C1" w:rsidRPr="00431ACC">
        <w:rPr>
          <w:rFonts w:ascii="Arial" w:eastAsia="Calibri" w:hAnsi="Arial" w:cs="Arial"/>
          <w:sz w:val="22"/>
          <w:szCs w:val="22"/>
        </w:rPr>
        <w:t>w</w:t>
      </w:r>
      <w:r w:rsidRPr="00431ACC">
        <w:rPr>
          <w:rFonts w:ascii="Arial" w:eastAsia="Calibri" w:hAnsi="Arial" w:cs="Arial"/>
          <w:sz w:val="22"/>
          <w:szCs w:val="22"/>
        </w:rPr>
        <w:t xml:space="preserve">e will collect </w:t>
      </w:r>
      <w:r w:rsidR="00D079C1" w:rsidRPr="00431ACC">
        <w:rPr>
          <w:rFonts w:ascii="Arial" w:eastAsia="Calibri" w:hAnsi="Arial" w:cs="Arial"/>
          <w:sz w:val="22"/>
          <w:szCs w:val="22"/>
        </w:rPr>
        <w:t xml:space="preserve">a </w:t>
      </w:r>
      <w:r w:rsidRPr="00431ACC">
        <w:rPr>
          <w:rFonts w:ascii="Arial" w:eastAsia="Calibri" w:hAnsi="Arial" w:cs="Arial"/>
          <w:sz w:val="22"/>
          <w:szCs w:val="22"/>
        </w:rPr>
        <w:t>n</w:t>
      </w:r>
      <w:r w:rsidR="00D079C1" w:rsidRPr="00431ACC">
        <w:rPr>
          <w:rFonts w:ascii="Arial" w:eastAsia="Calibri" w:hAnsi="Arial" w:cs="Arial"/>
          <w:sz w:val="22"/>
          <w:szCs w:val="22"/>
        </w:rPr>
        <w:t>asal epithelial brush sample</w:t>
      </w:r>
      <w:r w:rsidRPr="00431ACC">
        <w:rPr>
          <w:rFonts w:ascii="Arial" w:eastAsia="Calibri" w:hAnsi="Arial" w:cs="Arial"/>
          <w:sz w:val="22"/>
          <w:szCs w:val="22"/>
        </w:rPr>
        <w:t xml:space="preserve"> for every participant enrolled in </w:t>
      </w:r>
      <w:r w:rsidR="00D079C1" w:rsidRPr="00431ACC">
        <w:rPr>
          <w:rFonts w:ascii="Arial" w:eastAsia="Calibri" w:hAnsi="Arial" w:cs="Arial"/>
          <w:sz w:val="22"/>
          <w:szCs w:val="22"/>
        </w:rPr>
        <w:t xml:space="preserve">the </w:t>
      </w:r>
      <w:r w:rsidRPr="00431ACC">
        <w:rPr>
          <w:rFonts w:ascii="Arial" w:eastAsia="Calibri" w:hAnsi="Arial" w:cs="Arial"/>
          <w:sz w:val="22"/>
          <w:szCs w:val="22"/>
        </w:rPr>
        <w:t>study.  We will perform nasal epithelial gene expression profiling at the baseline visit</w:t>
      </w:r>
      <w:r w:rsidR="00D079C1" w:rsidRPr="00431ACC">
        <w:rPr>
          <w:rFonts w:ascii="Arial" w:eastAsia="Calibri" w:hAnsi="Arial" w:cs="Arial"/>
          <w:sz w:val="22"/>
          <w:szCs w:val="22"/>
        </w:rPr>
        <w:t xml:space="preserve"> on</w:t>
      </w:r>
      <w:r w:rsidRPr="00431ACC">
        <w:rPr>
          <w:rFonts w:ascii="Arial" w:eastAsia="Calibri" w:hAnsi="Arial" w:cs="Arial"/>
          <w:sz w:val="22"/>
          <w:szCs w:val="22"/>
        </w:rPr>
        <w:t xml:space="preserve"> </w:t>
      </w:r>
      <w:r w:rsidR="00C43737" w:rsidRPr="00431ACC">
        <w:rPr>
          <w:rFonts w:ascii="Arial" w:eastAsia="Calibri" w:hAnsi="Arial" w:cs="Arial"/>
          <w:sz w:val="22"/>
          <w:szCs w:val="22"/>
        </w:rPr>
        <w:t>3</w:t>
      </w:r>
      <w:r w:rsidRPr="00431ACC">
        <w:rPr>
          <w:rFonts w:ascii="Arial" w:eastAsia="Calibri" w:hAnsi="Arial" w:cs="Arial"/>
          <w:sz w:val="22"/>
          <w:szCs w:val="22"/>
        </w:rPr>
        <w:t>00 participants (n=</w:t>
      </w:r>
      <w:r w:rsidR="00C43737" w:rsidRPr="00431ACC">
        <w:rPr>
          <w:rFonts w:ascii="Arial" w:eastAsia="Calibri" w:hAnsi="Arial" w:cs="Arial"/>
          <w:sz w:val="22"/>
          <w:szCs w:val="22"/>
        </w:rPr>
        <w:t>20</w:t>
      </w:r>
      <w:r w:rsidRPr="00431ACC">
        <w:rPr>
          <w:rFonts w:ascii="Arial" w:eastAsia="Calibri" w:hAnsi="Arial" w:cs="Arial"/>
          <w:sz w:val="22"/>
          <w:szCs w:val="22"/>
        </w:rPr>
        <w:t>0 vapers, n=</w:t>
      </w:r>
      <w:r w:rsidR="00C43737" w:rsidRPr="00431ACC">
        <w:rPr>
          <w:rFonts w:ascii="Arial" w:eastAsia="Calibri" w:hAnsi="Arial" w:cs="Arial"/>
          <w:sz w:val="22"/>
          <w:szCs w:val="22"/>
        </w:rPr>
        <w:t>10</w:t>
      </w:r>
      <w:r w:rsidRPr="00431ACC">
        <w:rPr>
          <w:rFonts w:ascii="Arial" w:eastAsia="Calibri" w:hAnsi="Arial" w:cs="Arial"/>
          <w:sz w:val="22"/>
          <w:szCs w:val="22"/>
        </w:rPr>
        <w:t>0 non-vap</w:t>
      </w:r>
      <w:r w:rsidR="00C43737" w:rsidRPr="00431ACC">
        <w:rPr>
          <w:rFonts w:ascii="Arial" w:eastAsia="Calibri" w:hAnsi="Arial" w:cs="Arial"/>
          <w:sz w:val="22"/>
          <w:szCs w:val="22"/>
        </w:rPr>
        <w:t>ing controls</w:t>
      </w:r>
      <w:r w:rsidRPr="00431ACC">
        <w:rPr>
          <w:rFonts w:ascii="Arial" w:eastAsia="Calibri" w:hAnsi="Arial" w:cs="Arial"/>
          <w:sz w:val="22"/>
          <w:szCs w:val="22"/>
        </w:rPr>
        <w:t>)</w:t>
      </w:r>
      <w:r w:rsidR="00C43737" w:rsidRPr="00431ACC">
        <w:rPr>
          <w:rFonts w:ascii="Arial" w:eastAsia="Calibri" w:hAnsi="Arial" w:cs="Arial"/>
          <w:sz w:val="22"/>
          <w:szCs w:val="22"/>
        </w:rPr>
        <w:t xml:space="preserve"> </w:t>
      </w:r>
      <w:r w:rsidRPr="00431ACC">
        <w:rPr>
          <w:rFonts w:ascii="Arial" w:eastAsia="Calibri" w:hAnsi="Arial" w:cs="Arial"/>
          <w:sz w:val="22"/>
          <w:szCs w:val="22"/>
        </w:rPr>
        <w:t xml:space="preserve">(see </w:t>
      </w:r>
      <w:r w:rsidR="00C43737" w:rsidRPr="00431ACC">
        <w:rPr>
          <w:rFonts w:ascii="Arial" w:eastAsia="Calibri" w:hAnsi="Arial" w:cs="Arial"/>
          <w:sz w:val="22"/>
          <w:szCs w:val="22"/>
        </w:rPr>
        <w:t xml:space="preserve">power calculations </w:t>
      </w:r>
      <w:r w:rsidRPr="00431ACC">
        <w:rPr>
          <w:rFonts w:ascii="Arial" w:eastAsia="Calibri" w:hAnsi="Arial" w:cs="Arial"/>
          <w:sz w:val="22"/>
          <w:szCs w:val="22"/>
        </w:rPr>
        <w:t xml:space="preserve">below). </w:t>
      </w:r>
      <w:r w:rsidRPr="00431ACC">
        <w:rPr>
          <w:rFonts w:ascii="Arial" w:hAnsi="Arial" w:cs="Arial"/>
          <w:sz w:val="22"/>
          <w:szCs w:val="22"/>
        </w:rPr>
        <w:t xml:space="preserve">Nasal epithelial brush specimens will be obtained from the anterior nasopharynx using a sterile cytology brush under the inferior turbinate and under direct visualization using a sterile nasal speculum (Welch Allyn, Skaneateles Falls, NY). The cytology brush will then be placed into the nasal epithelial cell collection tube with RNALater (ThermoFisher Scientific, Waltham, MA). The brush will then be cut off its handle and stored at -80°C. RNA will be extracted using the Qiagen RNeasy Mini Kit (Qiagen, </w:t>
      </w:r>
      <w:r w:rsidRPr="00431ACC">
        <w:rPr>
          <w:rFonts w:ascii="Arial" w:hAnsi="Arial" w:cs="Arial"/>
          <w:sz w:val="22"/>
          <w:szCs w:val="22"/>
        </w:rPr>
        <w:lastRenderedPageBreak/>
        <w:t>Valencia, CA). Samples will be assessed for yield and quality using the 2100 Bioanalyzer (Agilent Technologies, Santa Clara, CA) and Qubit fluorometry (Thermo Fisher Scientific, Grand Island, NY). To minimize potential batch effects, all samples will be submitted together for RNA-seq. Sequencing libraries will be prepared using the standard TruSeq RNA Sample Prep Kit v2 Protocol (Illumina, San Diego, CA). mRNA libraries will be sequenced on the Illumina NovaSeq 6000 platform with a per-sample target of 50 million 100 bp paired-end reads (Illumina, San Diego, CA). We will examine the quality of the sequencing reads (FastQC</w:t>
      </w:r>
      <w:r w:rsidR="005B1707">
        <w:rPr>
          <w:rFonts w:ascii="Arial" w:hAnsi="Arial" w:cs="Arial"/>
          <w:sz w:val="22"/>
          <w:szCs w:val="22"/>
        </w:rPr>
        <w:fldChar w:fldCharType="begin"/>
      </w:r>
      <w:r w:rsidR="005B1707">
        <w:rPr>
          <w:rFonts w:ascii="Arial" w:hAnsi="Arial" w:cs="Arial"/>
          <w:sz w:val="22"/>
          <w:szCs w:val="22"/>
        </w:rPr>
        <w:instrText xml:space="preserve"> ADDIN EN.CITE &lt;EndNote&gt;&lt;Cite&gt;&lt;Author&gt;Ward&lt;/Author&gt;&lt;Year&gt;2020&lt;/Year&gt;&lt;RecNum&gt;46&lt;/RecNum&gt;&lt;record&gt;&lt;rec-number&gt;46&lt;/rec-number&gt;&lt;foreign-keys&gt;&lt;key app="EN" db-id="2rast9s9pdsdtnevd9mx2wdnpptppstxsds2" timestamp="1610056672"&gt;46&lt;/key&gt;&lt;/foreign-keys&gt;&lt;ref-type name="Journal Article"&gt;17&lt;/ref-type&gt;&lt;contributors&gt;&lt;authors&gt;&lt;author&gt;Ward, C. M.&lt;/author&gt;&lt;author&gt;To, T. H.&lt;/author&gt;&lt;author&gt;Pederson, S. M.&lt;/author&gt;&lt;/authors&gt;&lt;/contributors&gt;&lt;auth-address&gt;Department of Molecular and Biomedical Science.&amp;#xD;Bioinformatics Hub, School of Biological Sciences, University of Adelaide, Adelaide, SA 5005, Australia.&lt;/auth-address&gt;&lt;titles&gt;&lt;title&gt;ngsReports: a Bioconductor package for managing FastQC reports and other NGS related log files&lt;/title&gt;&lt;secondary-title&gt;Bioinformatics&lt;/secondary-title&gt;&lt;/titles&gt;&lt;periodical&gt;&lt;full-title&gt;Bioinformatics&lt;/full-title&gt;&lt;/periodical&gt;&lt;pages&gt;2587-2588&lt;/pages&gt;&lt;volume&gt;36&lt;/volume&gt;&lt;number&gt;8&lt;/number&gt;&lt;keywords&gt;&lt;keyword&gt;Bias&lt;/keyword&gt;&lt;keyword&gt;*High-Throughput Nucleotide Sequencing&lt;/keyword&gt;&lt;keyword&gt;Quality Control&lt;/keyword&gt;&lt;keyword&gt;*Software&lt;/keyword&gt;&lt;/keywords&gt;&lt;dates&gt;&lt;year&gt;2020&lt;/year&gt;&lt;pub-dates&gt;&lt;date&gt;Apr 15&lt;/date&gt;&lt;/pub-dates&gt;&lt;/dates&gt;&lt;isbn&gt;1367-4811 (Electronic)&amp;#xD;1367-4803 (Linking)&lt;/isbn&gt;&lt;accession-num&gt;31841127&lt;/accession-num&gt;&lt;urls&gt;&lt;related-urls&gt;&lt;url&gt;https://www.ncbi.nlm.nih.gov/pubmed/31841127&lt;/url&gt;&lt;/related-urls&gt;&lt;/urls&gt;&lt;electronic-resource-num&gt;10.1093/bioinformatics/btz937&lt;/electronic-resource-num&gt;&lt;/record&gt;&lt;/Cite&gt;&lt;/EndNote&gt;</w:instrText>
      </w:r>
      <w:r w:rsidR="005B1707">
        <w:rPr>
          <w:rFonts w:ascii="Arial" w:hAnsi="Arial" w:cs="Arial"/>
          <w:sz w:val="22"/>
          <w:szCs w:val="22"/>
        </w:rPr>
        <w:fldChar w:fldCharType="separate"/>
      </w:r>
      <w:r w:rsidR="005B1707">
        <w:rPr>
          <w:rFonts w:ascii="Arial" w:hAnsi="Arial" w:cs="Arial"/>
          <w:noProof/>
          <w:sz w:val="22"/>
          <w:szCs w:val="22"/>
        </w:rPr>
        <w:t>{Ward, 2020 #46}</w:t>
      </w:r>
      <w:r w:rsidR="005B1707">
        <w:rPr>
          <w:rFonts w:ascii="Arial" w:hAnsi="Arial" w:cs="Arial"/>
          <w:sz w:val="22"/>
          <w:szCs w:val="22"/>
        </w:rPr>
        <w:fldChar w:fldCharType="end"/>
      </w:r>
      <w:r w:rsidRPr="00431ACC">
        <w:rPr>
          <w:rFonts w:ascii="Arial" w:hAnsi="Arial" w:cs="Arial"/>
          <w:sz w:val="22"/>
          <w:szCs w:val="22"/>
        </w:rPr>
        <w:t>) and remove adaptors and low quality base calls (Cutadapt</w:t>
      </w:r>
      <w:r w:rsidR="005B1707">
        <w:rPr>
          <w:rFonts w:ascii="Arial" w:hAnsi="Arial" w:cs="Arial"/>
          <w:sz w:val="22"/>
          <w:szCs w:val="22"/>
        </w:rPr>
        <w:fldChar w:fldCharType="begin"/>
      </w:r>
      <w:r w:rsidR="005B1707">
        <w:rPr>
          <w:rFonts w:ascii="Arial" w:hAnsi="Arial" w:cs="Arial"/>
          <w:sz w:val="22"/>
          <w:szCs w:val="22"/>
        </w:rPr>
        <w:instrText xml:space="preserve"> ADDIN EN.CITE &lt;EndNote&gt;&lt;Cite&gt;&lt;Author&gt;He&lt;/Author&gt;&lt;Year&gt;2020&lt;/Year&gt;&lt;RecNum&gt;47&lt;/RecNum&gt;&lt;record&gt;&lt;rec-number&gt;47&lt;/rec-number&gt;&lt;foreign-keys&gt;&lt;key app="EN" db-id="2rast9s9pdsdtnevd9mx2wdnpptppstxsds2" timestamp="1610056747"&gt;47&lt;/key&gt;&lt;/foreign-keys&gt;&lt;ref-type name="Journal Article"&gt;17&lt;/ref-type&gt;&lt;contributors&gt;&lt;authors&gt;&lt;author&gt;He, B.&lt;/author&gt;&lt;author&gt;Zhu, R.&lt;/author&gt;&lt;author&gt;Yang, H.&lt;/author&gt;&lt;author&gt;Lu, Q.&lt;/author&gt;&lt;author&gt;Wang, W.&lt;/author&gt;&lt;author&gt;Song, L.&lt;/author&gt;&lt;author&gt;Sun, X.&lt;/author&gt;&lt;author&gt;Zhang, G.&lt;/author&gt;&lt;author&gt;Li, S.&lt;/author&gt;&lt;author&gt;Yang, J.&lt;/author&gt;&lt;author&gt;Tian, G.&lt;/author&gt;&lt;author&gt;Bing, P.&lt;/author&gt;&lt;author&gt;Lang, J.&lt;/author&gt;&lt;/authors&gt;&lt;/contributors&gt;&lt;auth-address&gt;Academician Workstation, Changsha Medical University, Changsha, China.&amp;#xD;Vascular Surgery Department, Tsinghua University Affiliated Beijing Tsinghua Changgung Hospital, Beijing, China.&amp;#xD;Department of Gastrointestinal Surgery, Yidu Central Hospital of Weifang, Weifang, China.&amp;#xD;Geneis Beijing Co., Ltd., Beijing, China.&amp;#xD;Department of Pathology, Chifeng Municipal Hospital, Chifeng, China.&lt;/auth-address&gt;&lt;titles&gt;&lt;title&gt;Assessing the Impact of Data Preprocessing on Analyzing Next Generation Sequencing Data&lt;/title&gt;&lt;secondary-title&gt;Front Bioeng Biotechnol&lt;/secondary-title&gt;&lt;/titles&gt;&lt;periodical&gt;&lt;full-title&gt;Front Bioeng Biotechnol&lt;/full-title&gt;&lt;/periodical&gt;&lt;pages&gt;817&lt;/pages&gt;&lt;volume&gt;8&lt;/volume&gt;&lt;keywords&gt;&lt;keyword&gt;HLA typing&lt;/keyword&gt;&lt;keyword&gt;cancer&lt;/keyword&gt;&lt;keyword&gt;data preprocessing&lt;/keyword&gt;&lt;keyword&gt;mutation&lt;/keyword&gt;&lt;keyword&gt;the next generation sequencing&lt;/keyword&gt;&lt;/keywords&gt;&lt;dates&gt;&lt;year&gt;2020&lt;/year&gt;&lt;/dates&gt;&lt;isbn&gt;2296-4185 (Print)&amp;#xD;2296-4185 (Linking)&lt;/isbn&gt;&lt;accession-num&gt;32850708&lt;/accession-num&gt;&lt;urls&gt;&lt;related-urls&gt;&lt;url&gt;https://www.ncbi.nlm.nih.gov/pubmed/32850708&lt;/url&gt;&lt;/related-urls&gt;&lt;/urls&gt;&lt;custom2&gt;PMC7409520&lt;/custom2&gt;&lt;electronic-resource-num&gt;10.3389/fbioe.2020.00817&lt;/electronic-resource-num&gt;&lt;/record&gt;&lt;/Cite&gt;&lt;/EndNote&gt;</w:instrText>
      </w:r>
      <w:r w:rsidR="005B1707">
        <w:rPr>
          <w:rFonts w:ascii="Arial" w:hAnsi="Arial" w:cs="Arial"/>
          <w:sz w:val="22"/>
          <w:szCs w:val="22"/>
        </w:rPr>
        <w:fldChar w:fldCharType="separate"/>
      </w:r>
      <w:r w:rsidR="005B1707">
        <w:rPr>
          <w:rFonts w:ascii="Arial" w:hAnsi="Arial" w:cs="Arial"/>
          <w:noProof/>
          <w:sz w:val="22"/>
          <w:szCs w:val="22"/>
        </w:rPr>
        <w:t>{He, 2020 #47}</w:t>
      </w:r>
      <w:r w:rsidR="005B1707">
        <w:rPr>
          <w:rFonts w:ascii="Arial" w:hAnsi="Arial" w:cs="Arial"/>
          <w:sz w:val="22"/>
          <w:szCs w:val="22"/>
        </w:rPr>
        <w:fldChar w:fldCharType="end"/>
      </w:r>
      <w:r w:rsidRPr="00431ACC">
        <w:rPr>
          <w:rFonts w:ascii="Arial" w:hAnsi="Arial" w:cs="Arial"/>
          <w:sz w:val="22"/>
          <w:szCs w:val="22"/>
        </w:rPr>
        <w:t>). Sequences will be aligned to the human genome (</w:t>
      </w:r>
      <w:r w:rsidR="00501ED0" w:rsidRPr="00431ACC">
        <w:rPr>
          <w:rFonts w:ascii="Arial" w:hAnsi="Arial" w:cs="Arial"/>
          <w:sz w:val="22"/>
          <w:szCs w:val="22"/>
        </w:rPr>
        <w:t xml:space="preserve">GENCODE </w:t>
      </w:r>
      <w:r w:rsidRPr="00431ACC">
        <w:rPr>
          <w:rFonts w:ascii="Arial" w:hAnsi="Arial" w:cs="Arial"/>
          <w:sz w:val="22"/>
          <w:szCs w:val="22"/>
        </w:rPr>
        <w:t xml:space="preserve">GRCh38) </w:t>
      </w:r>
      <w:r w:rsidR="00501ED0" w:rsidRPr="00431ACC">
        <w:rPr>
          <w:rFonts w:ascii="Arial" w:hAnsi="Arial" w:cs="Arial"/>
          <w:sz w:val="22"/>
          <w:szCs w:val="22"/>
        </w:rPr>
        <w:t xml:space="preserve">(https://academic.oup.com/nar/article/47/D1/D766/5144133and converted to the count of reads overlapping with each gene using STAR (https://www.ncbi.nlm.nih.gov/pmc/articles/PMC3530905/). We will perform quality control at the sample and gene-level, retaining genes detected with </w:t>
      </w:r>
      <w:r w:rsidR="00501ED0" w:rsidRPr="00431ACC">
        <w:rPr>
          <w:rFonts w:ascii="Arial" w:hAnsi="Arial" w:cs="Arial"/>
          <w:color w:val="000000"/>
          <w:sz w:val="22"/>
          <w:szCs w:val="22"/>
          <w:shd w:val="clear" w:color="auto" w:fill="FFFFFF"/>
        </w:rPr>
        <w:t xml:space="preserve">average counts per million &gt; 0.5 </w:t>
      </w:r>
      <w:r w:rsidR="00501ED0" w:rsidRPr="00431ACC">
        <w:rPr>
          <w:rFonts w:ascii="Arial" w:hAnsi="Arial" w:cs="Arial"/>
          <w:sz w:val="22"/>
          <w:szCs w:val="22"/>
        </w:rPr>
        <w:t>for further analyses.</w:t>
      </w:r>
      <w:r w:rsidRPr="00431ACC">
        <w:rPr>
          <w:rFonts w:ascii="Arial" w:hAnsi="Arial" w:cs="Arial"/>
          <w:sz w:val="22"/>
          <w:szCs w:val="22"/>
        </w:rPr>
        <w:t>We will examine individual genes for quality, retaining genes detected with &gt;10 counts in at least 80% of all samples for further analyses. Finally, we will apply the voom</w:t>
      </w:r>
      <w:r w:rsidR="004400E2">
        <w:fldChar w:fldCharType="begin"/>
      </w:r>
      <w:r w:rsidR="004400E2">
        <w:instrText xml:space="preserve"> HYPERLINK \l "_ENREF_120" \o "Law, 2014 #118" </w:instrText>
      </w:r>
      <w:r w:rsidR="004400E2">
        <w:fldChar w:fldCharType="separate"/>
      </w:r>
      <w:r w:rsidRPr="00431ACC">
        <w:rPr>
          <w:rFonts w:ascii="Arial" w:hAnsi="Arial" w:cs="Arial"/>
          <w:sz w:val="22"/>
          <w:szCs w:val="22"/>
        </w:rPr>
        <w:fldChar w:fldCharType="begin"/>
      </w:r>
      <w:r w:rsidRPr="00431ACC">
        <w:rPr>
          <w:rFonts w:ascii="Arial" w:hAnsi="Arial" w:cs="Arial"/>
          <w:sz w:val="22"/>
          <w:szCs w:val="22"/>
        </w:rPr>
        <w:instrText xml:space="preserve"> ADDIN EN.CITE &lt;EndNote&gt;&lt;Cite&gt;&lt;Author&gt;Law&lt;/Author&gt;&lt;Year&gt;2014&lt;/Year&gt;&lt;RecNum&gt;118&lt;/RecNum&gt;&lt;DisplayText&gt;&lt;style face="superscript"&gt;120&lt;/style&gt;&lt;/DisplayText&gt;&lt;record&gt;&lt;rec-number&gt;118&lt;/rec-number&gt;&lt;foreign-keys&gt;&lt;key app="EN" db-id="0ddta90pywerx6evxrhv5vdmszfepspvxerx" timestamp="1552577045"&gt;118&lt;/key&gt;&lt;/foreign-keys&gt;&lt;ref-type name="Journal Article"&gt;17&lt;/ref-type&gt;&lt;contributors&gt;&lt;authors&gt;&lt;author&gt;Law, C. W.&lt;/author&gt;&lt;author&gt;Chen, Y.&lt;/author&gt;&lt;author&gt;Shi, W.&lt;/author&gt;&lt;author&gt;Smyth, G. K.&lt;/author&gt;&lt;/authors&gt;&lt;/contributors&gt;&lt;titles&gt;&lt;title&gt;voom: Precision weights unlock linear model analysis tools for RNA-seq read counts&lt;/title&gt;&lt;secondary-title&gt;Genome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biology&lt;/abbr-1&gt;&lt;/alt-periodical&gt;&lt;pages&gt;R29&lt;/pages&gt;&lt;volume&gt;15&lt;/volume&gt;&lt;number&gt;2&lt;/number&gt;&lt;keywords&gt;&lt;keyword&gt;*Algorithms&lt;/keyword&gt;&lt;keyword&gt;Base Sequence&lt;/keyword&gt;&lt;keyword&gt;Bayes Theorem&lt;/keyword&gt;&lt;keyword&gt;Computer Simulation&lt;/keyword&gt;&lt;keyword&gt;Gene Expression Profiling&lt;/keyword&gt;&lt;keyword&gt;High-Throughput Nucleotide Sequencing/*methods&lt;/keyword&gt;&lt;keyword&gt;*Linear Models&lt;/keyword&gt;&lt;keyword&gt;RNA/*genetics&lt;/keyword&gt;&lt;keyword&gt;Sequence Analysis, RNA&lt;/keyword&gt;&lt;/keywords&gt;&lt;dates&gt;&lt;year&gt;2014&lt;/year&gt;&lt;pub-dates&gt;&lt;date&gt;Feb 3&lt;/date&gt;&lt;/pub-dates&gt;&lt;/dates&gt;&lt;isbn&gt;1474-760X (Electronic)&amp;#xD;1474-7596 (Linking)&lt;/isbn&gt;&lt;accession-num&gt;24485249&lt;/accession-num&gt;&lt;urls&gt;&lt;related-urls&gt;&lt;url&gt;http://www.ncbi.nlm.nih.gov/pubmed/24485249&lt;/url&gt;&lt;/related-urls&gt;&lt;/urls&gt;&lt;custom2&gt;4053721&lt;/custom2&gt;&lt;electronic-resource-num&gt;10.1186/gb-2014-15-2-r29&lt;/electronic-resource-num&gt;&lt;/record&gt;&lt;/Cite&gt;&lt;/EndNote&gt;</w:instrText>
      </w:r>
      <w:r w:rsidRPr="00431ACC">
        <w:rPr>
          <w:rFonts w:ascii="Arial" w:hAnsi="Arial" w:cs="Arial"/>
          <w:sz w:val="22"/>
          <w:szCs w:val="22"/>
        </w:rPr>
        <w:fldChar w:fldCharType="separate"/>
      </w:r>
      <w:r w:rsidRPr="00431ACC">
        <w:rPr>
          <w:rFonts w:ascii="Arial" w:hAnsi="Arial" w:cs="Arial"/>
          <w:noProof/>
          <w:sz w:val="22"/>
          <w:szCs w:val="22"/>
          <w:vertAlign w:val="superscript"/>
        </w:rPr>
        <w:t>120</w:t>
      </w:r>
      <w:r w:rsidRPr="00431ACC">
        <w:rPr>
          <w:rFonts w:ascii="Arial" w:hAnsi="Arial" w:cs="Arial"/>
          <w:sz w:val="22"/>
          <w:szCs w:val="22"/>
        </w:rPr>
        <w:fldChar w:fldCharType="end"/>
      </w:r>
      <w:r w:rsidR="004400E2">
        <w:rPr>
          <w:rFonts w:ascii="Arial" w:hAnsi="Arial" w:cs="Arial"/>
          <w:sz w:val="22"/>
          <w:szCs w:val="22"/>
        </w:rPr>
        <w:fldChar w:fldCharType="end"/>
      </w:r>
      <w:r w:rsidRPr="00431ACC">
        <w:rPr>
          <w:rFonts w:ascii="Arial" w:hAnsi="Arial" w:cs="Arial"/>
          <w:sz w:val="22"/>
          <w:szCs w:val="22"/>
        </w:rPr>
        <w:t xml:space="preserve"> transformation to the counts, yielding an approximately normally distributed measure of expression for each quality-checked gene.</w:t>
      </w:r>
      <w:r w:rsidR="003F1F78" w:rsidRPr="00431ACC">
        <w:rPr>
          <w:rFonts w:ascii="Arial" w:hAnsi="Arial" w:cs="Arial"/>
          <w:sz w:val="22"/>
          <w:szCs w:val="22"/>
        </w:rPr>
        <w:t xml:space="preserve"> </w:t>
      </w:r>
      <w:r w:rsidR="003F1F78" w:rsidRPr="00431ACC">
        <w:rPr>
          <w:rFonts w:ascii="Arial" w:hAnsi="Arial" w:cs="Arial"/>
          <w:sz w:val="22"/>
          <w:szCs w:val="22"/>
          <w:u w:val="single"/>
        </w:rPr>
        <w:t>Validation of Gene Expression/</w:t>
      </w:r>
      <w:r w:rsidR="00493997">
        <w:rPr>
          <w:rFonts w:ascii="Arial" w:hAnsi="Arial" w:cs="Arial"/>
          <w:sz w:val="22"/>
          <w:szCs w:val="22"/>
          <w:u w:val="single"/>
        </w:rPr>
        <w:t xml:space="preserve">Rigor and </w:t>
      </w:r>
      <w:r w:rsidR="003F1F78" w:rsidRPr="00431ACC">
        <w:rPr>
          <w:rFonts w:ascii="Arial" w:hAnsi="Arial" w:cs="Arial"/>
          <w:sz w:val="22"/>
          <w:szCs w:val="22"/>
          <w:u w:val="single"/>
        </w:rPr>
        <w:t xml:space="preserve">Reproducibility: </w:t>
      </w:r>
      <w:r w:rsidRPr="00431ACC">
        <w:rPr>
          <w:rFonts w:ascii="Arial" w:hAnsi="Arial" w:cs="Arial"/>
          <w:sz w:val="22"/>
          <w:szCs w:val="22"/>
        </w:rPr>
        <w:t xml:space="preserve"> </w:t>
      </w:r>
      <w:r w:rsidR="00501ED0" w:rsidRPr="00431ACC">
        <w:rPr>
          <w:rFonts w:ascii="Arial" w:hAnsi="Arial" w:cs="Arial"/>
          <w:sz w:val="22"/>
          <w:szCs w:val="22"/>
        </w:rPr>
        <w:t>To ensure accuracy of our data, our top 10 genes that are differentially expressed by vape exposure (inflammatory genes n=5, ciliary dysfunction genes n=5), will be validated in nasal epithelium using QuantStudio TaqMan OpenArray platform (Life Technologies, Carlsbad, CA), using RNA-specific primers for reverse transcription of the RNAs (MegaPlex RT Primers) followed by qPCR using primers and TaqMan MGB probes. The resulting qPCR measurements will be expressed as ΔC</w:t>
      </w:r>
      <w:r w:rsidR="00501ED0" w:rsidRPr="00431ACC">
        <w:rPr>
          <w:rFonts w:ascii="Arial" w:hAnsi="Arial" w:cs="Arial"/>
          <w:sz w:val="22"/>
          <w:szCs w:val="22"/>
          <w:vertAlign w:val="subscript"/>
        </w:rPr>
        <w:t xml:space="preserve">T </w:t>
      </w:r>
      <w:r w:rsidR="00501ED0" w:rsidRPr="00431ACC">
        <w:rPr>
          <w:rFonts w:ascii="Arial" w:hAnsi="Arial" w:cs="Arial"/>
          <w:sz w:val="22"/>
          <w:szCs w:val="22"/>
        </w:rPr>
        <w:t>values</w:t>
      </w:r>
      <w:r w:rsidR="008A5A72" w:rsidRPr="00431ACC">
        <w:rPr>
          <w:rFonts w:ascii="Arial" w:hAnsi="Arial" w:cs="Arial"/>
          <w:sz w:val="22"/>
          <w:szCs w:val="22"/>
        </w:rPr>
        <w:t xml:space="preserve"> (Kenneth J. Livak; Thomas D. Schmittgen (2001). Analysis of Relative Gene Expression Data Using Real-Time Quantitative PCR and the 2−ΔΔCT Method. , 25(4), 0–408. doi:10.1006/meth.2001.1262)</w:t>
      </w:r>
      <w:r w:rsidR="00501ED0" w:rsidRPr="00431ACC">
        <w:rPr>
          <w:rFonts w:ascii="Arial" w:hAnsi="Arial" w:cs="Arial"/>
          <w:sz w:val="22"/>
          <w:szCs w:val="22"/>
        </w:rPr>
        <w:t>, representative of the expression of the target gene normalized to endogenous housekeeping genes.</w:t>
      </w:r>
      <w:r w:rsidR="00501ED0" w:rsidRPr="00431ACC">
        <w:rPr>
          <w:rFonts w:ascii="Arial" w:hAnsi="Arial" w:cs="Arial"/>
          <w:sz w:val="22"/>
          <w:szCs w:val="22"/>
          <w:u w:val="single"/>
        </w:rPr>
        <w:t xml:space="preserve"> </w:t>
      </w:r>
    </w:p>
    <w:p w14:paraId="480545B1" w14:textId="6815D6E1" w:rsidR="00203EA3" w:rsidRPr="00431ACC" w:rsidRDefault="00203EA3" w:rsidP="00BF0CE5">
      <w:pPr>
        <w:widowControl w:val="0"/>
        <w:spacing w:after="120"/>
        <w:rPr>
          <w:rFonts w:ascii="Arial" w:hAnsi="Arial" w:cs="Arial"/>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4163"/>
        <w:gridCol w:w="630"/>
        <w:gridCol w:w="990"/>
      </w:tblGrid>
      <w:tr w:rsidR="00203EA3" w14:paraId="66A778CD" w14:textId="77777777" w:rsidTr="00203EA3">
        <w:tc>
          <w:tcPr>
            <w:tcW w:w="3510" w:type="dxa"/>
            <w:vMerge w:val="restart"/>
            <w:tcBorders>
              <w:top w:val="single" w:sz="4" w:space="0" w:color="auto"/>
              <w:left w:val="single" w:sz="4" w:space="0" w:color="auto"/>
              <w:bottom w:val="single" w:sz="4" w:space="0" w:color="auto"/>
              <w:right w:val="single" w:sz="4" w:space="0" w:color="auto"/>
            </w:tcBorders>
            <w:vAlign w:val="center"/>
          </w:tcPr>
          <w:p w14:paraId="4447D596"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532"/>
                <w:tab w:val="left" w:pos="9000"/>
                <w:tab w:val="left" w:pos="9720"/>
                <w:tab w:val="left" w:pos="10440"/>
              </w:tabs>
              <w:spacing w:line="240" w:lineRule="auto"/>
              <w:ind w:firstLine="0"/>
              <w:jc w:val="center"/>
              <w:rPr>
                <w:rFonts w:ascii="Arial" w:hAnsi="Arial" w:cs="Arial"/>
                <w:b/>
                <w:sz w:val="20"/>
              </w:rPr>
            </w:pPr>
            <w:r w:rsidRPr="00DC1F2C">
              <w:rPr>
                <w:rFonts w:ascii="Arial" w:hAnsi="Arial" w:cs="Arial"/>
                <w:b/>
                <w:sz w:val="20"/>
              </w:rPr>
              <w:t>Variables</w:t>
            </w:r>
          </w:p>
        </w:tc>
        <w:tc>
          <w:tcPr>
            <w:tcW w:w="4163" w:type="dxa"/>
            <w:vMerge w:val="restart"/>
            <w:tcBorders>
              <w:top w:val="single" w:sz="4" w:space="0" w:color="auto"/>
              <w:left w:val="single" w:sz="4" w:space="0" w:color="auto"/>
              <w:bottom w:val="single" w:sz="4" w:space="0" w:color="auto"/>
              <w:right w:val="single" w:sz="4" w:space="0" w:color="auto"/>
            </w:tcBorders>
            <w:vAlign w:val="center"/>
          </w:tcPr>
          <w:p w14:paraId="12D9B93B"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jc w:val="center"/>
              <w:rPr>
                <w:rFonts w:ascii="Arial" w:hAnsi="Arial" w:cs="Arial"/>
                <w:b/>
                <w:sz w:val="20"/>
              </w:rPr>
            </w:pPr>
            <w:r w:rsidRPr="00DC1F2C">
              <w:rPr>
                <w:rFonts w:ascii="Arial" w:hAnsi="Arial" w:cs="Arial"/>
                <w:b/>
                <w:sz w:val="20"/>
              </w:rPr>
              <w:t>Instrument(s) or Measure(s)</w:t>
            </w:r>
          </w:p>
        </w:tc>
        <w:tc>
          <w:tcPr>
            <w:tcW w:w="1620" w:type="dxa"/>
            <w:gridSpan w:val="2"/>
            <w:tcBorders>
              <w:top w:val="single" w:sz="4" w:space="0" w:color="auto"/>
              <w:left w:val="single" w:sz="4" w:space="0" w:color="auto"/>
              <w:bottom w:val="single" w:sz="4" w:space="0" w:color="auto"/>
              <w:right w:val="single" w:sz="4" w:space="0" w:color="auto"/>
            </w:tcBorders>
            <w:vAlign w:val="center"/>
          </w:tcPr>
          <w:p w14:paraId="375C2FED"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b/>
                <w:sz w:val="20"/>
              </w:rPr>
            </w:pPr>
            <w:r w:rsidRPr="00DC1F2C">
              <w:rPr>
                <w:rFonts w:ascii="Arial" w:hAnsi="Arial" w:cs="Arial"/>
                <w:b/>
                <w:sz w:val="20"/>
              </w:rPr>
              <w:t>Time (months)</w:t>
            </w:r>
          </w:p>
        </w:tc>
      </w:tr>
      <w:tr w:rsidR="00203EA3" w14:paraId="2622DFE7" w14:textId="77777777" w:rsidTr="00203EA3">
        <w:trPr>
          <w:trHeight w:val="47"/>
        </w:trPr>
        <w:tc>
          <w:tcPr>
            <w:tcW w:w="3510" w:type="dxa"/>
            <w:vMerge/>
            <w:tcBorders>
              <w:top w:val="single" w:sz="4" w:space="0" w:color="auto"/>
              <w:left w:val="single" w:sz="4" w:space="0" w:color="auto"/>
              <w:bottom w:val="single" w:sz="4" w:space="0" w:color="auto"/>
              <w:right w:val="single" w:sz="4" w:space="0" w:color="auto"/>
            </w:tcBorders>
            <w:vAlign w:val="center"/>
          </w:tcPr>
          <w:p w14:paraId="41D24B48" w14:textId="77777777" w:rsidR="00203EA3" w:rsidRPr="00DC1F2C" w:rsidRDefault="00203EA3" w:rsidP="00203EA3">
            <w:pPr>
              <w:rPr>
                <w:rFonts w:ascii="Arial" w:hAnsi="Arial" w:cs="Arial"/>
                <w:b/>
                <w:sz w:val="20"/>
                <w:szCs w:val="20"/>
              </w:rPr>
            </w:pPr>
          </w:p>
        </w:tc>
        <w:tc>
          <w:tcPr>
            <w:tcW w:w="4163" w:type="dxa"/>
            <w:vMerge/>
            <w:tcBorders>
              <w:top w:val="single" w:sz="4" w:space="0" w:color="auto"/>
              <w:left w:val="single" w:sz="4" w:space="0" w:color="auto"/>
              <w:bottom w:val="single" w:sz="4" w:space="0" w:color="auto"/>
              <w:right w:val="single" w:sz="4" w:space="0" w:color="auto"/>
            </w:tcBorders>
            <w:vAlign w:val="center"/>
          </w:tcPr>
          <w:p w14:paraId="3B9ED7D5" w14:textId="77777777" w:rsidR="00203EA3" w:rsidRPr="00DC1F2C" w:rsidRDefault="00203EA3" w:rsidP="00203EA3">
            <w:pPr>
              <w:rPr>
                <w:rFonts w:ascii="Arial" w:hAnsi="Arial" w:cs="Arial"/>
                <w:b/>
                <w:sz w:val="20"/>
                <w:szCs w:val="20"/>
              </w:rPr>
            </w:pPr>
          </w:p>
        </w:tc>
        <w:tc>
          <w:tcPr>
            <w:tcW w:w="630" w:type="dxa"/>
            <w:tcBorders>
              <w:top w:val="single" w:sz="4" w:space="0" w:color="auto"/>
              <w:left w:val="single" w:sz="4" w:space="0" w:color="auto"/>
              <w:bottom w:val="single" w:sz="4" w:space="0" w:color="auto"/>
              <w:right w:val="single" w:sz="4" w:space="0" w:color="auto"/>
            </w:tcBorders>
            <w:vAlign w:val="center"/>
          </w:tcPr>
          <w:p w14:paraId="1B706862"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b/>
                <w:sz w:val="20"/>
              </w:rPr>
            </w:pPr>
            <w:r w:rsidRPr="00DC1F2C">
              <w:rPr>
                <w:rFonts w:ascii="Arial" w:hAnsi="Arial" w:cs="Arial"/>
                <w:b/>
                <w:sz w:val="20"/>
              </w:rPr>
              <w:t>0</w:t>
            </w:r>
          </w:p>
        </w:tc>
        <w:tc>
          <w:tcPr>
            <w:tcW w:w="990" w:type="dxa"/>
            <w:tcBorders>
              <w:top w:val="single" w:sz="4" w:space="0" w:color="auto"/>
              <w:left w:val="single" w:sz="4" w:space="0" w:color="auto"/>
              <w:bottom w:val="single" w:sz="4" w:space="0" w:color="auto"/>
              <w:right w:val="single" w:sz="4" w:space="0" w:color="auto"/>
            </w:tcBorders>
            <w:vAlign w:val="center"/>
          </w:tcPr>
          <w:p w14:paraId="4261345E"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b/>
                <w:sz w:val="20"/>
              </w:rPr>
            </w:pPr>
            <w:r w:rsidRPr="00DC1F2C">
              <w:rPr>
                <w:rFonts w:ascii="Arial" w:hAnsi="Arial" w:cs="Arial"/>
                <w:b/>
                <w:sz w:val="20"/>
              </w:rPr>
              <w:t>6, 12</w:t>
            </w:r>
          </w:p>
        </w:tc>
      </w:tr>
      <w:tr w:rsidR="00203EA3" w14:paraId="61D16440"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22F46E05" w14:textId="77777777" w:rsidR="00203EA3" w:rsidRPr="00DC1F2C" w:rsidRDefault="00203EA3" w:rsidP="00203EA3">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b/>
                <w:sz w:val="20"/>
              </w:rPr>
            </w:pPr>
            <w:r w:rsidRPr="00DC1F2C">
              <w:rPr>
                <w:rFonts w:ascii="Arial" w:hAnsi="Arial" w:cs="Arial"/>
                <w:b/>
                <w:sz w:val="20"/>
              </w:rPr>
              <w:t>Outcome Measures</w:t>
            </w:r>
          </w:p>
        </w:tc>
        <w:tc>
          <w:tcPr>
            <w:tcW w:w="4163" w:type="dxa"/>
            <w:tcBorders>
              <w:top w:val="single" w:sz="4" w:space="0" w:color="auto"/>
              <w:left w:val="single" w:sz="4" w:space="0" w:color="auto"/>
              <w:bottom w:val="single" w:sz="4" w:space="0" w:color="auto"/>
              <w:right w:val="single" w:sz="4" w:space="0" w:color="auto"/>
            </w:tcBorders>
            <w:vAlign w:val="center"/>
          </w:tcPr>
          <w:p w14:paraId="162D8C23"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p>
        </w:tc>
        <w:tc>
          <w:tcPr>
            <w:tcW w:w="630" w:type="dxa"/>
            <w:tcBorders>
              <w:top w:val="single" w:sz="4" w:space="0" w:color="auto"/>
              <w:left w:val="single" w:sz="4" w:space="0" w:color="auto"/>
              <w:bottom w:val="single" w:sz="4" w:space="0" w:color="auto"/>
              <w:right w:val="single" w:sz="4" w:space="0" w:color="auto"/>
            </w:tcBorders>
            <w:vAlign w:val="center"/>
          </w:tcPr>
          <w:p w14:paraId="1A13EEEC"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09C19081"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425FD" w14:paraId="036FED57" w14:textId="77777777" w:rsidTr="00A62556">
        <w:tc>
          <w:tcPr>
            <w:tcW w:w="9293" w:type="dxa"/>
            <w:gridSpan w:val="4"/>
            <w:tcBorders>
              <w:top w:val="single" w:sz="4" w:space="0" w:color="auto"/>
              <w:left w:val="single" w:sz="4" w:space="0" w:color="auto"/>
              <w:bottom w:val="single" w:sz="4" w:space="0" w:color="auto"/>
              <w:right w:val="single" w:sz="4" w:space="0" w:color="auto"/>
            </w:tcBorders>
            <w:vAlign w:val="center"/>
          </w:tcPr>
          <w:p w14:paraId="0B48D068" w14:textId="4B83BEB5" w:rsidR="002425FD" w:rsidRPr="00DC1F2C" w:rsidRDefault="002425FD"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Pr>
                <w:rFonts w:ascii="Arial" w:hAnsi="Arial" w:cs="Arial"/>
                <w:b/>
                <w:sz w:val="20"/>
              </w:rPr>
              <w:t>Survey Data</w:t>
            </w:r>
          </w:p>
        </w:tc>
      </w:tr>
      <w:tr w:rsidR="00354507" w14:paraId="3F6E57A0"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45369E2C" w14:textId="4579FEF7" w:rsidR="00354507" w:rsidRPr="002425FD" w:rsidRDefault="00354507"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Demographic</w:t>
            </w:r>
            <w:r w:rsidR="001C51B6">
              <w:rPr>
                <w:rFonts w:ascii="Arial" w:hAnsi="Arial" w:cs="Arial"/>
                <w:sz w:val="20"/>
              </w:rPr>
              <w:t>s</w:t>
            </w:r>
          </w:p>
        </w:tc>
        <w:tc>
          <w:tcPr>
            <w:tcW w:w="4163" w:type="dxa"/>
            <w:tcBorders>
              <w:top w:val="single" w:sz="4" w:space="0" w:color="auto"/>
              <w:left w:val="single" w:sz="4" w:space="0" w:color="auto"/>
              <w:bottom w:val="single" w:sz="4" w:space="0" w:color="auto"/>
              <w:right w:val="single" w:sz="4" w:space="0" w:color="auto"/>
            </w:tcBorders>
            <w:vAlign w:val="center"/>
          </w:tcPr>
          <w:p w14:paraId="5B5EC4F1" w14:textId="42842D76"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Age, grade, high school, sex, race/ethnicity, language preference, home zip code</w:t>
            </w:r>
          </w:p>
        </w:tc>
        <w:tc>
          <w:tcPr>
            <w:tcW w:w="630" w:type="dxa"/>
            <w:tcBorders>
              <w:top w:val="single" w:sz="4" w:space="0" w:color="auto"/>
              <w:left w:val="single" w:sz="4" w:space="0" w:color="auto"/>
              <w:bottom w:val="single" w:sz="4" w:space="0" w:color="auto"/>
              <w:right w:val="single" w:sz="4" w:space="0" w:color="auto"/>
            </w:tcBorders>
            <w:vAlign w:val="center"/>
          </w:tcPr>
          <w:p w14:paraId="5DB62BEA" w14:textId="602D65E3"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30BF8C19" w14:textId="48AAB1C5"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354507" w14:paraId="4322E1DC"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05FB72E2" w14:textId="15439F7C" w:rsidR="00354507" w:rsidRPr="002425FD" w:rsidRDefault="00354507"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proofErr w:type="spellStart"/>
            <w:r>
              <w:rPr>
                <w:rFonts w:ascii="Arial" w:hAnsi="Arial" w:cs="Arial"/>
                <w:sz w:val="20"/>
              </w:rPr>
              <w:t>Vaping</w:t>
            </w:r>
            <w:proofErr w:type="spellEnd"/>
            <w:r>
              <w:rPr>
                <w:rFonts w:ascii="Arial" w:hAnsi="Arial" w:cs="Arial"/>
                <w:sz w:val="20"/>
              </w:rPr>
              <w:t xml:space="preserve"> frequency</w:t>
            </w:r>
          </w:p>
        </w:tc>
        <w:tc>
          <w:tcPr>
            <w:tcW w:w="4163" w:type="dxa"/>
            <w:tcBorders>
              <w:top w:val="single" w:sz="4" w:space="0" w:color="auto"/>
              <w:left w:val="single" w:sz="4" w:space="0" w:color="auto"/>
              <w:bottom w:val="single" w:sz="4" w:space="0" w:color="auto"/>
              <w:right w:val="single" w:sz="4" w:space="0" w:color="auto"/>
            </w:tcBorders>
            <w:vAlign w:val="center"/>
          </w:tcPr>
          <w:p w14:paraId="1A730027" w14:textId="5935EA86" w:rsidR="00354507" w:rsidRPr="00354507" w:rsidRDefault="00354507"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 xml:space="preserve">Past 30 day </w:t>
            </w:r>
            <w:proofErr w:type="spellStart"/>
            <w:r>
              <w:rPr>
                <w:rFonts w:ascii="Arial" w:hAnsi="Arial" w:cs="Arial"/>
                <w:sz w:val="20"/>
              </w:rPr>
              <w:t>vape</w:t>
            </w:r>
            <w:proofErr w:type="spellEnd"/>
            <w:r>
              <w:rPr>
                <w:rFonts w:ascii="Arial" w:hAnsi="Arial" w:cs="Arial"/>
                <w:sz w:val="20"/>
              </w:rPr>
              <w:t xml:space="preserve"> use</w:t>
            </w:r>
          </w:p>
        </w:tc>
        <w:tc>
          <w:tcPr>
            <w:tcW w:w="630" w:type="dxa"/>
            <w:tcBorders>
              <w:top w:val="single" w:sz="4" w:space="0" w:color="auto"/>
              <w:left w:val="single" w:sz="4" w:space="0" w:color="auto"/>
              <w:bottom w:val="single" w:sz="4" w:space="0" w:color="auto"/>
              <w:right w:val="single" w:sz="4" w:space="0" w:color="auto"/>
            </w:tcBorders>
            <w:vAlign w:val="center"/>
          </w:tcPr>
          <w:p w14:paraId="48D9868C" w14:textId="3460DD44"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5C0B9368" w14:textId="03153ECB"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354507" w14:paraId="477503E5"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042916B6" w14:textId="4A259D1B" w:rsidR="00354507" w:rsidRPr="002425FD" w:rsidRDefault="00354507"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proofErr w:type="spellStart"/>
            <w:r>
              <w:rPr>
                <w:rFonts w:ascii="Arial" w:hAnsi="Arial" w:cs="Arial"/>
                <w:sz w:val="20"/>
              </w:rPr>
              <w:t>Vaping</w:t>
            </w:r>
            <w:proofErr w:type="spellEnd"/>
            <w:r>
              <w:rPr>
                <w:rFonts w:ascii="Arial" w:hAnsi="Arial" w:cs="Arial"/>
                <w:sz w:val="20"/>
              </w:rPr>
              <w:t xml:space="preserve"> cessation</w:t>
            </w:r>
          </w:p>
        </w:tc>
        <w:tc>
          <w:tcPr>
            <w:tcW w:w="4163" w:type="dxa"/>
            <w:tcBorders>
              <w:top w:val="single" w:sz="4" w:space="0" w:color="auto"/>
              <w:left w:val="single" w:sz="4" w:space="0" w:color="auto"/>
              <w:bottom w:val="single" w:sz="4" w:space="0" w:color="auto"/>
              <w:right w:val="single" w:sz="4" w:space="0" w:color="auto"/>
            </w:tcBorders>
            <w:vAlign w:val="center"/>
          </w:tcPr>
          <w:p w14:paraId="3758FE56" w14:textId="537F2E6C" w:rsidR="00354507" w:rsidRPr="00354507" w:rsidRDefault="00354507"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7-day point prevalence abstinence  (</w:t>
            </w:r>
            <w:proofErr w:type="spellStart"/>
            <w:r>
              <w:rPr>
                <w:rFonts w:ascii="Arial" w:hAnsi="Arial" w:cs="Arial"/>
                <w:sz w:val="20"/>
              </w:rPr>
              <w:t>ppa</w:t>
            </w:r>
            <w:proofErr w:type="spellEnd"/>
            <w:r>
              <w:rPr>
                <w:rFonts w:ascii="Arial" w:hAnsi="Arial" w:cs="Arial"/>
                <w:sz w:val="20"/>
              </w:rPr>
              <w:t>)</w:t>
            </w:r>
          </w:p>
        </w:tc>
        <w:tc>
          <w:tcPr>
            <w:tcW w:w="630" w:type="dxa"/>
            <w:tcBorders>
              <w:top w:val="single" w:sz="4" w:space="0" w:color="auto"/>
              <w:left w:val="single" w:sz="4" w:space="0" w:color="auto"/>
              <w:bottom w:val="single" w:sz="4" w:space="0" w:color="auto"/>
              <w:right w:val="single" w:sz="4" w:space="0" w:color="auto"/>
            </w:tcBorders>
            <w:vAlign w:val="center"/>
          </w:tcPr>
          <w:p w14:paraId="6C220840" w14:textId="77777777"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70A36560" w14:textId="611690FD"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354507" w14:paraId="183E3A3E"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B7B99C3" w14:textId="5CDAC426" w:rsidR="00354507" w:rsidRPr="002425FD" w:rsidRDefault="00354507"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E-cigarette cessation</w:t>
            </w:r>
          </w:p>
        </w:tc>
        <w:tc>
          <w:tcPr>
            <w:tcW w:w="4163" w:type="dxa"/>
            <w:tcBorders>
              <w:top w:val="single" w:sz="4" w:space="0" w:color="auto"/>
              <w:left w:val="single" w:sz="4" w:space="0" w:color="auto"/>
              <w:bottom w:val="single" w:sz="4" w:space="0" w:color="auto"/>
              <w:right w:val="single" w:sz="4" w:space="0" w:color="auto"/>
            </w:tcBorders>
            <w:vAlign w:val="center"/>
          </w:tcPr>
          <w:p w14:paraId="24445DEC" w14:textId="77777777" w:rsidR="002C5FBA" w:rsidRPr="002425FD"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 xml:space="preserve">“Do you want to completely stop using electronic cigarettes, </w:t>
            </w:r>
            <w:proofErr w:type="spellStart"/>
            <w:r w:rsidRPr="002425FD">
              <w:rPr>
                <w:rFonts w:ascii="Arial" w:hAnsi="Arial" w:cs="Arial"/>
                <w:sz w:val="20"/>
              </w:rPr>
              <w:t>vape</w:t>
            </w:r>
            <w:proofErr w:type="spellEnd"/>
            <w:r w:rsidRPr="002425FD">
              <w:rPr>
                <w:rFonts w:ascii="Arial" w:hAnsi="Arial" w:cs="Arial"/>
                <w:sz w:val="20"/>
              </w:rPr>
              <w:t xml:space="preserve"> pens, or e-hookah right now?”</w:t>
            </w:r>
          </w:p>
          <w:p w14:paraId="4FC6D41C" w14:textId="6DD3F542" w:rsidR="00354507" w:rsidRPr="00354507"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 xml:space="preserve">“Have you tried to completely stop using electronic cigarettes, </w:t>
            </w:r>
            <w:proofErr w:type="spellStart"/>
            <w:r w:rsidRPr="002425FD">
              <w:rPr>
                <w:rFonts w:ascii="Arial" w:hAnsi="Arial" w:cs="Arial"/>
                <w:sz w:val="20"/>
              </w:rPr>
              <w:t>vape</w:t>
            </w:r>
            <w:proofErr w:type="spellEnd"/>
            <w:r w:rsidRPr="002425FD">
              <w:rPr>
                <w:rFonts w:ascii="Arial" w:hAnsi="Arial" w:cs="Arial"/>
                <w:sz w:val="20"/>
              </w:rPr>
              <w:t xml:space="preserve"> pens, or e-hookah within the past 12 months?”</w:t>
            </w:r>
          </w:p>
        </w:tc>
        <w:tc>
          <w:tcPr>
            <w:tcW w:w="630" w:type="dxa"/>
            <w:tcBorders>
              <w:top w:val="single" w:sz="4" w:space="0" w:color="auto"/>
              <w:left w:val="single" w:sz="4" w:space="0" w:color="auto"/>
              <w:bottom w:val="single" w:sz="4" w:space="0" w:color="auto"/>
              <w:right w:val="single" w:sz="4" w:space="0" w:color="auto"/>
            </w:tcBorders>
            <w:vAlign w:val="center"/>
          </w:tcPr>
          <w:p w14:paraId="3BF67996" w14:textId="77777777" w:rsidR="002C5FBA"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p w14:paraId="79620919" w14:textId="4103F4D9" w:rsidR="00354507"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19C42332"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1486F3A8" w14:textId="4FD510E8" w:rsidR="00354507"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1C51B6" w14:paraId="02EB45A2"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574E0943" w14:textId="16DAFD18" w:rsidR="001C51B6" w:rsidRDefault="001C51B6"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proofErr w:type="spellStart"/>
            <w:r>
              <w:rPr>
                <w:rFonts w:ascii="Arial" w:hAnsi="Arial" w:cs="Arial"/>
                <w:sz w:val="20"/>
              </w:rPr>
              <w:t>Vaping</w:t>
            </w:r>
            <w:proofErr w:type="spellEnd"/>
            <w:r>
              <w:rPr>
                <w:rFonts w:ascii="Arial" w:hAnsi="Arial" w:cs="Arial"/>
                <w:sz w:val="20"/>
              </w:rPr>
              <w:t xml:space="preserve"> patterns</w:t>
            </w:r>
          </w:p>
        </w:tc>
        <w:tc>
          <w:tcPr>
            <w:tcW w:w="4163" w:type="dxa"/>
            <w:tcBorders>
              <w:top w:val="single" w:sz="4" w:space="0" w:color="auto"/>
              <w:left w:val="single" w:sz="4" w:space="0" w:color="auto"/>
              <w:bottom w:val="single" w:sz="4" w:space="0" w:color="auto"/>
              <w:right w:val="single" w:sz="4" w:space="0" w:color="auto"/>
            </w:tcBorders>
            <w:vAlign w:val="center"/>
          </w:tcPr>
          <w:p w14:paraId="6A2C3FC2" w14:textId="77777777" w:rsidR="001C51B6" w:rsidRDefault="001C51B6"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proofErr w:type="spellStart"/>
            <w:r>
              <w:rPr>
                <w:rFonts w:ascii="Arial" w:hAnsi="Arial" w:cs="Arial"/>
                <w:sz w:val="20"/>
              </w:rPr>
              <w:t>Vape</w:t>
            </w:r>
            <w:proofErr w:type="spellEnd"/>
            <w:r>
              <w:rPr>
                <w:rFonts w:ascii="Arial" w:hAnsi="Arial" w:cs="Arial"/>
                <w:sz w:val="20"/>
              </w:rPr>
              <w:t xml:space="preserve"> device description</w:t>
            </w:r>
          </w:p>
          <w:p w14:paraId="40590603" w14:textId="77777777" w:rsidR="001C51B6" w:rsidRDefault="001C51B6"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Frequency of use</w:t>
            </w:r>
          </w:p>
          <w:p w14:paraId="222DA7CC" w14:textId="77777777" w:rsidR="001C51B6" w:rsidRDefault="001C51B6"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Puffs per use</w:t>
            </w:r>
          </w:p>
          <w:p w14:paraId="0D66EC30" w14:textId="77777777" w:rsidR="001C51B6" w:rsidRDefault="001C51B6"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Flavors</w:t>
            </w:r>
          </w:p>
          <w:p w14:paraId="67C621D5" w14:textId="7C1359C1" w:rsidR="001C51B6" w:rsidRPr="002425FD" w:rsidRDefault="001C51B6"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Nicotine concentration</w:t>
            </w:r>
          </w:p>
        </w:tc>
        <w:tc>
          <w:tcPr>
            <w:tcW w:w="630" w:type="dxa"/>
            <w:tcBorders>
              <w:top w:val="single" w:sz="4" w:space="0" w:color="auto"/>
              <w:left w:val="single" w:sz="4" w:space="0" w:color="auto"/>
              <w:bottom w:val="single" w:sz="4" w:space="0" w:color="auto"/>
              <w:right w:val="single" w:sz="4" w:space="0" w:color="auto"/>
            </w:tcBorders>
            <w:vAlign w:val="center"/>
          </w:tcPr>
          <w:p w14:paraId="7A9E6B47" w14:textId="77777777" w:rsidR="001C51B6" w:rsidRDefault="001C51B6" w:rsidP="001C51B6">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p w14:paraId="2A868745" w14:textId="77777777" w:rsidR="001C51B6" w:rsidRDefault="001C51B6" w:rsidP="001C51B6">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370CE80F" w14:textId="77777777" w:rsidR="001C51B6" w:rsidRDefault="001C51B6"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052F4EB6" w14:textId="06001AF1" w:rsidR="001C51B6" w:rsidRPr="00DC1F2C" w:rsidRDefault="001C51B6"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354507" w14:paraId="0BA5AC74"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55A7E3CB" w14:textId="407FA615" w:rsidR="00354507" w:rsidRPr="002425FD" w:rsidRDefault="002C5FBA"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Nicotine dependence</w:t>
            </w:r>
          </w:p>
        </w:tc>
        <w:tc>
          <w:tcPr>
            <w:tcW w:w="4163" w:type="dxa"/>
            <w:tcBorders>
              <w:top w:val="single" w:sz="4" w:space="0" w:color="auto"/>
              <w:left w:val="single" w:sz="4" w:space="0" w:color="auto"/>
              <w:bottom w:val="single" w:sz="4" w:space="0" w:color="auto"/>
              <w:right w:val="single" w:sz="4" w:space="0" w:color="auto"/>
            </w:tcBorders>
            <w:vAlign w:val="center"/>
          </w:tcPr>
          <w:p w14:paraId="24DAC32E" w14:textId="40777163" w:rsidR="00354507" w:rsidRPr="002C5FBA"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4-item Patient-Reported Outcomes Measurement Information System (PROMIS) Nicotine Dependence Item Bank for Electronic Cigarettes</w:t>
            </w:r>
          </w:p>
        </w:tc>
        <w:tc>
          <w:tcPr>
            <w:tcW w:w="630" w:type="dxa"/>
            <w:tcBorders>
              <w:top w:val="single" w:sz="4" w:space="0" w:color="auto"/>
              <w:left w:val="single" w:sz="4" w:space="0" w:color="auto"/>
              <w:bottom w:val="single" w:sz="4" w:space="0" w:color="auto"/>
              <w:right w:val="single" w:sz="4" w:space="0" w:color="auto"/>
            </w:tcBorders>
            <w:vAlign w:val="center"/>
          </w:tcPr>
          <w:p w14:paraId="10ABBFCE"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777E8CC8" w14:textId="77777777"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27EA0533"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4CEBC306" w14:textId="77777777"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2E0E9846"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3A0788B6" w14:textId="751645B4"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Communication with parents</w:t>
            </w:r>
          </w:p>
        </w:tc>
        <w:tc>
          <w:tcPr>
            <w:tcW w:w="4163" w:type="dxa"/>
            <w:tcBorders>
              <w:top w:val="single" w:sz="4" w:space="0" w:color="auto"/>
              <w:left w:val="single" w:sz="4" w:space="0" w:color="auto"/>
              <w:bottom w:val="single" w:sz="4" w:space="0" w:color="auto"/>
              <w:right w:val="single" w:sz="4" w:space="0" w:color="auto"/>
            </w:tcBorders>
            <w:vAlign w:val="center"/>
          </w:tcPr>
          <w:p w14:paraId="4E146F28" w14:textId="4A7BCB8E"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Parent-adolescent communication scale (PACS)</w:t>
            </w:r>
          </w:p>
        </w:tc>
        <w:tc>
          <w:tcPr>
            <w:tcW w:w="630" w:type="dxa"/>
            <w:tcBorders>
              <w:top w:val="single" w:sz="4" w:space="0" w:color="auto"/>
              <w:left w:val="single" w:sz="4" w:space="0" w:color="auto"/>
              <w:bottom w:val="single" w:sz="4" w:space="0" w:color="auto"/>
              <w:right w:val="single" w:sz="4" w:space="0" w:color="auto"/>
            </w:tcBorders>
            <w:vAlign w:val="center"/>
          </w:tcPr>
          <w:p w14:paraId="57D63451"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00F91E7D"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4FA1E982"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7013436D"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573391AA"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9B98A4A" w14:textId="3942812F"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Adolescent stressors</w:t>
            </w:r>
          </w:p>
        </w:tc>
        <w:tc>
          <w:tcPr>
            <w:tcW w:w="4163" w:type="dxa"/>
            <w:tcBorders>
              <w:top w:val="single" w:sz="4" w:space="0" w:color="auto"/>
              <w:left w:val="single" w:sz="4" w:space="0" w:color="auto"/>
              <w:bottom w:val="single" w:sz="4" w:space="0" w:color="auto"/>
              <w:right w:val="single" w:sz="4" w:space="0" w:color="auto"/>
            </w:tcBorders>
            <w:vAlign w:val="center"/>
          </w:tcPr>
          <w:p w14:paraId="5DFB2CCC" w14:textId="6CC4B376"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Perceived stress scale- 10 item version (Pss-10)</w:t>
            </w:r>
          </w:p>
        </w:tc>
        <w:tc>
          <w:tcPr>
            <w:tcW w:w="630" w:type="dxa"/>
            <w:tcBorders>
              <w:top w:val="single" w:sz="4" w:space="0" w:color="auto"/>
              <w:left w:val="single" w:sz="4" w:space="0" w:color="auto"/>
              <w:bottom w:val="single" w:sz="4" w:space="0" w:color="auto"/>
              <w:right w:val="single" w:sz="4" w:space="0" w:color="auto"/>
            </w:tcBorders>
            <w:vAlign w:val="center"/>
          </w:tcPr>
          <w:p w14:paraId="2A0998DD"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07F267F4"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4D3A1D04"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798AA6F2"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01FC9142"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43EDAB2E" w14:textId="1DC87BE2"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Acculturative stress</w:t>
            </w:r>
          </w:p>
        </w:tc>
        <w:tc>
          <w:tcPr>
            <w:tcW w:w="4163" w:type="dxa"/>
            <w:tcBorders>
              <w:top w:val="single" w:sz="4" w:space="0" w:color="auto"/>
              <w:left w:val="single" w:sz="4" w:space="0" w:color="auto"/>
              <w:bottom w:val="single" w:sz="4" w:space="0" w:color="auto"/>
              <w:right w:val="single" w:sz="4" w:space="0" w:color="auto"/>
            </w:tcBorders>
            <w:vAlign w:val="center"/>
          </w:tcPr>
          <w:p w14:paraId="0FCCD563" w14:textId="0FFBF1BB"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Bicultural stressors scale</w:t>
            </w:r>
          </w:p>
        </w:tc>
        <w:tc>
          <w:tcPr>
            <w:tcW w:w="630" w:type="dxa"/>
            <w:tcBorders>
              <w:top w:val="single" w:sz="4" w:space="0" w:color="auto"/>
              <w:left w:val="single" w:sz="4" w:space="0" w:color="auto"/>
              <w:bottom w:val="single" w:sz="4" w:space="0" w:color="auto"/>
              <w:right w:val="single" w:sz="4" w:space="0" w:color="auto"/>
            </w:tcBorders>
            <w:vAlign w:val="center"/>
          </w:tcPr>
          <w:p w14:paraId="4F755D7D"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4022E9FE"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649053FB"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16778380"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4BB94266"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4B881DE" w14:textId="2C7E310C"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 xml:space="preserve">Attitudes toward </w:t>
            </w:r>
            <w:proofErr w:type="spellStart"/>
            <w:r>
              <w:rPr>
                <w:rFonts w:ascii="Arial" w:hAnsi="Arial" w:cs="Arial"/>
                <w:sz w:val="20"/>
              </w:rPr>
              <w:t>vaping</w:t>
            </w:r>
            <w:proofErr w:type="spellEnd"/>
          </w:p>
        </w:tc>
        <w:tc>
          <w:tcPr>
            <w:tcW w:w="4163" w:type="dxa"/>
            <w:tcBorders>
              <w:top w:val="single" w:sz="4" w:space="0" w:color="auto"/>
              <w:left w:val="single" w:sz="4" w:space="0" w:color="auto"/>
              <w:bottom w:val="single" w:sz="4" w:space="0" w:color="auto"/>
              <w:right w:val="single" w:sz="4" w:space="0" w:color="auto"/>
            </w:tcBorders>
            <w:vAlign w:val="center"/>
          </w:tcPr>
          <w:p w14:paraId="655B2333" w14:textId="47E4B087"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ECAS E-cigarette attitudes survey</w:t>
            </w:r>
          </w:p>
        </w:tc>
        <w:tc>
          <w:tcPr>
            <w:tcW w:w="630" w:type="dxa"/>
            <w:tcBorders>
              <w:top w:val="single" w:sz="4" w:space="0" w:color="auto"/>
              <w:left w:val="single" w:sz="4" w:space="0" w:color="auto"/>
              <w:bottom w:val="single" w:sz="4" w:space="0" w:color="auto"/>
              <w:right w:val="single" w:sz="4" w:space="0" w:color="auto"/>
            </w:tcBorders>
            <w:vAlign w:val="center"/>
          </w:tcPr>
          <w:p w14:paraId="2B54F79F"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7462379D"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75AC5AA9"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76FC64F0"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2429B61C"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A257B26" w14:textId="7129701F"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Household tobacco product use</w:t>
            </w:r>
          </w:p>
        </w:tc>
        <w:tc>
          <w:tcPr>
            <w:tcW w:w="4163" w:type="dxa"/>
            <w:tcBorders>
              <w:top w:val="single" w:sz="4" w:space="0" w:color="auto"/>
              <w:left w:val="single" w:sz="4" w:space="0" w:color="auto"/>
              <w:bottom w:val="single" w:sz="4" w:space="0" w:color="auto"/>
              <w:right w:val="single" w:sz="4" w:space="0" w:color="auto"/>
            </w:tcBorders>
            <w:vAlign w:val="center"/>
          </w:tcPr>
          <w:p w14:paraId="0AF26B33" w14:textId="53277CA6" w:rsidR="002C5FBA" w:rsidRPr="002C5FBA"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Household use of cigarette, cigar, pipe, or using an electronic vapor product</w:t>
            </w:r>
          </w:p>
        </w:tc>
        <w:tc>
          <w:tcPr>
            <w:tcW w:w="630" w:type="dxa"/>
            <w:tcBorders>
              <w:top w:val="single" w:sz="4" w:space="0" w:color="auto"/>
              <w:left w:val="single" w:sz="4" w:space="0" w:color="auto"/>
              <w:bottom w:val="single" w:sz="4" w:space="0" w:color="auto"/>
              <w:right w:val="single" w:sz="4" w:space="0" w:color="auto"/>
            </w:tcBorders>
            <w:vAlign w:val="center"/>
          </w:tcPr>
          <w:p w14:paraId="5DBF50F8"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110749E3"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0F920FBD"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5FAA5272"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4F58D6E4"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0D0347F3" w14:textId="2CCCFDE8"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Friends’ tobacco product use</w:t>
            </w:r>
          </w:p>
        </w:tc>
        <w:tc>
          <w:tcPr>
            <w:tcW w:w="4163" w:type="dxa"/>
            <w:tcBorders>
              <w:top w:val="single" w:sz="4" w:space="0" w:color="auto"/>
              <w:left w:val="single" w:sz="4" w:space="0" w:color="auto"/>
              <w:bottom w:val="single" w:sz="4" w:space="0" w:color="auto"/>
              <w:right w:val="single" w:sz="4" w:space="0" w:color="auto"/>
            </w:tcBorders>
            <w:vAlign w:val="center"/>
          </w:tcPr>
          <w:p w14:paraId="51EBDCBA" w14:textId="53E69DEC"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 xml:space="preserve">Number of close friends who </w:t>
            </w:r>
            <w:proofErr w:type="spellStart"/>
            <w:r>
              <w:rPr>
                <w:rFonts w:ascii="Arial" w:hAnsi="Arial" w:cs="Arial"/>
                <w:sz w:val="20"/>
              </w:rPr>
              <w:t>vape</w:t>
            </w:r>
            <w:proofErr w:type="spellEnd"/>
          </w:p>
        </w:tc>
        <w:tc>
          <w:tcPr>
            <w:tcW w:w="630" w:type="dxa"/>
            <w:tcBorders>
              <w:top w:val="single" w:sz="4" w:space="0" w:color="auto"/>
              <w:left w:val="single" w:sz="4" w:space="0" w:color="auto"/>
              <w:bottom w:val="single" w:sz="4" w:space="0" w:color="auto"/>
              <w:right w:val="single" w:sz="4" w:space="0" w:color="auto"/>
            </w:tcBorders>
            <w:vAlign w:val="center"/>
          </w:tcPr>
          <w:p w14:paraId="7D3F2C71"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607FAA8A"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7B98EAF3"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1CBE65EC"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498DF911"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3D030AA" w14:textId="42E8C60D"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Other behavior assessment</w:t>
            </w:r>
          </w:p>
        </w:tc>
        <w:tc>
          <w:tcPr>
            <w:tcW w:w="4163" w:type="dxa"/>
            <w:tcBorders>
              <w:top w:val="single" w:sz="4" w:space="0" w:color="auto"/>
              <w:left w:val="single" w:sz="4" w:space="0" w:color="auto"/>
              <w:bottom w:val="single" w:sz="4" w:space="0" w:color="auto"/>
              <w:right w:val="single" w:sz="4" w:space="0" w:color="auto"/>
            </w:tcBorders>
            <w:vAlign w:val="center"/>
          </w:tcPr>
          <w:p w14:paraId="14E7D8E1" w14:textId="2AD810DB" w:rsidR="002C5FBA" w:rsidRPr="002425FD" w:rsidRDefault="002425FD"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 xml:space="preserve">Use of alcohol and marijuana in the past 30 </w:t>
            </w:r>
            <w:r w:rsidRPr="002425FD">
              <w:rPr>
                <w:rFonts w:ascii="Arial" w:hAnsi="Arial" w:cs="Arial"/>
                <w:sz w:val="20"/>
              </w:rPr>
              <w:lastRenderedPageBreak/>
              <w:t xml:space="preserve">days; Frequency of </w:t>
            </w:r>
            <w:proofErr w:type="spellStart"/>
            <w:r w:rsidRPr="002425FD">
              <w:rPr>
                <w:rFonts w:ascii="Arial" w:hAnsi="Arial" w:cs="Arial"/>
                <w:sz w:val="20"/>
              </w:rPr>
              <w:t>vaping</w:t>
            </w:r>
            <w:proofErr w:type="spellEnd"/>
            <w:r w:rsidRPr="002425FD">
              <w:rPr>
                <w:rFonts w:ascii="Arial" w:hAnsi="Arial" w:cs="Arial"/>
                <w:sz w:val="20"/>
              </w:rPr>
              <w:t xml:space="preserve"> THC or CBD</w:t>
            </w:r>
          </w:p>
        </w:tc>
        <w:tc>
          <w:tcPr>
            <w:tcW w:w="630" w:type="dxa"/>
            <w:tcBorders>
              <w:top w:val="single" w:sz="4" w:space="0" w:color="auto"/>
              <w:left w:val="single" w:sz="4" w:space="0" w:color="auto"/>
              <w:bottom w:val="single" w:sz="4" w:space="0" w:color="auto"/>
              <w:right w:val="single" w:sz="4" w:space="0" w:color="auto"/>
            </w:tcBorders>
            <w:vAlign w:val="center"/>
          </w:tcPr>
          <w:p w14:paraId="055EBC5F" w14:textId="77777777" w:rsidR="002425FD"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lastRenderedPageBreak/>
              <w:sym w:font="Wingdings" w:char="F0FC"/>
            </w:r>
          </w:p>
          <w:p w14:paraId="1D77F19A"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1E6D3326" w14:textId="77777777" w:rsidR="002425FD"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lastRenderedPageBreak/>
              <w:sym w:font="Wingdings" w:char="F0FC"/>
            </w:r>
          </w:p>
          <w:p w14:paraId="1D7C6DD3"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6A7D37DB"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6C4BE40A" w14:textId="3D30A06C" w:rsidR="002C5FBA" w:rsidRPr="002C5FBA" w:rsidRDefault="002425FD"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lastRenderedPageBreak/>
              <w:t>Cessation program engagement</w:t>
            </w:r>
          </w:p>
        </w:tc>
        <w:tc>
          <w:tcPr>
            <w:tcW w:w="4163" w:type="dxa"/>
            <w:tcBorders>
              <w:top w:val="single" w:sz="4" w:space="0" w:color="auto"/>
              <w:left w:val="single" w:sz="4" w:space="0" w:color="auto"/>
              <w:bottom w:val="single" w:sz="4" w:space="0" w:color="auto"/>
              <w:right w:val="single" w:sz="4" w:space="0" w:color="auto"/>
            </w:tcBorders>
            <w:vAlign w:val="center"/>
          </w:tcPr>
          <w:p w14:paraId="645D7344" w14:textId="77777777" w:rsidR="002425FD" w:rsidRPr="002425FD"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2Morrow mobile app: lesson completion; usefulness of content</w:t>
            </w:r>
          </w:p>
          <w:p w14:paraId="36785389" w14:textId="701BE1B9" w:rsidR="002C5FBA" w:rsidRPr="00354507"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My Life My Quit: coaching sessions competed; usefulness of content</w:t>
            </w:r>
          </w:p>
        </w:tc>
        <w:tc>
          <w:tcPr>
            <w:tcW w:w="630" w:type="dxa"/>
            <w:tcBorders>
              <w:top w:val="single" w:sz="4" w:space="0" w:color="auto"/>
              <w:left w:val="single" w:sz="4" w:space="0" w:color="auto"/>
              <w:bottom w:val="single" w:sz="4" w:space="0" w:color="auto"/>
              <w:right w:val="single" w:sz="4" w:space="0" w:color="auto"/>
            </w:tcBorders>
            <w:vAlign w:val="center"/>
          </w:tcPr>
          <w:p w14:paraId="41298B02"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57A364A5" w14:textId="77777777" w:rsidR="002425FD"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71C69634"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20206DE4"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60EDB20F" w14:textId="77777777"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p>
        </w:tc>
        <w:tc>
          <w:tcPr>
            <w:tcW w:w="4163" w:type="dxa"/>
            <w:tcBorders>
              <w:top w:val="single" w:sz="4" w:space="0" w:color="auto"/>
              <w:left w:val="single" w:sz="4" w:space="0" w:color="auto"/>
              <w:bottom w:val="single" w:sz="4" w:space="0" w:color="auto"/>
              <w:right w:val="single" w:sz="4" w:space="0" w:color="auto"/>
            </w:tcBorders>
            <w:vAlign w:val="center"/>
          </w:tcPr>
          <w:p w14:paraId="19D4C9E2" w14:textId="77777777"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p>
        </w:tc>
        <w:tc>
          <w:tcPr>
            <w:tcW w:w="630" w:type="dxa"/>
            <w:tcBorders>
              <w:top w:val="single" w:sz="4" w:space="0" w:color="auto"/>
              <w:left w:val="single" w:sz="4" w:space="0" w:color="auto"/>
              <w:bottom w:val="single" w:sz="4" w:space="0" w:color="auto"/>
              <w:right w:val="single" w:sz="4" w:space="0" w:color="auto"/>
            </w:tcBorders>
            <w:vAlign w:val="center"/>
          </w:tcPr>
          <w:p w14:paraId="1351B42D"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4079EA5B"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425FD" w14:paraId="7AADC9BE" w14:textId="77777777" w:rsidTr="00A62556">
        <w:tc>
          <w:tcPr>
            <w:tcW w:w="9293" w:type="dxa"/>
            <w:gridSpan w:val="4"/>
            <w:tcBorders>
              <w:top w:val="single" w:sz="4" w:space="0" w:color="auto"/>
              <w:left w:val="single" w:sz="4" w:space="0" w:color="auto"/>
              <w:bottom w:val="single" w:sz="4" w:space="0" w:color="auto"/>
              <w:right w:val="single" w:sz="4" w:space="0" w:color="auto"/>
            </w:tcBorders>
            <w:vAlign w:val="center"/>
          </w:tcPr>
          <w:p w14:paraId="2D002C3C" w14:textId="50C2B170" w:rsidR="002425FD" w:rsidRPr="002425FD"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b/>
                <w:sz w:val="20"/>
              </w:rPr>
            </w:pPr>
            <w:r>
              <w:rPr>
                <w:rFonts w:ascii="Arial" w:hAnsi="Arial" w:cs="Arial"/>
                <w:b/>
                <w:sz w:val="20"/>
              </w:rPr>
              <w:t>Biometric Data</w:t>
            </w:r>
          </w:p>
        </w:tc>
      </w:tr>
      <w:tr w:rsidR="002C5FBA" w14:paraId="7BC71E82"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3A3218D" w14:textId="77777777"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p>
        </w:tc>
        <w:tc>
          <w:tcPr>
            <w:tcW w:w="4163" w:type="dxa"/>
            <w:tcBorders>
              <w:top w:val="single" w:sz="4" w:space="0" w:color="auto"/>
              <w:left w:val="single" w:sz="4" w:space="0" w:color="auto"/>
              <w:bottom w:val="single" w:sz="4" w:space="0" w:color="auto"/>
              <w:right w:val="single" w:sz="4" w:space="0" w:color="auto"/>
            </w:tcBorders>
            <w:vAlign w:val="center"/>
          </w:tcPr>
          <w:p w14:paraId="544B0DB7" w14:textId="77777777"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p>
        </w:tc>
        <w:tc>
          <w:tcPr>
            <w:tcW w:w="630" w:type="dxa"/>
            <w:tcBorders>
              <w:top w:val="single" w:sz="4" w:space="0" w:color="auto"/>
              <w:left w:val="single" w:sz="4" w:space="0" w:color="auto"/>
              <w:bottom w:val="single" w:sz="4" w:space="0" w:color="auto"/>
              <w:right w:val="single" w:sz="4" w:space="0" w:color="auto"/>
            </w:tcBorders>
            <w:vAlign w:val="center"/>
          </w:tcPr>
          <w:p w14:paraId="5E5A0A1C"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3F42ABD7"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03EA3" w14:paraId="25C04F37"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0DF18DCA" w14:textId="117075A2" w:rsidR="00203EA3" w:rsidRPr="00DC1F2C" w:rsidRDefault="00203EA3" w:rsidP="00DC1F2C">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p>
        </w:tc>
        <w:tc>
          <w:tcPr>
            <w:tcW w:w="4163" w:type="dxa"/>
            <w:tcBorders>
              <w:top w:val="single" w:sz="4" w:space="0" w:color="auto"/>
              <w:left w:val="single" w:sz="4" w:space="0" w:color="auto"/>
              <w:bottom w:val="single" w:sz="4" w:space="0" w:color="auto"/>
              <w:right w:val="single" w:sz="4" w:space="0" w:color="auto"/>
            </w:tcBorders>
            <w:vAlign w:val="center"/>
          </w:tcPr>
          <w:p w14:paraId="06D94113" w14:textId="77777777" w:rsidR="00203EA3" w:rsidRPr="00DC1F2C" w:rsidRDefault="00203EA3"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p>
        </w:tc>
        <w:tc>
          <w:tcPr>
            <w:tcW w:w="630" w:type="dxa"/>
            <w:tcBorders>
              <w:top w:val="single" w:sz="4" w:space="0" w:color="auto"/>
              <w:left w:val="single" w:sz="4" w:space="0" w:color="auto"/>
              <w:bottom w:val="single" w:sz="4" w:space="0" w:color="auto"/>
              <w:right w:val="single" w:sz="4" w:space="0" w:color="auto"/>
            </w:tcBorders>
            <w:vAlign w:val="center"/>
          </w:tcPr>
          <w:p w14:paraId="0126166B" w14:textId="225D8944"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2D36AE0F" w14:textId="1C1C557E"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511912" w14:paraId="6AEBC103"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20F1C5A" w14:textId="6EF823A1" w:rsidR="00511912" w:rsidRPr="00DC1F2C" w:rsidRDefault="00511912" w:rsidP="00DC1F2C">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sidRPr="00DC1F2C">
              <w:rPr>
                <w:rFonts w:ascii="Arial" w:hAnsi="Arial" w:cs="Arial"/>
                <w:sz w:val="20"/>
              </w:rPr>
              <w:t xml:space="preserve">Targeted urine </w:t>
            </w:r>
            <w:proofErr w:type="spellStart"/>
            <w:r w:rsidRPr="00DC1F2C">
              <w:rPr>
                <w:rFonts w:ascii="Arial" w:hAnsi="Arial" w:cs="Arial"/>
                <w:sz w:val="20"/>
              </w:rPr>
              <w:t>metabolomic</w:t>
            </w:r>
            <w:proofErr w:type="spellEnd"/>
            <w:r w:rsidRPr="00DC1F2C">
              <w:rPr>
                <w:rFonts w:ascii="Arial" w:hAnsi="Arial" w:cs="Arial"/>
                <w:sz w:val="20"/>
              </w:rPr>
              <w:t xml:space="preserve"> profiling for </w:t>
            </w:r>
            <w:proofErr w:type="spellStart"/>
            <w:r w:rsidRPr="00DC1F2C">
              <w:rPr>
                <w:rFonts w:ascii="Arial" w:hAnsi="Arial" w:cs="Arial"/>
                <w:sz w:val="20"/>
              </w:rPr>
              <w:t>vape</w:t>
            </w:r>
            <w:proofErr w:type="spellEnd"/>
            <w:r w:rsidRPr="00DC1F2C">
              <w:rPr>
                <w:rFonts w:ascii="Arial" w:hAnsi="Arial" w:cs="Arial"/>
                <w:sz w:val="20"/>
              </w:rPr>
              <w:t xml:space="preserve"> use and THC exposure</w:t>
            </w:r>
          </w:p>
        </w:tc>
        <w:tc>
          <w:tcPr>
            <w:tcW w:w="4163" w:type="dxa"/>
            <w:tcBorders>
              <w:top w:val="single" w:sz="4" w:space="0" w:color="auto"/>
              <w:left w:val="single" w:sz="4" w:space="0" w:color="auto"/>
              <w:bottom w:val="single" w:sz="4" w:space="0" w:color="auto"/>
              <w:right w:val="single" w:sz="4" w:space="0" w:color="auto"/>
            </w:tcBorders>
            <w:vAlign w:val="center"/>
          </w:tcPr>
          <w:p w14:paraId="48BFA394" w14:textId="292D563A" w:rsidR="00511912" w:rsidRPr="00DC1F2C" w:rsidRDefault="00511912"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DC1F2C">
              <w:rPr>
                <w:rFonts w:ascii="Arial" w:hAnsi="Arial" w:cs="Arial"/>
                <w:sz w:val="20"/>
              </w:rPr>
              <w:t>University of Colorado Anschutz Medical Campus Genomics Core</w:t>
            </w:r>
          </w:p>
        </w:tc>
        <w:tc>
          <w:tcPr>
            <w:tcW w:w="630" w:type="dxa"/>
            <w:tcBorders>
              <w:top w:val="single" w:sz="4" w:space="0" w:color="auto"/>
              <w:left w:val="single" w:sz="4" w:space="0" w:color="auto"/>
              <w:bottom w:val="single" w:sz="4" w:space="0" w:color="auto"/>
              <w:right w:val="single" w:sz="4" w:space="0" w:color="auto"/>
            </w:tcBorders>
            <w:vAlign w:val="center"/>
          </w:tcPr>
          <w:p w14:paraId="60149939" w14:textId="15CCA02A"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1146F9D9" w14:textId="567536F6"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511912" w14:paraId="79A4F7F4"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2DB332DD" w14:textId="734BDBCF" w:rsidR="00511912" w:rsidRPr="00DC1F2C" w:rsidRDefault="00511912" w:rsidP="00DC1F2C">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b/>
                <w:sz w:val="20"/>
              </w:rPr>
            </w:pPr>
            <w:r w:rsidRPr="00DC1F2C">
              <w:rPr>
                <w:rFonts w:ascii="Arial" w:hAnsi="Arial" w:cs="Arial"/>
                <w:sz w:val="20"/>
              </w:rPr>
              <w:t>Lung Function (FEV</w:t>
            </w:r>
            <w:r w:rsidRPr="00DC1F2C">
              <w:rPr>
                <w:rFonts w:ascii="Arial" w:hAnsi="Arial" w:cs="Arial"/>
                <w:sz w:val="20"/>
                <w:vertAlign w:val="subscript"/>
              </w:rPr>
              <w:t>1</w:t>
            </w:r>
            <w:r w:rsidRPr="00DC1F2C">
              <w:rPr>
                <w:rFonts w:ascii="Arial" w:hAnsi="Arial" w:cs="Arial"/>
                <w:sz w:val="20"/>
              </w:rPr>
              <w:t>, FVC, and FEV/1FVC)</w:t>
            </w:r>
          </w:p>
        </w:tc>
        <w:tc>
          <w:tcPr>
            <w:tcW w:w="4163" w:type="dxa"/>
            <w:tcBorders>
              <w:top w:val="single" w:sz="4" w:space="0" w:color="auto"/>
              <w:left w:val="single" w:sz="4" w:space="0" w:color="auto"/>
              <w:bottom w:val="single" w:sz="4" w:space="0" w:color="auto"/>
              <w:right w:val="single" w:sz="4" w:space="0" w:color="auto"/>
            </w:tcBorders>
            <w:vAlign w:val="center"/>
          </w:tcPr>
          <w:p w14:paraId="4EB30534" w14:textId="16A0EC95" w:rsidR="00511912" w:rsidRPr="00DC1F2C" w:rsidRDefault="00511912"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DC1F2C">
              <w:rPr>
                <w:rFonts w:ascii="Arial" w:hAnsi="Arial" w:cs="Arial"/>
                <w:noProof/>
                <w:sz w:val="20"/>
              </w:rPr>
              <w:t>Spirometer</w:t>
            </w:r>
          </w:p>
        </w:tc>
        <w:tc>
          <w:tcPr>
            <w:tcW w:w="630" w:type="dxa"/>
            <w:tcBorders>
              <w:top w:val="single" w:sz="4" w:space="0" w:color="auto"/>
              <w:left w:val="single" w:sz="4" w:space="0" w:color="auto"/>
              <w:bottom w:val="single" w:sz="4" w:space="0" w:color="auto"/>
              <w:right w:val="single" w:sz="4" w:space="0" w:color="auto"/>
            </w:tcBorders>
            <w:vAlign w:val="center"/>
          </w:tcPr>
          <w:p w14:paraId="44DB6937" w14:textId="36A0CE78"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30604E34" w14:textId="521DB03A"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511912" w14:paraId="5289C590"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4073E182" w14:textId="0A6D0500" w:rsidR="00511912" w:rsidRPr="00DC1F2C" w:rsidRDefault="00511912" w:rsidP="00DC1F2C">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sidRPr="00DC1F2C">
              <w:rPr>
                <w:rFonts w:ascii="Arial" w:hAnsi="Arial" w:cs="Arial"/>
                <w:sz w:val="20"/>
              </w:rPr>
              <w:t>IOS</w:t>
            </w:r>
          </w:p>
        </w:tc>
        <w:tc>
          <w:tcPr>
            <w:tcW w:w="4163" w:type="dxa"/>
            <w:tcBorders>
              <w:top w:val="single" w:sz="4" w:space="0" w:color="auto"/>
              <w:left w:val="single" w:sz="4" w:space="0" w:color="auto"/>
              <w:bottom w:val="single" w:sz="4" w:space="0" w:color="auto"/>
              <w:right w:val="single" w:sz="4" w:space="0" w:color="auto"/>
            </w:tcBorders>
            <w:vAlign w:val="center"/>
          </w:tcPr>
          <w:p w14:paraId="389EFD3C" w14:textId="136582C1" w:rsidR="00511912" w:rsidRPr="00DC1F2C" w:rsidRDefault="00511912"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noProof/>
                <w:sz w:val="20"/>
              </w:rPr>
            </w:pPr>
            <w:r w:rsidRPr="00DC1F2C">
              <w:rPr>
                <w:rFonts w:ascii="Arial" w:hAnsi="Arial" w:cs="Arial"/>
                <w:noProof/>
                <w:sz w:val="20"/>
              </w:rPr>
              <w:t>Thorasys</w:t>
            </w:r>
          </w:p>
        </w:tc>
        <w:tc>
          <w:tcPr>
            <w:tcW w:w="630" w:type="dxa"/>
            <w:tcBorders>
              <w:top w:val="single" w:sz="4" w:space="0" w:color="auto"/>
              <w:left w:val="single" w:sz="4" w:space="0" w:color="auto"/>
              <w:bottom w:val="single" w:sz="4" w:space="0" w:color="auto"/>
              <w:right w:val="single" w:sz="4" w:space="0" w:color="auto"/>
            </w:tcBorders>
            <w:vAlign w:val="center"/>
          </w:tcPr>
          <w:p w14:paraId="4665CBCD" w14:textId="7C69754C"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4A484B9E" w14:textId="74C5EA81"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DC1F2C" w14:paraId="7DBE718B"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4728885A" w14:textId="0E16E8BF" w:rsidR="00DC1F2C" w:rsidRPr="00DC1F2C" w:rsidRDefault="00DC1F2C" w:rsidP="00DC1F2C">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proofErr w:type="spellStart"/>
            <w:r w:rsidRPr="00DC1F2C">
              <w:rPr>
                <w:rFonts w:ascii="Arial" w:hAnsi="Arial" w:cs="Arial"/>
                <w:sz w:val="20"/>
              </w:rPr>
              <w:t>FeNO</w:t>
            </w:r>
            <w:proofErr w:type="spellEnd"/>
          </w:p>
        </w:tc>
        <w:tc>
          <w:tcPr>
            <w:tcW w:w="4163" w:type="dxa"/>
            <w:tcBorders>
              <w:top w:val="single" w:sz="4" w:space="0" w:color="auto"/>
              <w:left w:val="single" w:sz="4" w:space="0" w:color="auto"/>
              <w:bottom w:val="single" w:sz="4" w:space="0" w:color="auto"/>
              <w:right w:val="single" w:sz="4" w:space="0" w:color="auto"/>
            </w:tcBorders>
            <w:vAlign w:val="center"/>
          </w:tcPr>
          <w:p w14:paraId="7903D250" w14:textId="1FEB959F" w:rsidR="00DC1F2C" w:rsidRPr="00DC1F2C" w:rsidRDefault="00DC1F2C"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noProof/>
                <w:sz w:val="20"/>
              </w:rPr>
            </w:pPr>
            <w:r w:rsidRPr="00DC1F2C">
              <w:rPr>
                <w:rFonts w:ascii="Arial" w:hAnsi="Arial" w:cs="Arial"/>
                <w:noProof/>
                <w:sz w:val="20"/>
              </w:rPr>
              <w:t>Niox</w:t>
            </w:r>
          </w:p>
        </w:tc>
        <w:tc>
          <w:tcPr>
            <w:tcW w:w="630" w:type="dxa"/>
            <w:tcBorders>
              <w:top w:val="single" w:sz="4" w:space="0" w:color="auto"/>
              <w:left w:val="single" w:sz="4" w:space="0" w:color="auto"/>
              <w:bottom w:val="single" w:sz="4" w:space="0" w:color="auto"/>
              <w:right w:val="single" w:sz="4" w:space="0" w:color="auto"/>
            </w:tcBorders>
            <w:vAlign w:val="center"/>
          </w:tcPr>
          <w:p w14:paraId="22A83D4D" w14:textId="5C414161" w:rsidR="00DC1F2C" w:rsidRPr="00DC1F2C" w:rsidRDefault="00DC1F2C"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2B447EBA" w14:textId="4E761FEC" w:rsidR="00DC1F2C" w:rsidRPr="00DC1F2C" w:rsidRDefault="00DC1F2C"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203EA3" w14:paraId="7C21B14C"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38FFDEB7" w14:textId="77777777" w:rsidR="00203EA3" w:rsidRPr="00DC1F2C" w:rsidRDefault="00203EA3"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sidRPr="00DC1F2C">
              <w:rPr>
                <w:rFonts w:ascii="Arial" w:hAnsi="Arial" w:cs="Arial"/>
                <w:sz w:val="20"/>
              </w:rPr>
              <w:t>Nasal Epithelium/Systemic Inflammation</w:t>
            </w:r>
          </w:p>
        </w:tc>
        <w:tc>
          <w:tcPr>
            <w:tcW w:w="4163" w:type="dxa"/>
            <w:tcBorders>
              <w:top w:val="single" w:sz="4" w:space="0" w:color="auto"/>
              <w:left w:val="single" w:sz="4" w:space="0" w:color="auto"/>
              <w:bottom w:val="single" w:sz="4" w:space="0" w:color="auto"/>
              <w:right w:val="single" w:sz="4" w:space="0" w:color="auto"/>
            </w:tcBorders>
            <w:vAlign w:val="center"/>
          </w:tcPr>
          <w:p w14:paraId="4B0FE8CC" w14:textId="77777777" w:rsidR="00203EA3" w:rsidRPr="00DC1F2C" w:rsidRDefault="00203EA3"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noProof/>
                <w:sz w:val="20"/>
              </w:rPr>
            </w:pPr>
            <w:r w:rsidRPr="00DC1F2C">
              <w:rPr>
                <w:rFonts w:ascii="Arial" w:hAnsi="Arial" w:cs="Arial"/>
                <w:noProof/>
                <w:sz w:val="20"/>
              </w:rPr>
              <w:t>Nasal brushings*/peripheral blood</w:t>
            </w:r>
          </w:p>
        </w:tc>
        <w:tc>
          <w:tcPr>
            <w:tcW w:w="630" w:type="dxa"/>
            <w:tcBorders>
              <w:top w:val="single" w:sz="4" w:space="0" w:color="auto"/>
              <w:left w:val="single" w:sz="4" w:space="0" w:color="auto"/>
              <w:bottom w:val="single" w:sz="4" w:space="0" w:color="auto"/>
              <w:right w:val="single" w:sz="4" w:space="0" w:color="auto"/>
            </w:tcBorders>
            <w:vAlign w:val="center"/>
          </w:tcPr>
          <w:p w14:paraId="330E3266"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42B02FAC" w14:textId="17188413"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203EA3" w14:paraId="442C814B"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1882DB2A" w14:textId="77777777" w:rsidR="00203EA3" w:rsidRPr="00DC1F2C" w:rsidRDefault="00203EA3"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sidRPr="00DC1F2C">
              <w:rPr>
                <w:rFonts w:ascii="Arial" w:hAnsi="Arial" w:cs="Arial"/>
                <w:sz w:val="20"/>
              </w:rPr>
              <w:t>Quality of Life</w:t>
            </w:r>
          </w:p>
        </w:tc>
        <w:tc>
          <w:tcPr>
            <w:tcW w:w="4163" w:type="dxa"/>
            <w:tcBorders>
              <w:top w:val="single" w:sz="4" w:space="0" w:color="auto"/>
              <w:left w:val="single" w:sz="4" w:space="0" w:color="auto"/>
              <w:bottom w:val="single" w:sz="4" w:space="0" w:color="auto"/>
              <w:right w:val="single" w:sz="4" w:space="0" w:color="auto"/>
            </w:tcBorders>
            <w:vAlign w:val="center"/>
          </w:tcPr>
          <w:p w14:paraId="6F1E9BF8" w14:textId="77777777" w:rsidR="00203EA3" w:rsidRPr="00DC1F2C" w:rsidRDefault="00203EA3"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noProof/>
                <w:sz w:val="20"/>
              </w:rPr>
            </w:pPr>
            <w:r w:rsidRPr="00DC1F2C">
              <w:rPr>
                <w:rFonts w:ascii="Arial" w:hAnsi="Arial" w:cs="Arial"/>
                <w:noProof/>
                <w:sz w:val="20"/>
              </w:rPr>
              <w:t>St George’s Respiratory Questionnaire</w:t>
            </w:r>
          </w:p>
        </w:tc>
        <w:tc>
          <w:tcPr>
            <w:tcW w:w="630" w:type="dxa"/>
            <w:tcBorders>
              <w:top w:val="single" w:sz="4" w:space="0" w:color="auto"/>
              <w:left w:val="single" w:sz="4" w:space="0" w:color="auto"/>
              <w:bottom w:val="single" w:sz="4" w:space="0" w:color="auto"/>
              <w:right w:val="single" w:sz="4" w:space="0" w:color="auto"/>
            </w:tcBorders>
            <w:vAlign w:val="center"/>
          </w:tcPr>
          <w:p w14:paraId="66FC38B5" w14:textId="7FBD95E1" w:rsidR="00203EA3" w:rsidRPr="00DC1F2C" w:rsidRDefault="000E50FB"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751866CB" w14:textId="272BE4A2" w:rsidR="00203EA3" w:rsidRPr="00DC1F2C" w:rsidRDefault="000E50FB"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bl>
    <w:p w14:paraId="2E065717" w14:textId="77777777" w:rsidR="00203EA3" w:rsidRDefault="00203EA3" w:rsidP="00BF0CE5">
      <w:pPr>
        <w:widowControl w:val="0"/>
        <w:spacing w:after="120"/>
        <w:rPr>
          <w:rFonts w:ascii="Arial" w:hAnsi="Arial" w:cs="Arial"/>
        </w:rPr>
      </w:pPr>
    </w:p>
    <w:p w14:paraId="5EE4773D" w14:textId="6DE3ECF1" w:rsidR="00E979DD" w:rsidRDefault="00203EA3" w:rsidP="00BF0CE5">
      <w:pPr>
        <w:widowControl w:val="0"/>
        <w:spacing w:after="120"/>
        <w:rPr>
          <w:rFonts w:ascii="Arial" w:hAnsi="Arial" w:cs="Arial"/>
          <w:b/>
        </w:rPr>
      </w:pPr>
      <w:r>
        <w:rPr>
          <w:rFonts w:ascii="Arial" w:hAnsi="Arial" w:cs="Arial"/>
          <w:b/>
        </w:rPr>
        <w:t>Data Analyses</w:t>
      </w:r>
      <w:r w:rsidR="00E979DD">
        <w:rPr>
          <w:rFonts w:ascii="Arial" w:hAnsi="Arial" w:cs="Arial"/>
          <w:b/>
        </w:rPr>
        <w:t>:</w:t>
      </w:r>
    </w:p>
    <w:p w14:paraId="419719F0" w14:textId="3CDC597A" w:rsidR="008A5A72" w:rsidRDefault="00D079C1" w:rsidP="008A5A72">
      <w:pPr>
        <w:widowControl w:val="0"/>
        <w:spacing w:after="120"/>
        <w:rPr>
          <w:rFonts w:ascii="Arial" w:hAnsi="Arial" w:cs="Arial"/>
        </w:rPr>
      </w:pPr>
      <w:r>
        <w:rPr>
          <w:rFonts w:ascii="Arial" w:hAnsi="Arial" w:cs="Arial"/>
          <w:b/>
        </w:rPr>
        <w:t>Aim 1</w:t>
      </w:r>
      <w:r w:rsidR="00493997">
        <w:rPr>
          <w:rFonts w:ascii="Arial" w:hAnsi="Arial" w:cs="Arial"/>
          <w:b/>
        </w:rPr>
        <w:t xml:space="preserve"> </w:t>
      </w:r>
      <w:r w:rsidR="00493997" w:rsidRPr="001E1CE1">
        <w:rPr>
          <w:rFonts w:ascii="Arial" w:hAnsi="Arial" w:cs="Arial"/>
          <w:b/>
        </w:rPr>
        <w:t xml:space="preserve">The Impact of </w:t>
      </w:r>
      <w:proofErr w:type="spellStart"/>
      <w:r w:rsidR="00493997" w:rsidRPr="001E1CE1">
        <w:rPr>
          <w:rFonts w:ascii="Arial" w:hAnsi="Arial" w:cs="Arial"/>
          <w:b/>
        </w:rPr>
        <w:t>Vape</w:t>
      </w:r>
      <w:proofErr w:type="spellEnd"/>
      <w:r w:rsidR="00493997" w:rsidRPr="001E1CE1">
        <w:rPr>
          <w:rFonts w:ascii="Arial" w:hAnsi="Arial" w:cs="Arial"/>
          <w:b/>
        </w:rPr>
        <w:t xml:space="preserve"> use on Respiratory Outcomes in </w:t>
      </w:r>
      <w:proofErr w:type="spellStart"/>
      <w:r w:rsidR="00493997" w:rsidRPr="001E1CE1">
        <w:rPr>
          <w:rFonts w:ascii="Arial" w:hAnsi="Arial" w:cs="Arial"/>
          <w:b/>
        </w:rPr>
        <w:t>Latinx</w:t>
      </w:r>
      <w:proofErr w:type="spellEnd"/>
      <w:r w:rsidR="00493997" w:rsidRPr="001E1CE1">
        <w:rPr>
          <w:rFonts w:ascii="Arial" w:hAnsi="Arial" w:cs="Arial"/>
          <w:b/>
        </w:rPr>
        <w:t xml:space="preserve"> </w:t>
      </w:r>
      <w:proofErr w:type="gramStart"/>
      <w:r w:rsidR="00493997" w:rsidRPr="001E1CE1">
        <w:rPr>
          <w:rFonts w:ascii="Arial" w:hAnsi="Arial" w:cs="Arial"/>
          <w:b/>
        </w:rPr>
        <w:t>Adolescents</w:t>
      </w:r>
      <w:r w:rsidR="00493997">
        <w:rPr>
          <w:rFonts w:ascii="Arial" w:hAnsi="Arial" w:cs="Arial"/>
          <w:b/>
        </w:rPr>
        <w:t xml:space="preserve"> :</w:t>
      </w:r>
      <w:proofErr w:type="gramEnd"/>
      <w:r w:rsidR="008A5A72">
        <w:rPr>
          <w:rFonts w:ascii="Arial" w:hAnsi="Arial" w:cs="Arial"/>
        </w:rPr>
        <w:t xml:space="preserve"> We will investigate the impact of </w:t>
      </w:r>
      <w:proofErr w:type="spellStart"/>
      <w:r w:rsidR="008A5A72">
        <w:rPr>
          <w:rFonts w:ascii="Arial" w:hAnsi="Arial" w:cs="Arial"/>
        </w:rPr>
        <w:t>vape</w:t>
      </w:r>
      <w:proofErr w:type="spellEnd"/>
      <w:r w:rsidR="008A5A72">
        <w:rPr>
          <w:rFonts w:ascii="Arial" w:hAnsi="Arial" w:cs="Arial"/>
        </w:rPr>
        <w:t xml:space="preserve"> exposure on measures of lung function by evaluating whether </w:t>
      </w:r>
      <w:proofErr w:type="spellStart"/>
      <w:r w:rsidR="008A5A72">
        <w:rPr>
          <w:rFonts w:ascii="Arial" w:hAnsi="Arial" w:cs="Arial"/>
        </w:rPr>
        <w:t>spirometric</w:t>
      </w:r>
      <w:proofErr w:type="spellEnd"/>
      <w:r w:rsidR="008A5A72">
        <w:rPr>
          <w:rFonts w:ascii="Arial" w:hAnsi="Arial" w:cs="Arial"/>
        </w:rPr>
        <w:t xml:space="preserve"> measures of lung function are predicted by </w:t>
      </w:r>
      <w:proofErr w:type="spellStart"/>
      <w:r w:rsidR="008A5A72">
        <w:rPr>
          <w:rFonts w:ascii="Arial" w:hAnsi="Arial" w:cs="Arial"/>
        </w:rPr>
        <w:t>vaping</w:t>
      </w:r>
      <w:proofErr w:type="spellEnd"/>
      <w:r w:rsidR="008A5A72">
        <w:rPr>
          <w:rFonts w:ascii="Arial" w:hAnsi="Arial" w:cs="Arial"/>
        </w:rPr>
        <w:t xml:space="preserve"> exposure. For example, forced expiratory volume in one second (FEV</w:t>
      </w:r>
      <w:r w:rsidR="008A5A72" w:rsidRPr="00D079C1">
        <w:rPr>
          <w:rFonts w:ascii="Arial" w:hAnsi="Arial" w:cs="Arial"/>
          <w:vertAlign w:val="subscript"/>
        </w:rPr>
        <w:t>1</w:t>
      </w:r>
      <w:r w:rsidR="008A5A72">
        <w:rPr>
          <w:rFonts w:ascii="Arial" w:hAnsi="Arial" w:cs="Arial"/>
        </w:rPr>
        <w:t>; outcome) will be modeled in a linear regression, regressed on ENDS use group (</w:t>
      </w:r>
      <w:proofErr w:type="spellStart"/>
      <w:r w:rsidR="008A5A72">
        <w:rPr>
          <w:rFonts w:ascii="Arial" w:hAnsi="Arial" w:cs="Arial"/>
        </w:rPr>
        <w:t>vaping</w:t>
      </w:r>
      <w:proofErr w:type="spellEnd"/>
      <w:r w:rsidR="008A5A72">
        <w:rPr>
          <w:rFonts w:ascii="Arial" w:hAnsi="Arial" w:cs="Arial"/>
        </w:rPr>
        <w:t xml:space="preserve">/control; primary explanatory variable of interest). The model will be repeated for other conventional </w:t>
      </w:r>
      <w:proofErr w:type="spellStart"/>
      <w:r w:rsidR="008A5A72">
        <w:rPr>
          <w:rFonts w:ascii="Arial" w:hAnsi="Arial" w:cs="Arial"/>
        </w:rPr>
        <w:t>spirometr</w:t>
      </w:r>
      <w:r w:rsidR="00431ACC">
        <w:rPr>
          <w:rFonts w:ascii="Arial" w:hAnsi="Arial" w:cs="Arial"/>
        </w:rPr>
        <w:t>ic</w:t>
      </w:r>
      <w:proofErr w:type="spellEnd"/>
      <w:r w:rsidR="008A5A72">
        <w:rPr>
          <w:rFonts w:ascii="Arial" w:hAnsi="Arial" w:cs="Arial"/>
        </w:rPr>
        <w:t xml:space="preserve"> measurements (forced vital capacity [FVC], ratio of FEV1/FVC), impulse </w:t>
      </w:r>
      <w:proofErr w:type="spellStart"/>
      <w:r w:rsidR="008A5A72">
        <w:rPr>
          <w:rFonts w:ascii="Arial" w:hAnsi="Arial" w:cs="Arial"/>
        </w:rPr>
        <w:t>oscillometry</w:t>
      </w:r>
      <w:proofErr w:type="spellEnd"/>
      <w:r w:rsidR="008A5A72">
        <w:rPr>
          <w:rFonts w:ascii="Arial" w:hAnsi="Arial" w:cs="Arial"/>
        </w:rPr>
        <w:t xml:space="preserve"> (specifics: R5, R20, X5, X20</w:t>
      </w:r>
      <w:r w:rsidR="00431ACC">
        <w:rPr>
          <w:rFonts w:ascii="Arial" w:hAnsi="Arial" w:cs="Arial"/>
        </w:rPr>
        <w:t>, R20-5,</w:t>
      </w:r>
      <w:r w:rsidR="008A5A72">
        <w:rPr>
          <w:rFonts w:ascii="Arial" w:hAnsi="Arial" w:cs="Arial"/>
        </w:rPr>
        <w:t xml:space="preserve"> </w:t>
      </w:r>
      <w:proofErr w:type="spellStart"/>
      <w:r w:rsidR="008A5A72">
        <w:rPr>
          <w:rFonts w:ascii="Arial" w:hAnsi="Arial" w:cs="Arial"/>
        </w:rPr>
        <w:t>Freq</w:t>
      </w:r>
      <w:proofErr w:type="spellEnd"/>
      <w:r w:rsidR="008A5A72">
        <w:rPr>
          <w:rFonts w:ascii="Arial" w:hAnsi="Arial" w:cs="Arial"/>
        </w:rPr>
        <w:t>/VT</w:t>
      </w:r>
      <w:r w:rsidR="00431ACC">
        <w:rPr>
          <w:rFonts w:ascii="Arial" w:hAnsi="Arial" w:cs="Arial"/>
        </w:rPr>
        <w:t xml:space="preserve">), Quality of life (SGRQ), </w:t>
      </w:r>
      <w:r w:rsidR="008A5A72">
        <w:rPr>
          <w:rFonts w:ascii="Arial" w:hAnsi="Arial" w:cs="Arial"/>
        </w:rPr>
        <w:t xml:space="preserve">and log-transformed </w:t>
      </w:r>
      <w:proofErr w:type="spellStart"/>
      <w:r w:rsidR="008A5A72">
        <w:rPr>
          <w:rFonts w:ascii="Arial" w:hAnsi="Arial" w:cs="Arial"/>
        </w:rPr>
        <w:t>FeNO</w:t>
      </w:r>
      <w:proofErr w:type="spellEnd"/>
      <w:r w:rsidR="008A5A72">
        <w:rPr>
          <w:rFonts w:ascii="Arial" w:hAnsi="Arial" w:cs="Arial"/>
        </w:rPr>
        <w:t xml:space="preserve">. We will evaluate each model using a likelihood ratio test, which assess if the model fit for lung function is improved by if including the </w:t>
      </w:r>
      <w:proofErr w:type="spellStart"/>
      <w:r w:rsidR="008A5A72">
        <w:rPr>
          <w:rFonts w:ascii="Arial" w:hAnsi="Arial" w:cs="Arial"/>
        </w:rPr>
        <w:t>vaping</w:t>
      </w:r>
      <w:proofErr w:type="spellEnd"/>
      <w:r w:rsidR="008A5A72">
        <w:rPr>
          <w:rFonts w:ascii="Arial" w:hAnsi="Arial" w:cs="Arial"/>
        </w:rPr>
        <w:t xml:space="preserve"> variable. To correct for multiple testing, we will define significance at a </w:t>
      </w:r>
      <w:proofErr w:type="spellStart"/>
      <w:r w:rsidR="008A5A72">
        <w:rPr>
          <w:rFonts w:ascii="Arial" w:hAnsi="Arial" w:cs="Arial"/>
        </w:rPr>
        <w:t>Bonferroni</w:t>
      </w:r>
      <w:proofErr w:type="spellEnd"/>
      <w:r w:rsidR="008A5A72">
        <w:rPr>
          <w:rFonts w:ascii="Arial" w:hAnsi="Arial" w:cs="Arial"/>
        </w:rPr>
        <w:t xml:space="preserve"> corrected p-value &lt; 0.05.</w:t>
      </w:r>
    </w:p>
    <w:p w14:paraId="08EE7FF6" w14:textId="165C7F77" w:rsidR="00493997" w:rsidRDefault="008A5A72" w:rsidP="00431ACC">
      <w:pPr>
        <w:widowControl w:val="0"/>
        <w:spacing w:after="120"/>
        <w:rPr>
          <w:rFonts w:ascii="Arial" w:hAnsi="Arial" w:cs="Arial"/>
        </w:rPr>
      </w:pPr>
      <w:r>
        <w:rPr>
          <w:rFonts w:ascii="Arial" w:hAnsi="Arial" w:cs="Arial"/>
        </w:rPr>
        <w:t xml:space="preserve">We will also repeat these modeling procedures with continuous quantitative measures of ENDS use (e.g., urine cotinine concentration) for dose-response analyses, replacing the categorical </w:t>
      </w:r>
      <w:proofErr w:type="spellStart"/>
      <w:r>
        <w:rPr>
          <w:rFonts w:ascii="Arial" w:hAnsi="Arial" w:cs="Arial"/>
        </w:rPr>
        <w:t>vaping</w:t>
      </w:r>
      <w:proofErr w:type="spellEnd"/>
      <w:r>
        <w:rPr>
          <w:rFonts w:ascii="Arial" w:hAnsi="Arial" w:cs="Arial"/>
        </w:rPr>
        <w:t>/control group variable with the continuous measurement</w:t>
      </w:r>
      <w:r w:rsidR="00431ACC">
        <w:rPr>
          <w:rFonts w:ascii="Arial" w:hAnsi="Arial" w:cs="Arial"/>
        </w:rPr>
        <w:t xml:space="preserve"> of urinary cotinine</w:t>
      </w:r>
      <w:r>
        <w:rPr>
          <w:rFonts w:ascii="Arial" w:hAnsi="Arial" w:cs="Arial"/>
        </w:rPr>
        <w:t xml:space="preserve">. As dose-response curves can be non-linear (e.g., J-shaped curves, </w:t>
      </w:r>
      <w:proofErr w:type="spellStart"/>
      <w:r>
        <w:rPr>
          <w:rFonts w:ascii="Arial" w:hAnsi="Arial" w:cs="Arial"/>
        </w:rPr>
        <w:t>thresholding</w:t>
      </w:r>
      <w:proofErr w:type="spellEnd"/>
      <w:r>
        <w:rPr>
          <w:rFonts w:ascii="Arial" w:hAnsi="Arial" w:cs="Arial"/>
        </w:rPr>
        <w:t xml:space="preserve"> effects), we will consider transformations of the exposure as needed </w:t>
      </w:r>
      <w:r w:rsidR="00431ACC">
        <w:rPr>
          <w:rFonts w:ascii="Arial" w:hAnsi="Arial" w:cs="Arial"/>
        </w:rPr>
        <w:t>(</w:t>
      </w:r>
      <w:hyperlink r:id="rId15" w:history="1">
        <w:r w:rsidR="00431ACC" w:rsidRPr="003E2A68">
          <w:rPr>
            <w:rStyle w:val="Hyperlink"/>
          </w:rPr>
          <w:t>https://journals.sagepub.com/doi/10.2203/dose-response.003.04.004</w:t>
        </w:r>
      </w:hyperlink>
      <w:r w:rsidR="00431ACC">
        <w:t xml:space="preserve">) </w:t>
      </w:r>
      <w:r>
        <w:rPr>
          <w:rFonts w:ascii="Arial" w:hAnsi="Arial" w:cs="Arial"/>
        </w:rPr>
        <w:t xml:space="preserve">to best capture the functional form of the </w:t>
      </w:r>
      <w:proofErr w:type="spellStart"/>
      <w:r>
        <w:rPr>
          <w:rFonts w:ascii="Arial" w:hAnsi="Arial" w:cs="Arial"/>
        </w:rPr>
        <w:t>vaping</w:t>
      </w:r>
      <w:proofErr w:type="spellEnd"/>
      <w:r>
        <w:rPr>
          <w:rFonts w:ascii="Arial" w:hAnsi="Arial" w:cs="Arial"/>
        </w:rPr>
        <w:t xml:space="preserve"> exposure to lung functional relationship. Each measure will be corrected for multiple testing (likelihood ratio test, </w:t>
      </w:r>
      <w:proofErr w:type="spellStart"/>
      <w:r>
        <w:rPr>
          <w:rFonts w:ascii="Arial" w:hAnsi="Arial" w:cs="Arial"/>
        </w:rPr>
        <w:t>Bonferroni</w:t>
      </w:r>
      <w:proofErr w:type="spellEnd"/>
      <w:r>
        <w:rPr>
          <w:rFonts w:ascii="Arial" w:hAnsi="Arial" w:cs="Arial"/>
        </w:rPr>
        <w:t xml:space="preserve"> p-value &lt; 0.05)</w:t>
      </w:r>
      <w:r w:rsidR="00493997">
        <w:rPr>
          <w:rFonts w:ascii="Arial" w:hAnsi="Arial" w:cs="Arial"/>
        </w:rPr>
        <w:t>.</w:t>
      </w:r>
    </w:p>
    <w:p w14:paraId="4C3A138E" w14:textId="737FDE38" w:rsidR="00493997" w:rsidRDefault="00493997" w:rsidP="00431ACC">
      <w:pPr>
        <w:widowControl w:val="0"/>
        <w:spacing w:after="120"/>
        <w:rPr>
          <w:ins w:id="9" w:author="Sunita Sharma" w:date="2021-09-13T12:50:00Z"/>
          <w:rFonts w:ascii="Arial" w:hAnsi="Arial" w:cs="Arial"/>
        </w:rPr>
      </w:pPr>
      <w:r>
        <w:rPr>
          <w:rFonts w:ascii="Arial" w:hAnsi="Arial" w:cs="Arial"/>
        </w:rPr>
        <w:t xml:space="preserve">We will also assess the impact of co-use of THC and/or concurrent tobacco use by adjusting models for these variables. We will also test for interaction between </w:t>
      </w:r>
      <w:proofErr w:type="spellStart"/>
      <w:r>
        <w:rPr>
          <w:rFonts w:ascii="Arial" w:hAnsi="Arial" w:cs="Arial"/>
        </w:rPr>
        <w:t>vape</w:t>
      </w:r>
      <w:proofErr w:type="spellEnd"/>
      <w:r>
        <w:rPr>
          <w:rFonts w:ascii="Arial" w:hAnsi="Arial" w:cs="Arial"/>
        </w:rPr>
        <w:t xml:space="preserve"> exposure and co-use of THC or tobacco by adding interaction terms into the linear models.</w:t>
      </w:r>
    </w:p>
    <w:p w14:paraId="69F41890" w14:textId="545F4BC4" w:rsidR="00C103C2" w:rsidRPr="00D079C1" w:rsidRDefault="00C103C2" w:rsidP="00431ACC">
      <w:pPr>
        <w:widowControl w:val="0"/>
        <w:spacing w:after="120"/>
        <w:rPr>
          <w:rFonts w:ascii="Arial" w:hAnsi="Arial" w:cs="Arial"/>
        </w:rPr>
      </w:pPr>
      <w:ins w:id="10" w:author="Sunita Sharma" w:date="2021-09-13T12:50:00Z">
        <w:r>
          <w:rPr>
            <w:rFonts w:ascii="Arial" w:hAnsi="Arial" w:cs="Arial"/>
          </w:rPr>
          <w:t xml:space="preserve">Power </w:t>
        </w:r>
        <w:commentRangeStart w:id="11"/>
        <w:r>
          <w:rPr>
            <w:rFonts w:ascii="Arial" w:hAnsi="Arial" w:cs="Arial"/>
          </w:rPr>
          <w:t>Calculation</w:t>
        </w:r>
        <w:commentRangeEnd w:id="11"/>
        <w:r>
          <w:rPr>
            <w:rStyle w:val="CommentReference"/>
            <w:rFonts w:ascii="Times" w:eastAsia="Times New Roman" w:hAnsi="Times" w:cs="Times New Roman"/>
            <w:lang w:val="x-none" w:eastAsia="x-none"/>
          </w:rPr>
          <w:commentReference w:id="11"/>
        </w:r>
      </w:ins>
    </w:p>
    <w:p w14:paraId="708B1955" w14:textId="067973AD" w:rsidR="008A5A72" w:rsidRDefault="008A5A72" w:rsidP="008A5A72">
      <w:pPr>
        <w:spacing w:after="120"/>
        <w:rPr>
          <w:rFonts w:ascii="Arial" w:hAnsi="Arial" w:cs="Arial"/>
        </w:rPr>
      </w:pPr>
      <w:r>
        <w:rPr>
          <w:rFonts w:ascii="Arial" w:hAnsi="Arial" w:cs="Arial"/>
          <w:u w:val="single"/>
        </w:rPr>
        <w:t>S</w:t>
      </w:r>
      <w:r w:rsidRPr="007F519F">
        <w:rPr>
          <w:rFonts w:ascii="Arial" w:hAnsi="Arial" w:cs="Arial"/>
          <w:u w:val="single"/>
        </w:rPr>
        <w:t>ex</w:t>
      </w:r>
      <w:r>
        <w:rPr>
          <w:rFonts w:ascii="Arial" w:hAnsi="Arial" w:cs="Arial"/>
          <w:u w:val="single"/>
        </w:rPr>
        <w:t xml:space="preserve"> and Other Biologic Variables</w:t>
      </w:r>
      <w:r>
        <w:rPr>
          <w:rFonts w:ascii="Arial" w:hAnsi="Arial" w:cs="Arial"/>
        </w:rPr>
        <w:t xml:space="preserve">: Both in our preliminary data and </w:t>
      </w:r>
      <w:r w:rsidRPr="00C93CA4">
        <w:rPr>
          <w:rFonts w:ascii="Arial" w:hAnsi="Arial" w:cs="Arial"/>
        </w:rPr>
        <w:t xml:space="preserve">extant </w:t>
      </w:r>
      <w:r>
        <w:rPr>
          <w:rFonts w:ascii="Arial" w:hAnsi="Arial" w:cs="Arial"/>
        </w:rPr>
        <w:t xml:space="preserve">literature, the proposed </w:t>
      </w:r>
      <w:r w:rsidR="00431ACC">
        <w:rPr>
          <w:rFonts w:ascii="Arial" w:hAnsi="Arial" w:cs="Arial"/>
        </w:rPr>
        <w:t xml:space="preserve">IOS </w:t>
      </w:r>
      <w:r>
        <w:rPr>
          <w:rFonts w:ascii="Arial" w:hAnsi="Arial" w:cs="Arial"/>
        </w:rPr>
        <w:t xml:space="preserve">lung function measurements are not correlated to demographic features. </w:t>
      </w:r>
      <w:proofErr w:type="spellStart"/>
      <w:r w:rsidR="00431ACC">
        <w:rPr>
          <w:rFonts w:ascii="Arial" w:hAnsi="Arial" w:cs="Arial"/>
        </w:rPr>
        <w:t>Spirometric</w:t>
      </w:r>
      <w:proofErr w:type="spellEnd"/>
      <w:r w:rsidR="00431ACC">
        <w:rPr>
          <w:rFonts w:ascii="Arial" w:hAnsi="Arial" w:cs="Arial"/>
        </w:rPr>
        <w:t xml:space="preserve"> measures of lung function will utilize </w:t>
      </w:r>
      <w:proofErr w:type="gramStart"/>
      <w:r w:rsidR="00431ACC">
        <w:rPr>
          <w:rFonts w:ascii="Arial" w:hAnsi="Arial" w:cs="Arial"/>
        </w:rPr>
        <w:t>the percent predicted</w:t>
      </w:r>
      <w:proofErr w:type="gramEnd"/>
      <w:r w:rsidR="00431ACC">
        <w:rPr>
          <w:rFonts w:ascii="Arial" w:hAnsi="Arial" w:cs="Arial"/>
        </w:rPr>
        <w:t xml:space="preserve"> values, which adjusts for age, sex, height, and race. </w:t>
      </w:r>
      <w:r>
        <w:rPr>
          <w:rFonts w:ascii="Arial" w:hAnsi="Arial" w:cs="Arial"/>
        </w:rPr>
        <w:t xml:space="preserve">However, we will check for the impact of age, sex, and concurrent marijuana use (yes/no from urine </w:t>
      </w:r>
      <w:proofErr w:type="spellStart"/>
      <w:r>
        <w:rPr>
          <w:rFonts w:ascii="Arial" w:hAnsi="Arial" w:cs="Arial"/>
        </w:rPr>
        <w:t>metabolomic</w:t>
      </w:r>
      <w:proofErr w:type="spellEnd"/>
      <w:r>
        <w:rPr>
          <w:rFonts w:ascii="Arial" w:hAnsi="Arial" w:cs="Arial"/>
        </w:rPr>
        <w:t xml:space="preserve"> testing) by including them as covariates in our linear model. Additionally, we will check for clustering by recruitment center and </w:t>
      </w:r>
      <w:proofErr w:type="gramStart"/>
      <w:r>
        <w:rPr>
          <w:rFonts w:ascii="Arial" w:hAnsi="Arial" w:cs="Arial"/>
        </w:rPr>
        <w:t>adjust</w:t>
      </w:r>
      <w:proofErr w:type="gramEnd"/>
      <w:r>
        <w:rPr>
          <w:rFonts w:ascii="Arial" w:hAnsi="Arial" w:cs="Arial"/>
        </w:rPr>
        <w:t xml:space="preserve"> as needed using a random intercept for center. We will also conduct secondary analyses that include interactions between ENDS use groups and covariates to test sex-specific and age-specific impacts of </w:t>
      </w:r>
      <w:proofErr w:type="spellStart"/>
      <w:r>
        <w:rPr>
          <w:rFonts w:ascii="Arial" w:hAnsi="Arial" w:cs="Arial"/>
        </w:rPr>
        <w:t>vaping</w:t>
      </w:r>
      <w:proofErr w:type="spellEnd"/>
      <w:r>
        <w:rPr>
          <w:rFonts w:ascii="Arial" w:hAnsi="Arial" w:cs="Arial"/>
        </w:rPr>
        <w:t>.</w:t>
      </w:r>
    </w:p>
    <w:p w14:paraId="68925752" w14:textId="2B05600E" w:rsidR="00067A4A" w:rsidRPr="009B4E02" w:rsidRDefault="00C103C2" w:rsidP="00067A4A">
      <w:pPr>
        <w:rPr>
          <w:rFonts w:ascii="Arial" w:hAnsi="Arial" w:cs="Arial"/>
          <w:shd w:val="clear" w:color="auto" w:fill="FFFFFF"/>
        </w:rPr>
      </w:pPr>
      <w:r>
        <w:rPr>
          <w:rFonts w:ascii="Arial" w:hAnsi="Arial" w:cs="Arial"/>
          <w:b/>
        </w:rPr>
        <w:t xml:space="preserve">Limitation and Alternative </w:t>
      </w:r>
      <w:commentRangeStart w:id="13"/>
      <w:r>
        <w:rPr>
          <w:rFonts w:ascii="Arial" w:hAnsi="Arial" w:cs="Arial"/>
          <w:b/>
        </w:rPr>
        <w:t>Approach</w:t>
      </w:r>
      <w:commentRangeEnd w:id="13"/>
      <w:r>
        <w:rPr>
          <w:rStyle w:val="CommentReference"/>
          <w:rFonts w:ascii="Times" w:eastAsia="Times New Roman" w:hAnsi="Times" w:cs="Times New Roman"/>
          <w:lang w:val="x-none" w:eastAsia="x-none"/>
        </w:rPr>
        <w:commentReference w:id="13"/>
      </w:r>
      <w:r w:rsidR="001E3941">
        <w:rPr>
          <w:rFonts w:ascii="Arial" w:hAnsi="Arial" w:cs="Arial"/>
          <w:b/>
        </w:rPr>
        <w:t>:</w:t>
      </w:r>
      <w:r w:rsidR="00067A4A">
        <w:rPr>
          <w:rFonts w:ascii="Arial" w:hAnsi="Arial" w:cs="Arial"/>
          <w:b/>
        </w:rPr>
        <w:t xml:space="preserve"> </w:t>
      </w:r>
      <w:r w:rsidR="00067A4A">
        <w:rPr>
          <w:rFonts w:ascii="Arial" w:hAnsi="Arial" w:cs="Arial"/>
        </w:rPr>
        <w:t xml:space="preserve">Current approaches to </w:t>
      </w:r>
      <w:proofErr w:type="spellStart"/>
      <w:r w:rsidR="00067A4A">
        <w:rPr>
          <w:rFonts w:ascii="Arial" w:hAnsi="Arial" w:cs="Arial"/>
        </w:rPr>
        <w:t>vaping</w:t>
      </w:r>
      <w:proofErr w:type="spellEnd"/>
      <w:r w:rsidR="00067A4A">
        <w:rPr>
          <w:rFonts w:ascii="Arial" w:hAnsi="Arial" w:cs="Arial"/>
        </w:rPr>
        <w:t xml:space="preserve"> exposure assessments remain limited</w:t>
      </w:r>
      <w:r w:rsidR="00067A4A" w:rsidRPr="009B4E02">
        <w:rPr>
          <w:rFonts w:ascii="Arial" w:hAnsi="Arial" w:cs="Arial"/>
        </w:rPr>
        <w:t xml:space="preserve">. </w:t>
      </w:r>
      <w:proofErr w:type="spellStart"/>
      <w:r w:rsidR="00067A4A" w:rsidRPr="009B4E02">
        <w:rPr>
          <w:rFonts w:ascii="Arial" w:hAnsi="Arial" w:cs="Arial"/>
          <w:shd w:val="clear" w:color="auto" w:fill="FFFFFF"/>
        </w:rPr>
        <w:t>Interindividual</w:t>
      </w:r>
      <w:proofErr w:type="spellEnd"/>
      <w:r w:rsidR="00067A4A" w:rsidRPr="009B4E02">
        <w:rPr>
          <w:rFonts w:ascii="Arial" w:hAnsi="Arial" w:cs="Arial"/>
          <w:shd w:val="clear" w:color="auto" w:fill="FFFFFF"/>
        </w:rPr>
        <w:t xml:space="preserve"> differences can affect cotinine levels, and these include prior level of tobacco dependence, nicotine content in e-liquids, number of puffs, and e-cigarette brand. To control for these factors, we will capture such varying information in our </w:t>
      </w:r>
      <w:proofErr w:type="spellStart"/>
      <w:r w:rsidR="00067A4A" w:rsidRPr="009B4E02">
        <w:rPr>
          <w:rFonts w:ascii="Arial" w:hAnsi="Arial" w:cs="Arial"/>
          <w:shd w:val="clear" w:color="auto" w:fill="FFFFFF"/>
        </w:rPr>
        <w:t>vaping</w:t>
      </w:r>
      <w:proofErr w:type="spellEnd"/>
      <w:r w:rsidR="00067A4A" w:rsidRPr="009B4E02">
        <w:rPr>
          <w:rFonts w:ascii="Arial" w:hAnsi="Arial" w:cs="Arial"/>
          <w:shd w:val="clear" w:color="auto" w:fill="FFFFFF"/>
        </w:rPr>
        <w:t xml:space="preserve"> patterns section in our study questionnaires. </w:t>
      </w:r>
      <w:proofErr w:type="gramStart"/>
      <w:r w:rsidR="00067A4A" w:rsidRPr="009B4E02">
        <w:rPr>
          <w:rFonts w:ascii="Arial" w:hAnsi="Arial" w:cs="Arial"/>
          <w:shd w:val="clear" w:color="auto" w:fill="FFFFFF"/>
        </w:rPr>
        <w:t>Additionally, participant survey entries and urine collections maybe temporally disparate.</w:t>
      </w:r>
      <w:proofErr w:type="gramEnd"/>
      <w:r w:rsidR="00067A4A" w:rsidRPr="009B4E02">
        <w:rPr>
          <w:rFonts w:ascii="Arial" w:hAnsi="Arial" w:cs="Arial"/>
          <w:shd w:val="clear" w:color="auto" w:fill="FFFFFF"/>
        </w:rPr>
        <w:t xml:space="preserve"> As such, some participants who </w:t>
      </w:r>
      <w:r w:rsidR="00067A4A" w:rsidRPr="009B4E02">
        <w:rPr>
          <w:rFonts w:ascii="Arial" w:hAnsi="Arial" w:cs="Arial"/>
          <w:shd w:val="clear" w:color="auto" w:fill="FFFFFF"/>
        </w:rPr>
        <w:lastRenderedPageBreak/>
        <w:t>report active smoking may</w:t>
      </w:r>
      <w:r w:rsidR="00067A4A">
        <w:rPr>
          <w:rFonts w:ascii="Arial" w:hAnsi="Arial" w:cs="Arial"/>
          <w:shd w:val="clear" w:color="auto" w:fill="FFFFFF"/>
        </w:rPr>
        <w:t xml:space="preserve"> </w:t>
      </w:r>
      <w:r w:rsidR="00067A4A" w:rsidRPr="009B4E02">
        <w:rPr>
          <w:rFonts w:ascii="Arial" w:hAnsi="Arial" w:cs="Arial"/>
          <w:shd w:val="clear" w:color="auto" w:fill="FFFFFF"/>
        </w:rPr>
        <w:t xml:space="preserve">be negative for biomarker screening and vice versa. Additionally non-daily smoking could result in negative biomarker results. To account for this, we define </w:t>
      </w:r>
      <w:proofErr w:type="spellStart"/>
      <w:r w:rsidR="00067A4A" w:rsidRPr="009B4E02">
        <w:rPr>
          <w:rFonts w:ascii="Arial" w:hAnsi="Arial" w:cs="Arial"/>
          <w:shd w:val="clear" w:color="auto" w:fill="FFFFFF"/>
        </w:rPr>
        <w:t>vaping</w:t>
      </w:r>
      <w:proofErr w:type="spellEnd"/>
      <w:r w:rsidR="00067A4A" w:rsidRPr="009B4E02">
        <w:rPr>
          <w:rFonts w:ascii="Arial" w:hAnsi="Arial" w:cs="Arial"/>
          <w:shd w:val="clear" w:color="auto" w:fill="FFFFFF"/>
        </w:rPr>
        <w:t xml:space="preserve"> as e-cigarette use in the past 30 days. Additionally, cotinine levels are known to be on average five times higher in urine than in blood and </w:t>
      </w:r>
      <w:r w:rsidR="00067A4A">
        <w:rPr>
          <w:rFonts w:ascii="Arial" w:hAnsi="Arial" w:cs="Arial"/>
          <w:shd w:val="clear" w:color="auto" w:fill="FFFFFF"/>
        </w:rPr>
        <w:t xml:space="preserve">this </w:t>
      </w:r>
      <w:r w:rsidR="00067A4A" w:rsidRPr="009B4E02">
        <w:rPr>
          <w:rFonts w:ascii="Arial" w:hAnsi="Arial" w:cs="Arial"/>
          <w:shd w:val="clear" w:color="auto" w:fill="FFFFFF"/>
        </w:rPr>
        <w:t>results in greater analytical sensitivity in detecting nicotine exposure (PMID: 19525206). </w:t>
      </w:r>
      <w:r w:rsidR="00067A4A">
        <w:rPr>
          <w:rFonts w:ascii="Arial" w:hAnsi="Arial" w:cs="Arial"/>
          <w:shd w:val="clear" w:color="auto" w:fill="FFFFFF"/>
        </w:rPr>
        <w:t xml:space="preserve"> While, the a</w:t>
      </w:r>
      <w:r w:rsidR="00493997">
        <w:rPr>
          <w:rFonts w:ascii="Arial" w:hAnsi="Arial" w:cs="Arial"/>
          <w:shd w:val="clear" w:color="auto" w:fill="FFFFFF"/>
        </w:rPr>
        <w:t xml:space="preserve"> </w:t>
      </w:r>
      <w:r w:rsidR="00067A4A">
        <w:rPr>
          <w:rFonts w:ascii="Arial" w:hAnsi="Arial" w:cs="Arial"/>
          <w:shd w:val="clear" w:color="auto" w:fill="FFFFFF"/>
        </w:rPr>
        <w:t>priori determined urine cutoff of &gt;30ng/mL was from the cigarette smoking literature, we expect the nicotine levels to be similar among e-cigarette users (</w:t>
      </w:r>
      <w:r w:rsidR="00067A4A" w:rsidRPr="00C6064D">
        <w:rPr>
          <w:rFonts w:ascii="Arial" w:hAnsi="Arial" w:cs="Arial"/>
          <w:shd w:val="clear" w:color="auto" w:fill="FFFFFF"/>
        </w:rPr>
        <w:t>PMID</w:t>
      </w:r>
      <w:r w:rsidR="00067A4A">
        <w:rPr>
          <w:rFonts w:ascii="Arial" w:hAnsi="Arial" w:cs="Arial"/>
          <w:shd w:val="clear" w:color="auto" w:fill="FFFFFF"/>
        </w:rPr>
        <w:t>s</w:t>
      </w:r>
      <w:r w:rsidR="00067A4A" w:rsidRPr="00C6064D">
        <w:rPr>
          <w:rFonts w:ascii="Arial" w:hAnsi="Arial" w:cs="Arial"/>
          <w:shd w:val="clear" w:color="auto" w:fill="FFFFFF"/>
        </w:rPr>
        <w:t>: 26681385</w:t>
      </w:r>
      <w:r w:rsidR="00067A4A">
        <w:rPr>
          <w:rFonts w:ascii="Arial" w:hAnsi="Arial" w:cs="Arial"/>
          <w:shd w:val="clear" w:color="auto" w:fill="FFFFFF"/>
        </w:rPr>
        <w:t xml:space="preserve">, </w:t>
      </w:r>
      <w:r w:rsidR="00067A4A" w:rsidRPr="00C6064D">
        <w:rPr>
          <w:rFonts w:ascii="Arial" w:hAnsi="Arial" w:cs="Arial"/>
          <w:shd w:val="clear" w:color="auto" w:fill="FFFFFF"/>
        </w:rPr>
        <w:t>27278718</w:t>
      </w:r>
      <w:r w:rsidR="00067A4A">
        <w:rPr>
          <w:rFonts w:ascii="Arial" w:hAnsi="Arial" w:cs="Arial"/>
          <w:shd w:val="clear" w:color="auto" w:fill="FFFFFF"/>
        </w:rPr>
        <w:t>).</w:t>
      </w:r>
      <w:r w:rsidR="00067A4A" w:rsidRPr="009B4E02">
        <w:rPr>
          <w:rFonts w:ascii="Arial" w:hAnsi="Arial" w:cs="Arial"/>
          <w:shd w:val="clear" w:color="auto" w:fill="FFFFFF"/>
        </w:rPr>
        <w:t xml:space="preserve"> </w:t>
      </w:r>
      <w:r w:rsidR="00067A4A">
        <w:rPr>
          <w:rFonts w:ascii="Arial" w:hAnsi="Arial" w:cs="Arial"/>
          <w:shd w:val="clear" w:color="auto" w:fill="FFFFFF"/>
        </w:rPr>
        <w:t>Additionally, t</w:t>
      </w:r>
      <w:r w:rsidR="00067A4A" w:rsidRPr="009B4E02">
        <w:rPr>
          <w:rFonts w:ascii="Arial" w:hAnsi="Arial" w:cs="Arial"/>
          <w:shd w:val="clear" w:color="auto" w:fill="FFFFFF"/>
        </w:rPr>
        <w:t>o refine our estimate of the exposure cut point, we will perform latent class analysis on log-transformed urine cotinine levels and examine unconditional models with two (</w:t>
      </w:r>
      <w:proofErr w:type="spellStart"/>
      <w:r w:rsidR="00067A4A" w:rsidRPr="009B4E02">
        <w:rPr>
          <w:rFonts w:ascii="Arial" w:hAnsi="Arial" w:cs="Arial"/>
          <w:shd w:val="clear" w:color="auto" w:fill="FFFFFF"/>
        </w:rPr>
        <w:t>vaping</w:t>
      </w:r>
      <w:proofErr w:type="spellEnd"/>
      <w:r w:rsidR="00067A4A" w:rsidRPr="009B4E02">
        <w:rPr>
          <w:rFonts w:ascii="Arial" w:hAnsi="Arial" w:cs="Arial"/>
          <w:shd w:val="clear" w:color="auto" w:fill="FFFFFF"/>
        </w:rPr>
        <w:t xml:space="preserve"> </w:t>
      </w:r>
      <w:proofErr w:type="spellStart"/>
      <w:r w:rsidR="00067A4A" w:rsidRPr="009B4E02">
        <w:rPr>
          <w:rFonts w:ascii="Arial" w:hAnsi="Arial" w:cs="Arial"/>
          <w:shd w:val="clear" w:color="auto" w:fill="FFFFFF"/>
        </w:rPr>
        <w:t>vs</w:t>
      </w:r>
      <w:proofErr w:type="spellEnd"/>
      <w:r w:rsidR="00067A4A" w:rsidRPr="009B4E02">
        <w:rPr>
          <w:rFonts w:ascii="Arial" w:hAnsi="Arial" w:cs="Arial"/>
          <w:shd w:val="clear" w:color="auto" w:fill="FFFFFF"/>
        </w:rPr>
        <w:t xml:space="preserve"> </w:t>
      </w:r>
      <w:proofErr w:type="spellStart"/>
      <w:r w:rsidR="00067A4A" w:rsidRPr="009B4E02">
        <w:rPr>
          <w:rFonts w:ascii="Arial" w:hAnsi="Arial" w:cs="Arial"/>
          <w:shd w:val="clear" w:color="auto" w:fill="FFFFFF"/>
        </w:rPr>
        <w:t>nonvaping</w:t>
      </w:r>
      <w:proofErr w:type="spellEnd"/>
      <w:r w:rsidR="00067A4A" w:rsidRPr="009B4E02">
        <w:rPr>
          <w:rFonts w:ascii="Arial" w:hAnsi="Arial" w:cs="Arial"/>
          <w:shd w:val="clear" w:color="auto" w:fill="FFFFFF"/>
        </w:rPr>
        <w:t>) and three classes (</w:t>
      </w:r>
      <w:proofErr w:type="spellStart"/>
      <w:r w:rsidR="00067A4A" w:rsidRPr="009B4E02">
        <w:rPr>
          <w:rFonts w:ascii="Arial" w:hAnsi="Arial" w:cs="Arial"/>
          <w:shd w:val="clear" w:color="auto" w:fill="FFFFFF"/>
        </w:rPr>
        <w:t>vaping</w:t>
      </w:r>
      <w:proofErr w:type="spellEnd"/>
      <w:r w:rsidR="00067A4A" w:rsidRPr="009B4E02">
        <w:rPr>
          <w:rFonts w:ascii="Arial" w:hAnsi="Arial" w:cs="Arial"/>
          <w:shd w:val="clear" w:color="auto" w:fill="FFFFFF"/>
        </w:rPr>
        <w:t xml:space="preserve">, intermittent </w:t>
      </w:r>
      <w:proofErr w:type="spellStart"/>
      <w:r w:rsidR="00067A4A" w:rsidRPr="009B4E02">
        <w:rPr>
          <w:rFonts w:ascii="Arial" w:hAnsi="Arial" w:cs="Arial"/>
          <w:shd w:val="clear" w:color="auto" w:fill="FFFFFF"/>
        </w:rPr>
        <w:t>vaping</w:t>
      </w:r>
      <w:proofErr w:type="spellEnd"/>
      <w:r w:rsidR="00067A4A" w:rsidRPr="009B4E02">
        <w:rPr>
          <w:rFonts w:ascii="Arial" w:hAnsi="Arial" w:cs="Arial"/>
          <w:shd w:val="clear" w:color="auto" w:fill="FFFFFF"/>
        </w:rPr>
        <w:t xml:space="preserve"> and </w:t>
      </w:r>
      <w:proofErr w:type="spellStart"/>
      <w:r w:rsidR="00067A4A" w:rsidRPr="009B4E02">
        <w:rPr>
          <w:rFonts w:ascii="Arial" w:hAnsi="Arial" w:cs="Arial"/>
          <w:shd w:val="clear" w:color="auto" w:fill="FFFFFF"/>
        </w:rPr>
        <w:t>nonvaping</w:t>
      </w:r>
      <w:proofErr w:type="spellEnd"/>
      <w:r w:rsidR="00067A4A" w:rsidRPr="009B4E02">
        <w:rPr>
          <w:rFonts w:ascii="Arial" w:hAnsi="Arial" w:cs="Arial"/>
          <w:shd w:val="clear" w:color="auto" w:fill="FFFFFF"/>
        </w:rPr>
        <w:t xml:space="preserve">) to determine appropriate exposure characterization. Nevertheless, there is such a severe lack of published data on the levels of nicotine and/or cotinine after </w:t>
      </w:r>
      <w:proofErr w:type="spellStart"/>
      <w:r w:rsidR="00067A4A" w:rsidRPr="009B4E02">
        <w:rPr>
          <w:rFonts w:ascii="Arial" w:hAnsi="Arial" w:cs="Arial"/>
          <w:shd w:val="clear" w:color="auto" w:fill="FFFFFF"/>
        </w:rPr>
        <w:t>vaping</w:t>
      </w:r>
      <w:proofErr w:type="spellEnd"/>
      <w:r w:rsidR="00067A4A" w:rsidRPr="009B4E02">
        <w:rPr>
          <w:rFonts w:ascii="Arial" w:hAnsi="Arial" w:cs="Arial"/>
          <w:shd w:val="clear" w:color="auto" w:fill="FFFFFF"/>
        </w:rPr>
        <w:t>, and our analyses will help bridge this knowledge gap.</w:t>
      </w:r>
    </w:p>
    <w:p w14:paraId="147AF26C" w14:textId="3607387D" w:rsidR="008A5A72" w:rsidRPr="00246B0B" w:rsidRDefault="00D158C7" w:rsidP="00431ACC">
      <w:pPr>
        <w:pStyle w:val="CommentText"/>
        <w:rPr>
          <w:rFonts w:ascii="Arial" w:hAnsi="Arial" w:cs="Arial"/>
          <w:sz w:val="22"/>
          <w:szCs w:val="22"/>
        </w:rPr>
      </w:pPr>
      <w:r w:rsidRPr="00C103C2">
        <w:rPr>
          <w:rFonts w:ascii="Arial" w:hAnsi="Arial" w:cs="Arial"/>
          <w:b/>
          <w:sz w:val="22"/>
          <w:szCs w:val="22"/>
        </w:rPr>
        <w:t>Aim 2</w:t>
      </w:r>
      <w:r w:rsidR="00431ACC" w:rsidRPr="00C103C2">
        <w:rPr>
          <w:rFonts w:ascii="Arial" w:hAnsi="Arial" w:cs="Arial"/>
          <w:b/>
          <w:sz w:val="22"/>
          <w:szCs w:val="22"/>
        </w:rPr>
        <w:t xml:space="preserve">: </w:t>
      </w:r>
      <w:r w:rsidR="00493997" w:rsidRPr="00C103C2">
        <w:rPr>
          <w:rFonts w:ascii="Arial" w:hAnsi="Arial" w:cs="Arial"/>
          <w:b/>
          <w:sz w:val="22"/>
          <w:szCs w:val="22"/>
        </w:rPr>
        <w:t xml:space="preserve">The Gene Expression Signature of Vape Use in Latinx Adolescents: </w:t>
      </w:r>
      <w:r w:rsidR="00431ACC" w:rsidRPr="00C103C2">
        <w:rPr>
          <w:rFonts w:ascii="Arial" w:hAnsi="Arial" w:cs="Arial"/>
          <w:sz w:val="22"/>
          <w:szCs w:val="22"/>
        </w:rPr>
        <w:t>We</w:t>
      </w:r>
      <w:r w:rsidR="00493997" w:rsidRPr="00C103C2">
        <w:rPr>
          <w:rFonts w:ascii="Arial" w:hAnsi="Arial" w:cs="Arial"/>
          <w:sz w:val="22"/>
          <w:szCs w:val="22"/>
        </w:rPr>
        <w:t xml:space="preserve"> </w:t>
      </w:r>
      <w:r w:rsidR="008A5A72" w:rsidRPr="00C103C2">
        <w:rPr>
          <w:rFonts w:ascii="Arial" w:hAnsi="Arial" w:cs="Arial"/>
          <w:sz w:val="22"/>
          <w:szCs w:val="22"/>
        </w:rPr>
        <w:t>will perform a differential expression analysis comparing average gene expression levels by ENDS use group. Each participant’s gene counts will be modeled using a negative binominal regression model in DESeq2,</w:t>
      </w:r>
      <w:r w:rsidR="00431ACC" w:rsidRPr="00C103C2">
        <w:rPr>
          <w:rFonts w:ascii="Arial" w:hAnsi="Arial" w:cs="Arial"/>
          <w:sz w:val="22"/>
          <w:szCs w:val="22"/>
        </w:rPr>
        <w:t xml:space="preserve"> (Love MI, Huber W, Anders S (2014). “Moderated estimation of fold change and dispersion for RNA-seq data with DESeq2.” Genome Biology, 15, 550. doi: 10.1186/s13059-014-0550-8.)</w:t>
      </w:r>
      <w:r w:rsidR="008A5A72" w:rsidRPr="00C103C2">
        <w:rPr>
          <w:rFonts w:ascii="Arial" w:hAnsi="Arial" w:cs="Arial"/>
          <w:sz w:val="22"/>
          <w:szCs w:val="22"/>
        </w:rPr>
        <w:t xml:space="preserve"> regressed on ENDS use group (vaping/control; primary explanatory variable of interest),  adjusting for age (years), sex (male yes/no), history of allergies (yes/no), use of nasal steroid (yes/no), and inferred covariates (RUVr factors) to adjust for unmeasured expression heterogeneity</w:t>
      </w:r>
      <w:r w:rsidR="00431ACC" w:rsidRPr="00C103C2">
        <w:rPr>
          <w:rFonts w:ascii="Arial" w:hAnsi="Arial" w:cs="Arial"/>
          <w:sz w:val="22"/>
          <w:szCs w:val="22"/>
        </w:rPr>
        <w:t xml:space="preserve"> (</w:t>
      </w:r>
      <w:hyperlink r:id="rId16" w:history="1">
        <w:r w:rsidR="00431ACC" w:rsidRPr="00C103C2">
          <w:rPr>
            <w:rStyle w:val="Hyperlink"/>
            <w:rFonts w:ascii="Arial" w:hAnsi="Arial" w:cs="Arial"/>
            <w:sz w:val="22"/>
            <w:szCs w:val="22"/>
          </w:rPr>
          <w:t>https://www.ncbi.nlm.nih.gov/pmc/articles/PMC4404308/</w:t>
        </w:r>
      </w:hyperlink>
      <w:r w:rsidR="00431ACC" w:rsidRPr="00C103C2">
        <w:rPr>
          <w:rStyle w:val="Hyperlink"/>
          <w:rFonts w:ascii="Arial" w:hAnsi="Arial" w:cs="Arial"/>
          <w:sz w:val="22"/>
          <w:szCs w:val="22"/>
        </w:rPr>
        <w:t>)</w:t>
      </w:r>
      <w:r w:rsidR="008A5A72" w:rsidRPr="00C103C2">
        <w:rPr>
          <w:rFonts w:ascii="Arial" w:hAnsi="Arial" w:cs="Arial"/>
          <w:sz w:val="22"/>
          <w:szCs w:val="22"/>
        </w:rPr>
        <w:t xml:space="preserve">.  Statistically significant differences by group will be defined by the vaping indicator variable improving model fit (likelihood ratio test), at a 5% Benjamini-Hochberg </w:t>
      </w:r>
      <w:r w:rsidR="00431ACC" w:rsidRPr="00C103C2">
        <w:rPr>
          <w:rFonts w:ascii="Arial" w:hAnsi="Arial" w:cs="Arial"/>
          <w:sz w:val="22"/>
          <w:szCs w:val="22"/>
        </w:rPr>
        <w:t>(</w:t>
      </w:r>
      <w:hyperlink r:id="rId17" w:history="1">
        <w:r w:rsidR="00431ACC" w:rsidRPr="00C103C2">
          <w:rPr>
            <w:rStyle w:val="Hyperlink"/>
            <w:rFonts w:ascii="Arial" w:hAnsi="Arial" w:cs="Arial"/>
            <w:sz w:val="22"/>
            <w:szCs w:val="22"/>
          </w:rPr>
          <w:t>https://www.jstor.org/stable/2346101</w:t>
        </w:r>
      </w:hyperlink>
      <w:r w:rsidR="00431ACC" w:rsidRPr="00C103C2">
        <w:rPr>
          <w:rFonts w:ascii="Arial" w:hAnsi="Arial" w:cs="Arial"/>
          <w:sz w:val="22"/>
          <w:szCs w:val="22"/>
        </w:rPr>
        <w:t xml:space="preserve">) </w:t>
      </w:r>
      <w:r w:rsidR="008A5A72" w:rsidRPr="00C103C2">
        <w:rPr>
          <w:rFonts w:ascii="Arial" w:hAnsi="Arial" w:cs="Arial"/>
          <w:sz w:val="22"/>
          <w:szCs w:val="22"/>
        </w:rPr>
        <w:t>false discovery rate to correct for multiple testing across genes (FDR &lt; 0.05). We will use gene</w:t>
      </w:r>
      <w:r w:rsidR="008A5A72" w:rsidRPr="00246B0B">
        <w:rPr>
          <w:rFonts w:ascii="Arial" w:hAnsi="Arial" w:cs="Arial"/>
          <w:sz w:val="22"/>
          <w:szCs w:val="22"/>
        </w:rPr>
        <w:t xml:space="preserve"> set enrichment analyses </w:t>
      </w:r>
      <w:r w:rsidR="00431ACC" w:rsidRPr="00246B0B">
        <w:rPr>
          <w:rFonts w:ascii="Arial" w:hAnsi="Arial" w:cs="Arial"/>
          <w:sz w:val="22"/>
          <w:szCs w:val="22"/>
        </w:rPr>
        <w:t>(</w:t>
      </w:r>
      <w:proofErr w:type="spellStart"/>
      <w:r w:rsidR="00431ACC" w:rsidRPr="00246B0B">
        <w:rPr>
          <w:rFonts w:ascii="Arial" w:hAnsi="Arial" w:cs="Arial"/>
          <w:sz w:val="22"/>
          <w:szCs w:val="22"/>
          <w:lang w:val="en-US"/>
        </w:rPr>
        <w:t>WebGestalt</w:t>
      </w:r>
      <w:proofErr w:type="spellEnd"/>
      <w:r w:rsidR="00431ACC" w:rsidRPr="00246B0B">
        <w:rPr>
          <w:rFonts w:ascii="Arial" w:hAnsi="Arial" w:cs="Arial"/>
          <w:sz w:val="22"/>
          <w:szCs w:val="22"/>
          <w:lang w:val="en-US"/>
        </w:rPr>
        <w:t xml:space="preserve"> </w:t>
      </w:r>
      <w:r w:rsidR="00431ACC" w:rsidRPr="00246B0B">
        <w:rPr>
          <w:rStyle w:val="CommentReference"/>
          <w:rFonts w:ascii="Arial" w:hAnsi="Arial" w:cs="Arial"/>
          <w:sz w:val="22"/>
          <w:szCs w:val="22"/>
        </w:rPr>
        <w:annotationRef/>
      </w:r>
      <w:hyperlink r:id="rId18" w:history="1">
        <w:r w:rsidR="00431ACC" w:rsidRPr="00246B0B">
          <w:rPr>
            <w:rStyle w:val="Hyperlink"/>
            <w:rFonts w:ascii="Arial" w:hAnsi="Arial" w:cs="Arial"/>
            <w:sz w:val="22"/>
            <w:szCs w:val="22"/>
          </w:rPr>
          <w:t>https://academic.oup.com/nar/article/45/W1/W130/3791209</w:t>
        </w:r>
      </w:hyperlink>
      <w:r w:rsidR="00431ACC" w:rsidRPr="00246B0B">
        <w:rPr>
          <w:rFonts w:ascii="Arial" w:hAnsi="Arial" w:cs="Arial"/>
          <w:sz w:val="22"/>
          <w:szCs w:val="22"/>
        </w:rPr>
        <w:t xml:space="preserve">) </w:t>
      </w:r>
      <w:r w:rsidR="008A5A72" w:rsidRPr="00246B0B">
        <w:rPr>
          <w:rFonts w:ascii="Arial" w:hAnsi="Arial" w:cs="Arial"/>
          <w:sz w:val="22"/>
          <w:szCs w:val="22"/>
        </w:rPr>
        <w:t>on the resulting list of differentially expressed genes to evaluate whether differentially expressed genes are enriched in inflammation and ciliary dysfunction.</w:t>
      </w:r>
    </w:p>
    <w:p w14:paraId="285B11A6" w14:textId="07F79119" w:rsidR="008A5A72" w:rsidRPr="00D158C7" w:rsidRDefault="008A5A72" w:rsidP="008A5A72">
      <w:pPr>
        <w:widowControl w:val="0"/>
        <w:spacing w:after="120"/>
        <w:rPr>
          <w:rFonts w:ascii="Arial" w:hAnsi="Arial" w:cs="Arial"/>
        </w:rPr>
      </w:pPr>
      <w:r w:rsidRPr="00246B0B">
        <w:rPr>
          <w:rFonts w:ascii="Arial" w:hAnsi="Arial" w:cs="Arial"/>
        </w:rPr>
        <w:t xml:space="preserve">Mirroring Aim 1, we will examine dose-response relationships by repeating this modeling procedure for continuous measurements of </w:t>
      </w:r>
      <w:proofErr w:type="spellStart"/>
      <w:r w:rsidRPr="00246B0B">
        <w:rPr>
          <w:rFonts w:ascii="Arial" w:hAnsi="Arial" w:cs="Arial"/>
        </w:rPr>
        <w:t>vaping</w:t>
      </w:r>
      <w:proofErr w:type="spellEnd"/>
      <w:r w:rsidRPr="00246B0B">
        <w:rPr>
          <w:rFonts w:ascii="Arial" w:hAnsi="Arial" w:cs="Arial"/>
        </w:rPr>
        <w:t xml:space="preserve"> exposure (e.g., urine cotinine concentration) as the primary explanatory variable of interest. The exposure will be transformed as needed</w:t>
      </w:r>
      <w:r w:rsidR="00246B0B">
        <w:rPr>
          <w:rFonts w:ascii="Arial" w:hAnsi="Arial" w:cs="Arial"/>
        </w:rPr>
        <w:t xml:space="preserve"> </w:t>
      </w:r>
      <w:r w:rsidR="00246B0B" w:rsidRPr="00246B0B">
        <w:rPr>
          <w:rFonts w:ascii="Arial" w:hAnsi="Arial" w:cs="Arial"/>
        </w:rPr>
        <w:t>(</w:t>
      </w:r>
      <w:hyperlink r:id="rId19" w:history="1">
        <w:r w:rsidR="00246B0B" w:rsidRPr="00246B0B">
          <w:rPr>
            <w:rStyle w:val="Hyperlink"/>
            <w:rFonts w:ascii="Arial" w:hAnsi="Arial" w:cs="Arial"/>
          </w:rPr>
          <w:t>https://journals.sagepub.com/doi/10.2203/dose-response.003.04.004</w:t>
        </w:r>
      </w:hyperlink>
      <w:r w:rsidR="00246B0B" w:rsidRPr="00246B0B">
        <w:rPr>
          <w:rFonts w:ascii="Arial" w:hAnsi="Arial" w:cs="Arial"/>
        </w:rPr>
        <w:t xml:space="preserve">) </w:t>
      </w:r>
      <w:r w:rsidRPr="00246B0B">
        <w:rPr>
          <w:rFonts w:ascii="Arial" w:hAnsi="Arial" w:cs="Arial"/>
        </w:rPr>
        <w:t>to capture non-linear dose-response relationships, and significance will be assessed for each exposure by a likelihood ratio test at FDR &lt; 0.05.</w:t>
      </w:r>
      <w:r w:rsidR="00030FB8">
        <w:rPr>
          <w:rFonts w:ascii="Arial" w:hAnsi="Arial" w:cs="Arial"/>
        </w:rPr>
        <w:t xml:space="preserve">  We will also assess the impact of co-use of THC and/or concurrent tobacco use by adjusting models for these variables. We will also test for interaction between </w:t>
      </w:r>
      <w:proofErr w:type="spellStart"/>
      <w:r w:rsidR="00030FB8">
        <w:rPr>
          <w:rFonts w:ascii="Arial" w:hAnsi="Arial" w:cs="Arial"/>
        </w:rPr>
        <w:t>vape</w:t>
      </w:r>
      <w:proofErr w:type="spellEnd"/>
      <w:r w:rsidR="00030FB8">
        <w:rPr>
          <w:rFonts w:ascii="Arial" w:hAnsi="Arial" w:cs="Arial"/>
        </w:rPr>
        <w:t xml:space="preserve"> exposure and co-use of THC or tobacco by adding interaction terms into the linear models.  </w:t>
      </w:r>
      <w:r w:rsidR="00030FB8" w:rsidRPr="00030FB8">
        <w:rPr>
          <w:rFonts w:ascii="Arial" w:hAnsi="Arial" w:cs="Arial"/>
          <w:u w:val="single"/>
        </w:rPr>
        <w:t>Validation</w:t>
      </w:r>
      <w:r w:rsidRPr="00030FB8">
        <w:rPr>
          <w:rFonts w:ascii="Arial" w:hAnsi="Arial" w:cs="Arial"/>
          <w:u w:val="single"/>
        </w:rPr>
        <w:t xml:space="preserve"> of gene expression patterns</w:t>
      </w:r>
      <w:r w:rsidR="00030FB8">
        <w:rPr>
          <w:rFonts w:ascii="Arial" w:hAnsi="Arial" w:cs="Arial"/>
          <w:u w:val="single"/>
        </w:rPr>
        <w:t>:</w:t>
      </w:r>
      <w:r w:rsidRPr="00431ACC">
        <w:rPr>
          <w:rFonts w:ascii="Arial" w:hAnsi="Arial" w:cs="Arial"/>
        </w:rPr>
        <w:t xml:space="preserve"> with </w:t>
      </w:r>
      <w:proofErr w:type="spellStart"/>
      <w:r w:rsidRPr="00431ACC">
        <w:rPr>
          <w:rFonts w:ascii="Arial" w:hAnsi="Arial" w:cs="Arial"/>
        </w:rPr>
        <w:t>vaping</w:t>
      </w:r>
      <w:proofErr w:type="spellEnd"/>
      <w:r w:rsidRPr="00431ACC">
        <w:rPr>
          <w:rFonts w:ascii="Arial" w:hAnsi="Arial" w:cs="Arial"/>
        </w:rPr>
        <w:t xml:space="preserve"> use found</w:t>
      </w:r>
      <w:r>
        <w:rPr>
          <w:rFonts w:ascii="Arial" w:hAnsi="Arial" w:cs="Arial"/>
        </w:rPr>
        <w:t xml:space="preserve"> in RNA-</w:t>
      </w:r>
      <w:proofErr w:type="spellStart"/>
      <w:r>
        <w:rPr>
          <w:rFonts w:ascii="Arial" w:hAnsi="Arial" w:cs="Arial"/>
        </w:rPr>
        <w:t>seq</w:t>
      </w:r>
      <w:proofErr w:type="spellEnd"/>
      <w:r>
        <w:rPr>
          <w:rFonts w:ascii="Arial" w:hAnsi="Arial" w:cs="Arial"/>
        </w:rPr>
        <w:t xml:space="preserve"> will be checked using </w:t>
      </w:r>
      <w:proofErr w:type="spellStart"/>
      <w:r>
        <w:rPr>
          <w:rFonts w:ascii="Arial" w:hAnsi="Arial" w:cs="Arial"/>
        </w:rPr>
        <w:t>qPCR</w:t>
      </w:r>
      <w:proofErr w:type="spellEnd"/>
      <w:r>
        <w:rPr>
          <w:rFonts w:ascii="Arial" w:hAnsi="Arial" w:cs="Arial"/>
        </w:rPr>
        <w:t xml:space="preserve"> data as follows. We will model each sample’s </w:t>
      </w:r>
      <w:r w:rsidRPr="0006010C">
        <w:rPr>
          <w:rFonts w:ascii="Arial" w:hAnsi="Arial" w:cs="Arial"/>
        </w:rPr>
        <w:t>Δ</w:t>
      </w:r>
      <w:r>
        <w:rPr>
          <w:rFonts w:ascii="Arial" w:hAnsi="Arial" w:cs="Arial"/>
        </w:rPr>
        <w:t>C</w:t>
      </w:r>
      <w:r w:rsidRPr="000F75BA">
        <w:rPr>
          <w:rFonts w:ascii="Arial" w:hAnsi="Arial" w:cs="Arial"/>
          <w:vertAlign w:val="subscript"/>
        </w:rPr>
        <w:t>T</w:t>
      </w:r>
      <w:r>
        <w:rPr>
          <w:rFonts w:ascii="Arial" w:hAnsi="Arial" w:cs="Arial"/>
        </w:rPr>
        <w:t xml:space="preserve"> (outcome) in a linear regression on ENDS use group (explanatory variable of interest), correcting for the covariates identified above. Replication will be defined by a similar fold-change and direction of effect, as well as a significant p-value (P &lt; 0.005, </w:t>
      </w:r>
      <w:proofErr w:type="spellStart"/>
      <w:r>
        <w:rPr>
          <w:rFonts w:ascii="Arial" w:hAnsi="Arial" w:cs="Arial"/>
        </w:rPr>
        <w:t>Bonferroni</w:t>
      </w:r>
      <w:proofErr w:type="spellEnd"/>
      <w:r>
        <w:rPr>
          <w:rFonts w:ascii="Arial" w:hAnsi="Arial" w:cs="Arial"/>
        </w:rPr>
        <w:t xml:space="preserve"> correction across 10 genes tested).</w:t>
      </w:r>
    </w:p>
    <w:p w14:paraId="48C0D8E8" w14:textId="416D5CE6" w:rsidR="008A5A72" w:rsidRDefault="008A5A72" w:rsidP="008A5A72">
      <w:pPr>
        <w:spacing w:after="120"/>
        <w:rPr>
          <w:rFonts w:ascii="Arial" w:hAnsi="Arial" w:cs="Arial"/>
        </w:rPr>
      </w:pPr>
      <w:r>
        <w:rPr>
          <w:rFonts w:ascii="Arial" w:hAnsi="Arial" w:cs="Arial"/>
          <w:u w:val="single"/>
        </w:rPr>
        <w:t>S</w:t>
      </w:r>
      <w:r w:rsidRPr="007F519F">
        <w:rPr>
          <w:rFonts w:ascii="Arial" w:hAnsi="Arial" w:cs="Arial"/>
          <w:u w:val="single"/>
        </w:rPr>
        <w:t>ex</w:t>
      </w:r>
      <w:r>
        <w:rPr>
          <w:rFonts w:ascii="Arial" w:hAnsi="Arial" w:cs="Arial"/>
          <w:u w:val="single"/>
        </w:rPr>
        <w:t xml:space="preserve"> and Other Biologic Variables</w:t>
      </w:r>
      <w:r w:rsidRPr="00246B0B">
        <w:rPr>
          <w:rFonts w:ascii="Arial" w:hAnsi="Arial" w:cs="Arial"/>
        </w:rPr>
        <w:t xml:space="preserve">: We will recruit an equal number of male and female participants for this </w:t>
      </w:r>
      <w:r w:rsidR="00246B0B" w:rsidRPr="00246B0B">
        <w:rPr>
          <w:rFonts w:ascii="Arial" w:hAnsi="Arial" w:cs="Arial"/>
        </w:rPr>
        <w:t>aim</w:t>
      </w:r>
      <w:r w:rsidRPr="00246B0B">
        <w:rPr>
          <w:rFonts w:ascii="Arial" w:hAnsi="Arial" w:cs="Arial"/>
        </w:rPr>
        <w:t xml:space="preserve">. </w:t>
      </w:r>
      <w:r>
        <w:rPr>
          <w:rFonts w:ascii="Arial" w:hAnsi="Arial" w:cs="Arial"/>
        </w:rPr>
        <w:t xml:space="preserve">We will adjust for sex, age, concurrent marijuana use, and other putative confounders as covariates in regression modeling. However, we will consider adjusting for sex and other putative confounders as covariates in regression modeling. We will also conduct secondary analyses that include interactions between ENDS use groups and sex to test sex-specific impacts of </w:t>
      </w:r>
      <w:proofErr w:type="spellStart"/>
      <w:r>
        <w:rPr>
          <w:rFonts w:ascii="Arial" w:hAnsi="Arial" w:cs="Arial"/>
        </w:rPr>
        <w:t>vaping</w:t>
      </w:r>
      <w:proofErr w:type="spellEnd"/>
      <w:r>
        <w:rPr>
          <w:rFonts w:ascii="Arial" w:hAnsi="Arial" w:cs="Arial"/>
        </w:rPr>
        <w:t xml:space="preserve">. Similarly, we will conduct exploratory age-by-group interaction studies to examine age-specific impacts of </w:t>
      </w:r>
      <w:proofErr w:type="spellStart"/>
      <w:r>
        <w:rPr>
          <w:rFonts w:ascii="Arial" w:hAnsi="Arial" w:cs="Arial"/>
        </w:rPr>
        <w:t>vaping</w:t>
      </w:r>
      <w:proofErr w:type="spellEnd"/>
      <w:r>
        <w:rPr>
          <w:rFonts w:ascii="Arial" w:hAnsi="Arial" w:cs="Arial"/>
        </w:rPr>
        <w:t>.</w:t>
      </w:r>
    </w:p>
    <w:p w14:paraId="077AAA3A" w14:textId="2D580AAD" w:rsidR="00C556DD" w:rsidRDefault="008A5A72" w:rsidP="00246B0B">
      <w:pPr>
        <w:spacing w:after="120"/>
        <w:rPr>
          <w:ins w:id="14" w:author="Sunita Sharma" w:date="2021-09-13T12:53:00Z"/>
          <w:rFonts w:ascii="Arial" w:hAnsi="Arial" w:cs="Arial"/>
          <w:color w:val="000000"/>
          <w:shd w:val="clear" w:color="auto" w:fill="FFFFFF"/>
        </w:rPr>
      </w:pPr>
      <w:r>
        <w:rPr>
          <w:rFonts w:ascii="Arial" w:hAnsi="Arial" w:cs="Arial"/>
          <w:u w:val="single"/>
        </w:rPr>
        <w:t xml:space="preserve">Power Calculation: </w:t>
      </w:r>
      <w:r w:rsidRPr="00C556DD">
        <w:rPr>
          <w:rFonts w:ascii="Arial" w:hAnsi="Arial" w:cs="Arial"/>
          <w:color w:val="000000"/>
          <w:shd w:val="clear" w:color="auto" w:fill="FFFFFF"/>
        </w:rPr>
        <w:t xml:space="preserve">We evaluated the statistical power to detect differences in average gene expression </w:t>
      </w:r>
      <w:r>
        <w:rPr>
          <w:rFonts w:ascii="Arial" w:hAnsi="Arial" w:cs="Arial"/>
          <w:color w:val="000000"/>
          <w:shd w:val="clear" w:color="auto" w:fill="FFFFFF"/>
        </w:rPr>
        <w:t xml:space="preserve">by ENDS use group </w:t>
      </w:r>
      <w:r w:rsidRPr="00C556DD">
        <w:rPr>
          <w:rFonts w:ascii="Arial" w:hAnsi="Arial" w:cs="Arial"/>
          <w:color w:val="000000"/>
          <w:shd w:val="clear" w:color="auto" w:fill="FFFFFF"/>
        </w:rPr>
        <w:t>usin</w:t>
      </w:r>
      <w:r>
        <w:rPr>
          <w:rFonts w:ascii="Arial" w:hAnsi="Arial" w:cs="Arial"/>
          <w:color w:val="000000"/>
          <w:shd w:val="clear" w:color="auto" w:fill="FFFFFF"/>
        </w:rPr>
        <w:t xml:space="preserve">g the </w:t>
      </w:r>
      <w:proofErr w:type="spellStart"/>
      <w:r>
        <w:rPr>
          <w:rFonts w:ascii="Arial" w:hAnsi="Arial" w:cs="Arial"/>
          <w:color w:val="000000"/>
          <w:shd w:val="clear" w:color="auto" w:fill="FFFFFF"/>
        </w:rPr>
        <w:t>ssizeRNA</w:t>
      </w:r>
      <w:proofErr w:type="spellEnd"/>
      <w:r>
        <w:rPr>
          <w:rFonts w:ascii="Arial" w:hAnsi="Arial" w:cs="Arial"/>
          <w:color w:val="000000"/>
          <w:shd w:val="clear" w:color="auto" w:fill="FFFFFF"/>
        </w:rPr>
        <w:t xml:space="preserve"> software package</w:t>
      </w:r>
      <w:r w:rsidRPr="00C556DD">
        <w:t xml:space="preserve"> </w:t>
      </w:r>
      <w:r w:rsidR="005B1707">
        <w:rPr>
          <w:rFonts w:ascii="Arial" w:hAnsi="Arial" w:cs="Arial"/>
          <w:color w:val="000000"/>
          <w:shd w:val="clear" w:color="auto" w:fill="FFFFFF"/>
        </w:rPr>
        <w:fldChar w:fldCharType="begin"/>
      </w:r>
      <w:r w:rsidR="005B1707">
        <w:rPr>
          <w:rFonts w:ascii="Arial" w:hAnsi="Arial" w:cs="Arial"/>
          <w:color w:val="000000"/>
          <w:shd w:val="clear" w:color="auto" w:fill="FFFFFF"/>
        </w:rPr>
        <w:instrText xml:space="preserve"> ADDIN EN.CITE &lt;EndNote&gt;&lt;Cite&gt;&lt;Author&gt;Bi&lt;/Author&gt;&lt;Year&gt;2016&lt;/Year&gt;&lt;RecNum&gt;50&lt;/RecNum&gt;&lt;record&gt;&lt;rec-number&gt;50&lt;/rec-number&gt;&lt;foreign-keys&gt;&lt;key app="EN" db-id="2rast9s9pdsdtnevd9mx2wdnpptppstxsds2" timestamp="1610057565"&gt;50&lt;/key&gt;&lt;/foreign-keys&gt;&lt;ref-type name="Journal Article"&gt;17&lt;/ref-type&gt;&lt;contributors&gt;&lt;authors&gt;&lt;author&gt;Bi, R.&lt;/author&gt;&lt;author&gt;Liu, P.&lt;/author&gt;&lt;/authors&gt;&lt;/contributors&gt;&lt;auth-address&gt;Department of Statistics, Iowa State University, Snedecor Hall, Ames, Iowa, 50011, USA.&amp;#xD;Department of Statistics, Iowa State University, Snedecor Hall, Ames, Iowa, 50011, USA. pliu@iastate.edu.&lt;/auth-address&gt;&lt;titles&gt;&lt;title&gt;Sample size calculation while controlling false discovery rate for differential expression analysis with RNA-sequencing experiments&lt;/title&gt;&lt;secondary-title&gt;BMC Bioinformatics&lt;/secondary-title&gt;&lt;/titles&gt;&lt;periodical&gt;&lt;full-title&gt;BMC Bioinformatics&lt;/full-title&gt;&lt;/periodical&gt;&lt;pages&gt;146&lt;/pages&gt;&lt;volume&gt;17&lt;/volume&gt;&lt;keywords&gt;&lt;keyword&gt;*Algorithms&lt;/keyword&gt;&lt;keyword&gt;Internet&lt;/keyword&gt;&lt;keyword&gt;RNA/chemistry/genetics/*metabolism&lt;/keyword&gt;&lt;keyword&gt;Sample Size&lt;/keyword&gt;&lt;keyword&gt;*Sequence Analysis, RNA&lt;/keyword&gt;&lt;keyword&gt;Transcriptome&lt;/keyword&gt;&lt;keyword&gt;User-Computer Interface&lt;/keyword&gt;&lt;keyword&gt;Experimental design&lt;/keyword&gt;&lt;keyword&gt;Fdr&lt;/keyword&gt;&lt;keyword&gt;Power analysis&lt;/keyword&gt;&lt;keyword&gt;RNA-seq&lt;/keyword&gt;&lt;keyword&gt;Sample size calculation&lt;/keyword&gt;&lt;/keywords&gt;&lt;dates&gt;&lt;year&gt;2016&lt;/year&gt;&lt;pub-dates&gt;&lt;date&gt;Mar 31&lt;/date&gt;&lt;/pub-dates&gt;&lt;/dates&gt;&lt;isbn&gt;1471-2105 (Electronic)&amp;#xD;1471-2105 (Linking)&lt;/isbn&gt;&lt;accession-num&gt;27029470&lt;/accession-num&gt;&lt;urls&gt;&lt;related-urls&gt;&lt;url&gt;https://www.ncbi.nlm.nih.gov/pubmed/27029470&lt;/url&gt;&lt;/related-urls&gt;&lt;/urls&gt;&lt;custom2&gt;PMC4815167&lt;/custom2&gt;&lt;electronic-resource-num&gt;10.1186/s12859-016-0994-9&lt;/electronic-resource-num&gt;&lt;/record&gt;&lt;/Cite&gt;&lt;/EndNote&gt;</w:instrText>
      </w:r>
      <w:r w:rsidR="005B1707">
        <w:rPr>
          <w:rFonts w:ascii="Arial" w:hAnsi="Arial" w:cs="Arial"/>
          <w:color w:val="000000"/>
          <w:shd w:val="clear" w:color="auto" w:fill="FFFFFF"/>
        </w:rPr>
        <w:fldChar w:fldCharType="separate"/>
      </w:r>
      <w:r w:rsidR="005B1707">
        <w:rPr>
          <w:rFonts w:ascii="Arial" w:hAnsi="Arial" w:cs="Arial"/>
          <w:noProof/>
          <w:color w:val="000000"/>
          <w:shd w:val="clear" w:color="auto" w:fill="FFFFFF"/>
        </w:rPr>
        <w:t>{Bi, 2016 #50}</w:t>
      </w:r>
      <w:r w:rsidR="005B1707">
        <w:rPr>
          <w:rFonts w:ascii="Arial" w:hAnsi="Arial" w:cs="Arial"/>
          <w:color w:val="000000"/>
          <w:shd w:val="clear" w:color="auto" w:fill="FFFFFF"/>
        </w:rPr>
        <w:fldChar w:fldCharType="end"/>
      </w:r>
      <w:r>
        <w:rPr>
          <w:rFonts w:ascii="Arial" w:hAnsi="Arial" w:cs="Arial"/>
          <w:color w:val="000000"/>
          <w:shd w:val="clear" w:color="auto" w:fill="FFFFFF"/>
        </w:rPr>
        <w:t xml:space="preserve"> and basing calculations on our preliminary data. We assume that gene expression data will resemble our pilot study (generated using the same sample collection and </w:t>
      </w:r>
      <w:proofErr w:type="spellStart"/>
      <w:r>
        <w:rPr>
          <w:rFonts w:ascii="Arial" w:hAnsi="Arial" w:cs="Arial"/>
          <w:color w:val="000000"/>
          <w:shd w:val="clear" w:color="auto" w:fill="FFFFFF"/>
        </w:rPr>
        <w:t>bioinformatic</w:t>
      </w:r>
      <w:proofErr w:type="spellEnd"/>
      <w:r>
        <w:rPr>
          <w:rFonts w:ascii="Arial" w:hAnsi="Arial" w:cs="Arial"/>
          <w:color w:val="000000"/>
          <w:shd w:val="clear" w:color="auto" w:fill="FFFFFF"/>
        </w:rPr>
        <w:t xml:space="preserve"> processing as proposed) with respect to the number of genes passing quality control, distributions of gene counts (mean, variance), and percent of genes differentially expressed (20%). A</w:t>
      </w:r>
      <w:r w:rsidRPr="00C556DD">
        <w:rPr>
          <w:rFonts w:ascii="Arial" w:hAnsi="Arial" w:cs="Arial"/>
          <w:color w:val="000000"/>
          <w:shd w:val="clear" w:color="auto" w:fill="FFFFFF"/>
        </w:rPr>
        <w:t xml:space="preserve">t FDR &lt; 0.05 and N = </w:t>
      </w:r>
      <w:r>
        <w:rPr>
          <w:rFonts w:ascii="Arial" w:hAnsi="Arial" w:cs="Arial"/>
          <w:color w:val="000000"/>
          <w:shd w:val="clear" w:color="auto" w:fill="FFFFFF"/>
        </w:rPr>
        <w:t>10</w:t>
      </w:r>
      <w:r w:rsidRPr="00C556DD">
        <w:rPr>
          <w:rFonts w:ascii="Arial" w:hAnsi="Arial" w:cs="Arial"/>
          <w:color w:val="000000"/>
          <w:shd w:val="clear" w:color="auto" w:fill="FFFFFF"/>
        </w:rPr>
        <w:t xml:space="preserve">0 participants per exposure group, we </w:t>
      </w:r>
      <w:r>
        <w:rPr>
          <w:rFonts w:ascii="Arial" w:hAnsi="Arial" w:cs="Arial"/>
          <w:color w:val="000000"/>
          <w:shd w:val="clear" w:color="auto" w:fill="FFFFFF"/>
        </w:rPr>
        <w:t xml:space="preserve">anticipate </w:t>
      </w:r>
      <w:r w:rsidRPr="00C556DD">
        <w:rPr>
          <w:rFonts w:ascii="Arial" w:hAnsi="Arial" w:cs="Arial"/>
          <w:color w:val="000000"/>
          <w:shd w:val="clear" w:color="auto" w:fill="FFFFFF"/>
        </w:rPr>
        <w:t>detect</w:t>
      </w:r>
      <w:r>
        <w:rPr>
          <w:rFonts w:ascii="Arial" w:hAnsi="Arial" w:cs="Arial"/>
          <w:color w:val="000000"/>
          <w:shd w:val="clear" w:color="auto" w:fill="FFFFFF"/>
        </w:rPr>
        <w:t xml:space="preserve">ing </w:t>
      </w:r>
      <w:r w:rsidRPr="00C556DD">
        <w:rPr>
          <w:rFonts w:ascii="Arial" w:hAnsi="Arial" w:cs="Arial"/>
          <w:color w:val="000000"/>
          <w:shd w:val="clear" w:color="auto" w:fill="FFFFFF"/>
        </w:rPr>
        <w:t>low-to-moderate effect sizes (fold-change = 1.5) with 9</w:t>
      </w:r>
      <w:r>
        <w:rPr>
          <w:rFonts w:ascii="Arial" w:hAnsi="Arial" w:cs="Arial"/>
          <w:color w:val="000000"/>
          <w:shd w:val="clear" w:color="auto" w:fill="FFFFFF"/>
        </w:rPr>
        <w:t>2</w:t>
      </w:r>
      <w:r w:rsidRPr="00C556DD">
        <w:rPr>
          <w:rFonts w:ascii="Arial" w:hAnsi="Arial" w:cs="Arial"/>
          <w:color w:val="000000"/>
          <w:shd w:val="clear" w:color="auto" w:fill="FFFFFF"/>
        </w:rPr>
        <w:t>% average power</w:t>
      </w:r>
      <w:r>
        <w:rPr>
          <w:rFonts w:ascii="Arial" w:hAnsi="Arial" w:cs="Arial"/>
          <w:color w:val="000000"/>
          <w:shd w:val="clear" w:color="auto" w:fill="FFFFFF"/>
        </w:rPr>
        <w:t>, and even small effect sizes (fold-change = 1.25) with a reasonable 70% power.</w:t>
      </w:r>
      <w:r w:rsidRPr="00C556DD">
        <w:rPr>
          <w:rFonts w:ascii="Arial" w:hAnsi="Arial" w:cs="Arial"/>
          <w:color w:val="000000"/>
          <w:shd w:val="clear" w:color="auto" w:fill="FFFFFF"/>
        </w:rPr>
        <w:t xml:space="preserve">  </w:t>
      </w:r>
    </w:p>
    <w:p w14:paraId="5E106985" w14:textId="4DD439EB" w:rsidR="00C103C2" w:rsidRPr="00C103C2" w:rsidRDefault="00C103C2" w:rsidP="00246B0B">
      <w:pPr>
        <w:spacing w:after="120"/>
        <w:rPr>
          <w:rFonts w:ascii="Arial" w:hAnsi="Arial" w:cs="Arial"/>
          <w:u w:val="single"/>
          <w:lang w:val="x-none"/>
        </w:rPr>
      </w:pPr>
      <w:ins w:id="15" w:author="Sunita Sharma" w:date="2021-09-13T12:53:00Z">
        <w:r>
          <w:rPr>
            <w:rFonts w:ascii="Arial" w:hAnsi="Arial" w:cs="Arial"/>
            <w:color w:val="000000"/>
            <w:u w:val="single"/>
            <w:shd w:val="clear" w:color="auto" w:fill="FFFFFF"/>
          </w:rPr>
          <w:t xml:space="preserve">Limitations and Alternative </w:t>
        </w:r>
        <w:commentRangeStart w:id="16"/>
        <w:r>
          <w:rPr>
            <w:rFonts w:ascii="Arial" w:hAnsi="Arial" w:cs="Arial"/>
            <w:color w:val="000000"/>
            <w:u w:val="single"/>
            <w:shd w:val="clear" w:color="auto" w:fill="FFFFFF"/>
          </w:rPr>
          <w:t>Approaches</w:t>
        </w:r>
        <w:commentRangeEnd w:id="16"/>
        <w:r>
          <w:rPr>
            <w:rStyle w:val="CommentReference"/>
            <w:rFonts w:ascii="Times" w:eastAsia="Times New Roman" w:hAnsi="Times" w:cs="Times New Roman"/>
            <w:lang w:val="x-none" w:eastAsia="x-none"/>
          </w:rPr>
          <w:commentReference w:id="16"/>
        </w:r>
        <w:r>
          <w:rPr>
            <w:rFonts w:ascii="Arial" w:hAnsi="Arial" w:cs="Arial"/>
            <w:color w:val="000000"/>
            <w:u w:val="single"/>
            <w:shd w:val="clear" w:color="auto" w:fill="FFFFFF"/>
          </w:rPr>
          <w:t>:</w:t>
        </w:r>
      </w:ins>
    </w:p>
    <w:p w14:paraId="31DCDB19" w14:textId="7E76C5A0" w:rsidR="008139CA" w:rsidRPr="006B0004" w:rsidRDefault="00E979DD" w:rsidP="00213753">
      <w:pPr>
        <w:rPr>
          <w:rFonts w:ascii="Arial" w:hAnsi="Arial" w:cs="Arial"/>
        </w:rPr>
      </w:pPr>
      <w:r w:rsidRPr="006B0004">
        <w:rPr>
          <w:rFonts w:ascii="Arial" w:hAnsi="Arial" w:cs="Arial"/>
          <w:b/>
        </w:rPr>
        <w:lastRenderedPageBreak/>
        <w:t>Aim 3</w:t>
      </w:r>
      <w:r w:rsidR="00030FB8">
        <w:rPr>
          <w:rFonts w:ascii="Arial" w:hAnsi="Arial" w:cs="Arial"/>
          <w:b/>
        </w:rPr>
        <w:t xml:space="preserve"> </w:t>
      </w:r>
      <w:r w:rsidR="00030FB8" w:rsidRPr="001E1CE1">
        <w:rPr>
          <w:rFonts w:ascii="Arial" w:hAnsi="Arial" w:cs="Arial"/>
          <w:b/>
        </w:rPr>
        <w:t>Develop a Comprehensive Pilot Smoking Cessation Intervention</w:t>
      </w:r>
      <w:r w:rsidR="00030FB8" w:rsidRPr="001E1CE1" w:rsidDel="00CE347C">
        <w:rPr>
          <w:rFonts w:ascii="Arial" w:hAnsi="Arial" w:cs="Arial"/>
          <w:b/>
        </w:rPr>
        <w:t xml:space="preserve"> </w:t>
      </w:r>
      <w:r w:rsidR="00030FB8" w:rsidRPr="001E1CE1">
        <w:rPr>
          <w:rFonts w:ascii="Arial" w:hAnsi="Arial" w:cs="Arial"/>
          <w:b/>
        </w:rPr>
        <w:t xml:space="preserve">for </w:t>
      </w:r>
      <w:proofErr w:type="spellStart"/>
      <w:r w:rsidR="00030FB8" w:rsidRPr="001E1CE1">
        <w:rPr>
          <w:rFonts w:ascii="Arial" w:hAnsi="Arial" w:cs="Arial"/>
          <w:b/>
        </w:rPr>
        <w:t>Latinx</w:t>
      </w:r>
      <w:proofErr w:type="spellEnd"/>
      <w:r w:rsidR="00030FB8" w:rsidRPr="001E1CE1">
        <w:rPr>
          <w:rFonts w:ascii="Arial" w:hAnsi="Arial" w:cs="Arial"/>
          <w:b/>
        </w:rPr>
        <w:t xml:space="preserve"> Adolescents ENDS Users</w:t>
      </w:r>
      <w:r w:rsidR="00030FB8">
        <w:rPr>
          <w:rFonts w:ascii="Arial" w:hAnsi="Arial" w:cs="Arial"/>
          <w:b/>
        </w:rPr>
        <w:t>:</w:t>
      </w:r>
      <w:r w:rsidR="00213753" w:rsidRPr="006B0004">
        <w:rPr>
          <w:rFonts w:ascii="Arial" w:hAnsi="Arial" w:cs="Arial"/>
          <w:b/>
        </w:rPr>
        <w:t xml:space="preserve"> </w:t>
      </w:r>
      <w:r w:rsidR="00213753" w:rsidRPr="006B0004">
        <w:rPr>
          <w:rFonts w:ascii="Arial" w:hAnsi="Arial" w:cs="Arial"/>
        </w:rPr>
        <w:t xml:space="preserve">The </w:t>
      </w:r>
      <w:proofErr w:type="spellStart"/>
      <w:r w:rsidR="00213753" w:rsidRPr="006B0004">
        <w:rPr>
          <w:rFonts w:ascii="Arial" w:hAnsi="Arial" w:cs="Arial"/>
        </w:rPr>
        <w:t>vaping</w:t>
      </w:r>
      <w:proofErr w:type="spellEnd"/>
      <w:r w:rsidR="00213753" w:rsidRPr="006B0004">
        <w:rPr>
          <w:rFonts w:ascii="Arial" w:hAnsi="Arial" w:cs="Arial"/>
        </w:rPr>
        <w:t xml:space="preserve"> cessation intervention will be guided by the Social Cognitive Theory, which focuses on self-efficacy, goals and outcome expectancies</w:t>
      </w:r>
      <w:r w:rsidR="001C51B6" w:rsidRPr="006B0004">
        <w:rPr>
          <w:rFonts w:ascii="Arial" w:hAnsi="Arial" w:cs="Arial"/>
        </w:rPr>
        <w:t xml:space="preserve"> (</w:t>
      </w:r>
      <w:r w:rsidR="001C51B6" w:rsidRPr="006B0004">
        <w:rPr>
          <w:rFonts w:ascii="Arial" w:hAnsi="Arial" w:cs="Arial"/>
          <w:shd w:val="clear" w:color="auto" w:fill="FFFFFF"/>
        </w:rPr>
        <w:t>PMID: 33130463)</w:t>
      </w:r>
      <w:r w:rsidR="00213753" w:rsidRPr="006B0004">
        <w:rPr>
          <w:rFonts w:ascii="Arial" w:hAnsi="Arial" w:cs="Arial"/>
        </w:rPr>
        <w:t xml:space="preserve">. Formative research will be conducted to inform recruitment efforts and tailoring of the 2Morrow phone app for a </w:t>
      </w:r>
      <w:proofErr w:type="spellStart"/>
      <w:r w:rsidR="00213753" w:rsidRPr="006B0004">
        <w:rPr>
          <w:rFonts w:ascii="Arial" w:hAnsi="Arial" w:cs="Arial"/>
        </w:rPr>
        <w:t>Latinx</w:t>
      </w:r>
      <w:proofErr w:type="spellEnd"/>
      <w:r w:rsidR="00213753" w:rsidRPr="006B0004">
        <w:rPr>
          <w:rFonts w:ascii="Arial" w:hAnsi="Arial" w:cs="Arial"/>
        </w:rPr>
        <w:t xml:space="preserve"> adolescent population.  Language used to describe </w:t>
      </w:r>
      <w:proofErr w:type="spellStart"/>
      <w:r w:rsidR="00213753" w:rsidRPr="006B0004">
        <w:rPr>
          <w:rFonts w:ascii="Arial" w:hAnsi="Arial" w:cs="Arial"/>
        </w:rPr>
        <w:t>vaping</w:t>
      </w:r>
      <w:proofErr w:type="spellEnd"/>
      <w:r w:rsidR="00213753" w:rsidRPr="006B0004">
        <w:rPr>
          <w:rFonts w:ascii="Arial" w:hAnsi="Arial" w:cs="Arial"/>
        </w:rPr>
        <w:t xml:space="preserve">, cessation processes and images will be identifying by focus groups of Pueblo high school </w:t>
      </w:r>
      <w:proofErr w:type="spellStart"/>
      <w:r w:rsidR="00213753" w:rsidRPr="006B0004">
        <w:rPr>
          <w:rFonts w:ascii="Arial" w:hAnsi="Arial" w:cs="Arial"/>
        </w:rPr>
        <w:t>Latinx</w:t>
      </w:r>
      <w:proofErr w:type="spellEnd"/>
      <w:r w:rsidR="00213753" w:rsidRPr="006B0004">
        <w:rPr>
          <w:rFonts w:ascii="Arial" w:hAnsi="Arial" w:cs="Arial"/>
        </w:rPr>
        <w:t xml:space="preserve"> </w:t>
      </w:r>
      <w:proofErr w:type="spellStart"/>
      <w:r w:rsidR="00213753" w:rsidRPr="006B0004">
        <w:rPr>
          <w:rFonts w:ascii="Arial" w:hAnsi="Arial" w:cs="Arial"/>
        </w:rPr>
        <w:t>vape</w:t>
      </w:r>
      <w:proofErr w:type="spellEnd"/>
      <w:r w:rsidR="00213753" w:rsidRPr="006B0004">
        <w:rPr>
          <w:rFonts w:ascii="Arial" w:hAnsi="Arial" w:cs="Arial"/>
        </w:rPr>
        <w:t xml:space="preserve"> users. Similar to </w:t>
      </w:r>
      <w:proofErr w:type="spellStart"/>
      <w:r w:rsidR="00213753" w:rsidRPr="006B0004">
        <w:rPr>
          <w:rFonts w:ascii="Arial" w:hAnsi="Arial" w:cs="Arial"/>
        </w:rPr>
        <w:t>Villanti</w:t>
      </w:r>
      <w:proofErr w:type="spellEnd"/>
      <w:r w:rsidR="00213753" w:rsidRPr="006B0004">
        <w:rPr>
          <w:rFonts w:ascii="Arial" w:hAnsi="Arial" w:cs="Arial"/>
        </w:rPr>
        <w:t xml:space="preserve"> et al, messages and images will be evaluated based on perceived effectiveness and likability</w:t>
      </w:r>
      <w:r w:rsidR="001C51B6" w:rsidRPr="006B0004">
        <w:rPr>
          <w:rFonts w:ascii="Arial" w:hAnsi="Arial" w:cs="Arial"/>
        </w:rPr>
        <w:t xml:space="preserve"> (</w:t>
      </w:r>
      <w:r w:rsidR="001C51B6" w:rsidRPr="006B0004">
        <w:rPr>
          <w:rFonts w:ascii="Arial" w:hAnsi="Arial" w:cs="Arial"/>
          <w:color w:val="212121"/>
          <w:shd w:val="clear" w:color="auto" w:fill="FFFFFF"/>
        </w:rPr>
        <w:t>PMID: 33341530)</w:t>
      </w:r>
      <w:r w:rsidR="00213753" w:rsidRPr="006B0004">
        <w:rPr>
          <w:rFonts w:ascii="Arial" w:hAnsi="Arial" w:cs="Arial"/>
        </w:rPr>
        <w:t>.</w:t>
      </w:r>
      <w:r w:rsidR="001C51B6" w:rsidRPr="006B0004">
        <w:rPr>
          <w:rFonts w:ascii="Arial" w:hAnsi="Arial" w:cs="Arial"/>
        </w:rPr>
        <w:t xml:space="preserve"> </w:t>
      </w:r>
      <w:r w:rsidR="00213753" w:rsidRPr="006B0004">
        <w:rPr>
          <w:rFonts w:ascii="Arial" w:hAnsi="Arial" w:cs="Arial"/>
        </w:rPr>
        <w:t xml:space="preserve">Based on responses to messages, images and wording, the 2Morrow youth </w:t>
      </w:r>
      <w:proofErr w:type="spellStart"/>
      <w:r w:rsidR="00213753" w:rsidRPr="006B0004">
        <w:rPr>
          <w:rFonts w:ascii="Arial" w:hAnsi="Arial" w:cs="Arial"/>
        </w:rPr>
        <w:t>vaping</w:t>
      </w:r>
      <w:proofErr w:type="spellEnd"/>
      <w:r w:rsidR="00213753" w:rsidRPr="006B0004">
        <w:rPr>
          <w:rFonts w:ascii="Arial" w:hAnsi="Arial" w:cs="Arial"/>
        </w:rPr>
        <w:t xml:space="preserve"> mobile app will be modified for this study population.  Additionally, one new lesson will be developed and added to the 2Morrow app. The eleventh lesson will focus on communication with parents/guardians, and draw from Latino cultural values of </w:t>
      </w:r>
      <w:r w:rsidR="0063568C">
        <w:rPr>
          <w:rFonts w:ascii="Arial" w:hAnsi="Arial" w:cs="Arial"/>
        </w:rPr>
        <w:t>‘</w:t>
      </w:r>
      <w:proofErr w:type="spellStart"/>
      <w:r w:rsidR="00213753" w:rsidRPr="006B0004">
        <w:rPr>
          <w:rFonts w:ascii="Arial" w:hAnsi="Arial" w:cs="Arial"/>
        </w:rPr>
        <w:t>familismo</w:t>
      </w:r>
      <w:proofErr w:type="spellEnd"/>
      <w:r w:rsidR="0063568C">
        <w:rPr>
          <w:rFonts w:ascii="Arial" w:hAnsi="Arial" w:cs="Arial"/>
        </w:rPr>
        <w:t>’</w:t>
      </w:r>
      <w:r w:rsidR="00213753" w:rsidRPr="006B0004">
        <w:rPr>
          <w:rFonts w:ascii="Arial" w:hAnsi="Arial" w:cs="Arial"/>
        </w:rPr>
        <w:t xml:space="preserve"> (importance of family) and </w:t>
      </w:r>
      <w:r w:rsidR="0063568C">
        <w:rPr>
          <w:rFonts w:ascii="Arial" w:hAnsi="Arial" w:cs="Arial"/>
        </w:rPr>
        <w:t>‘</w:t>
      </w:r>
      <w:proofErr w:type="spellStart"/>
      <w:r w:rsidR="00213753" w:rsidRPr="006B0004">
        <w:rPr>
          <w:rFonts w:ascii="Arial" w:hAnsi="Arial" w:cs="Arial"/>
        </w:rPr>
        <w:t>respecto</w:t>
      </w:r>
      <w:proofErr w:type="spellEnd"/>
      <w:r w:rsidR="0063568C">
        <w:rPr>
          <w:rFonts w:ascii="Arial" w:hAnsi="Arial" w:cs="Arial"/>
        </w:rPr>
        <w:t>’</w:t>
      </w:r>
      <w:r w:rsidR="00213753" w:rsidRPr="006B0004">
        <w:rPr>
          <w:rFonts w:ascii="Arial" w:hAnsi="Arial" w:cs="Arial"/>
        </w:rPr>
        <w:t xml:space="preserve"> </w:t>
      </w:r>
      <w:r w:rsidR="008139CA" w:rsidRPr="006B0004">
        <w:rPr>
          <w:rFonts w:ascii="Arial" w:hAnsi="Arial" w:cs="Arial"/>
        </w:rPr>
        <w:t xml:space="preserve"> (</w:t>
      </w:r>
      <w:r w:rsidR="008139CA" w:rsidRPr="006B0004">
        <w:rPr>
          <w:rFonts w:ascii="Arial" w:hAnsi="Arial" w:cs="Arial"/>
          <w:color w:val="212121"/>
          <w:shd w:val="clear" w:color="auto" w:fill="FFFFFF"/>
        </w:rPr>
        <w:t xml:space="preserve">PMID: </w:t>
      </w:r>
      <w:proofErr w:type="gramStart"/>
      <w:r w:rsidR="008139CA" w:rsidRPr="006B0004">
        <w:rPr>
          <w:rFonts w:ascii="Arial" w:hAnsi="Arial" w:cs="Arial"/>
          <w:color w:val="212121"/>
          <w:shd w:val="clear" w:color="auto" w:fill="FFFFFF"/>
        </w:rPr>
        <w:t>20974085</w:t>
      </w:r>
      <w:r w:rsidR="008139CA" w:rsidRPr="006B0004">
        <w:rPr>
          <w:rFonts w:ascii="Arial" w:hAnsi="Arial" w:cs="Arial"/>
        </w:rPr>
        <w:t xml:space="preserve"> )</w:t>
      </w:r>
      <w:proofErr w:type="gramEnd"/>
      <w:r w:rsidR="008139CA" w:rsidRPr="006B0004">
        <w:rPr>
          <w:rFonts w:ascii="Arial" w:hAnsi="Arial" w:cs="Arial"/>
        </w:rPr>
        <w:t xml:space="preserve"> </w:t>
      </w:r>
      <w:r w:rsidR="00213753" w:rsidRPr="006B0004">
        <w:rPr>
          <w:rFonts w:ascii="Arial" w:hAnsi="Arial" w:cs="Arial"/>
        </w:rPr>
        <w:t>(respect for elders/authority). Improved parent-adolescent communication is associated with decreased risky behavior including tobacco and alcohol use</w:t>
      </w:r>
      <w:r w:rsidR="008139CA" w:rsidRPr="006B0004">
        <w:rPr>
          <w:rFonts w:ascii="Arial" w:hAnsi="Arial" w:cs="Arial"/>
        </w:rPr>
        <w:t xml:space="preserve"> (</w:t>
      </w:r>
      <w:r w:rsidR="008139CA" w:rsidRPr="006B0004">
        <w:rPr>
          <w:rFonts w:ascii="Arial" w:hAnsi="Arial" w:cs="Arial"/>
          <w:color w:val="212121"/>
          <w:shd w:val="clear" w:color="auto" w:fill="FFFFFF"/>
        </w:rPr>
        <w:t>PMID: 10938212)</w:t>
      </w:r>
      <w:proofErr w:type="gramStart"/>
      <w:r w:rsidR="006B0004">
        <w:rPr>
          <w:rFonts w:ascii="Arial" w:hAnsi="Arial" w:cs="Arial"/>
          <w:color w:val="212121"/>
          <w:shd w:val="clear" w:color="auto" w:fill="FFFFFF"/>
        </w:rPr>
        <w:t>.</w:t>
      </w:r>
      <w:r w:rsidR="00213753" w:rsidRPr="006B0004">
        <w:rPr>
          <w:rFonts w:ascii="Arial" w:hAnsi="Arial" w:cs="Arial"/>
        </w:rPr>
        <w:t>.</w:t>
      </w:r>
      <w:proofErr w:type="gramEnd"/>
      <w:r w:rsidR="00213753" w:rsidRPr="006B0004">
        <w:rPr>
          <w:rFonts w:ascii="Arial" w:hAnsi="Arial" w:cs="Arial"/>
        </w:rPr>
        <w:t xml:space="preserve">This study will be a pragmatic trial to compare the effectiveness of two </w:t>
      </w:r>
      <w:proofErr w:type="spellStart"/>
      <w:r w:rsidR="00213753" w:rsidRPr="006B0004">
        <w:rPr>
          <w:rFonts w:ascii="Arial" w:hAnsi="Arial" w:cs="Arial"/>
        </w:rPr>
        <w:t>vaping</w:t>
      </w:r>
      <w:proofErr w:type="spellEnd"/>
      <w:r w:rsidR="00213753" w:rsidRPr="006B0004">
        <w:rPr>
          <w:rFonts w:ascii="Arial" w:hAnsi="Arial" w:cs="Arial"/>
        </w:rPr>
        <w:t xml:space="preserve"> cessation programs. Students will be individually randomized to the cessation modality (mobile app </w:t>
      </w:r>
      <w:proofErr w:type="spellStart"/>
      <w:r w:rsidR="00213753" w:rsidRPr="006B0004">
        <w:rPr>
          <w:rFonts w:ascii="Arial" w:hAnsi="Arial" w:cs="Arial"/>
        </w:rPr>
        <w:t>vs</w:t>
      </w:r>
      <w:proofErr w:type="spellEnd"/>
      <w:r w:rsidR="00213753" w:rsidRPr="006B0004">
        <w:rPr>
          <w:rFonts w:ascii="Arial" w:hAnsi="Arial" w:cs="Arial"/>
        </w:rPr>
        <w:t xml:space="preserve"> phone coaching) and stratified by </w:t>
      </w:r>
      <w:r w:rsidR="0063568C">
        <w:rPr>
          <w:rFonts w:ascii="Arial" w:hAnsi="Arial" w:cs="Arial"/>
        </w:rPr>
        <w:t xml:space="preserve">gender and </w:t>
      </w:r>
      <w:r w:rsidR="00213753" w:rsidRPr="006B0004">
        <w:rPr>
          <w:rFonts w:ascii="Arial" w:hAnsi="Arial" w:cs="Arial"/>
        </w:rPr>
        <w:t>grade.</w:t>
      </w:r>
    </w:p>
    <w:p w14:paraId="6534B93C" w14:textId="784DF6E5" w:rsidR="00213753" w:rsidRPr="006B0004" w:rsidRDefault="008139CA" w:rsidP="00213753">
      <w:pPr>
        <w:rPr>
          <w:rFonts w:ascii="Arial" w:hAnsi="Arial" w:cs="Arial"/>
        </w:rPr>
      </w:pPr>
      <w:r w:rsidRPr="006B0004">
        <w:rPr>
          <w:rFonts w:ascii="Arial" w:hAnsi="Arial" w:cs="Arial"/>
        </w:rPr>
        <w:t xml:space="preserve">The 2Morrow Youth </w:t>
      </w:r>
      <w:proofErr w:type="spellStart"/>
      <w:r w:rsidRPr="006B0004">
        <w:rPr>
          <w:rFonts w:ascii="Arial" w:hAnsi="Arial" w:cs="Arial"/>
        </w:rPr>
        <w:t>Vaping</w:t>
      </w:r>
      <w:proofErr w:type="spellEnd"/>
      <w:r w:rsidRPr="006B0004">
        <w:rPr>
          <w:rFonts w:ascii="Arial" w:hAnsi="Arial" w:cs="Arial"/>
        </w:rPr>
        <w:t xml:space="preserve"> Cessation mobile application is comprised of 10 brief lessons and one additional lesson specific to </w:t>
      </w:r>
      <w:proofErr w:type="spellStart"/>
      <w:r w:rsidRPr="006B0004">
        <w:rPr>
          <w:rFonts w:ascii="Arial" w:hAnsi="Arial" w:cs="Arial"/>
        </w:rPr>
        <w:t>Latinx</w:t>
      </w:r>
      <w:proofErr w:type="spellEnd"/>
      <w:r w:rsidRPr="006B0004">
        <w:rPr>
          <w:rFonts w:ascii="Arial" w:hAnsi="Arial" w:cs="Arial"/>
        </w:rPr>
        <w:t xml:space="preserve"> youth </w:t>
      </w:r>
      <w:r w:rsidR="005D3B9F">
        <w:rPr>
          <w:rFonts w:ascii="Arial" w:hAnsi="Arial" w:cs="Arial"/>
        </w:rPr>
        <w:t>focused on</w:t>
      </w:r>
      <w:r w:rsidR="005D3B9F" w:rsidRPr="006B0004">
        <w:rPr>
          <w:rFonts w:ascii="Arial" w:hAnsi="Arial" w:cs="Arial"/>
        </w:rPr>
        <w:t xml:space="preserve"> </w:t>
      </w:r>
      <w:r w:rsidRPr="006B0004">
        <w:rPr>
          <w:rFonts w:ascii="Arial" w:hAnsi="Arial" w:cs="Arial"/>
        </w:rPr>
        <w:t xml:space="preserve">communication with parents for this study. 2Morrow includes customized tips and is based on Acceptance and Commitment Theory (ACT) which encourages being present, learning acceptance and willingness for change, how to impact thoughts, identify values and set goals. The skills learned include: how to deal with unhelpful thoughts, feelings and urges that make cessation difficulty. The </w:t>
      </w:r>
      <w:r w:rsidRPr="006B0004">
        <w:rPr>
          <w:rFonts w:ascii="Arial" w:hAnsi="Arial" w:cs="Arial"/>
          <w:i/>
        </w:rPr>
        <w:t>My Quit My Life</w:t>
      </w:r>
      <w:r w:rsidRPr="006B0004">
        <w:rPr>
          <w:rFonts w:ascii="Arial" w:hAnsi="Arial" w:cs="Arial"/>
        </w:rPr>
        <w:t xml:space="preserve"> program of the Colorado Quit Line provides five one-on-one coaching sessions spaced 7-10 days apart with coach support to develop a quit plan, identify triggers, practice refusal skills and engage in behavior change.</w:t>
      </w:r>
      <w:r w:rsidR="00213753" w:rsidRPr="006B0004">
        <w:rPr>
          <w:rFonts w:ascii="Arial" w:hAnsi="Arial" w:cs="Arial"/>
        </w:rPr>
        <w:t xml:space="preserve"> </w:t>
      </w:r>
    </w:p>
    <w:tbl>
      <w:tblPr>
        <w:tblStyle w:val="TableGrid"/>
        <w:tblW w:w="0" w:type="auto"/>
        <w:tblLook w:val="04A0" w:firstRow="1" w:lastRow="0" w:firstColumn="1" w:lastColumn="0" w:noHBand="0" w:noVBand="1"/>
      </w:tblPr>
      <w:tblGrid>
        <w:gridCol w:w="1378"/>
        <w:gridCol w:w="4002"/>
        <w:gridCol w:w="4003"/>
      </w:tblGrid>
      <w:tr w:rsidR="00213753" w:rsidRPr="00296784" w14:paraId="32709889" w14:textId="77777777" w:rsidTr="00A62556">
        <w:tc>
          <w:tcPr>
            <w:tcW w:w="1345" w:type="dxa"/>
          </w:tcPr>
          <w:p w14:paraId="32B3266A" w14:textId="77777777" w:rsidR="00213753" w:rsidRPr="00296784" w:rsidRDefault="00213753" w:rsidP="00A62556">
            <w:pPr>
              <w:rPr>
                <w:rFonts w:ascii="Arial" w:hAnsi="Arial" w:cs="Arial"/>
                <w:b/>
                <w:bCs/>
              </w:rPr>
            </w:pPr>
            <w:r w:rsidRPr="00296784">
              <w:rPr>
                <w:rFonts w:ascii="Arial" w:hAnsi="Arial" w:cs="Arial"/>
                <w:b/>
                <w:bCs/>
              </w:rPr>
              <w:t>Program</w:t>
            </w:r>
          </w:p>
        </w:tc>
        <w:tc>
          <w:tcPr>
            <w:tcW w:w="4002" w:type="dxa"/>
          </w:tcPr>
          <w:p w14:paraId="1DD56E67" w14:textId="77777777" w:rsidR="00213753" w:rsidRPr="00296784" w:rsidRDefault="00213753" w:rsidP="00A62556">
            <w:pPr>
              <w:rPr>
                <w:rFonts w:ascii="Arial" w:hAnsi="Arial" w:cs="Arial"/>
                <w:b/>
                <w:bCs/>
              </w:rPr>
            </w:pPr>
            <w:r w:rsidRPr="00296784">
              <w:rPr>
                <w:rFonts w:ascii="Arial" w:hAnsi="Arial" w:cs="Arial"/>
                <w:b/>
                <w:bCs/>
              </w:rPr>
              <w:t xml:space="preserve">2Morrow Youth </w:t>
            </w:r>
            <w:proofErr w:type="spellStart"/>
            <w:r w:rsidRPr="00296784">
              <w:rPr>
                <w:rFonts w:ascii="Arial" w:hAnsi="Arial" w:cs="Arial"/>
                <w:b/>
                <w:bCs/>
              </w:rPr>
              <w:t>Vaping</w:t>
            </w:r>
            <w:proofErr w:type="spellEnd"/>
            <w:r w:rsidRPr="00296784">
              <w:rPr>
                <w:rFonts w:ascii="Arial" w:hAnsi="Arial" w:cs="Arial"/>
                <w:b/>
                <w:bCs/>
              </w:rPr>
              <w:t xml:space="preserve"> mobile app</w:t>
            </w:r>
          </w:p>
        </w:tc>
        <w:tc>
          <w:tcPr>
            <w:tcW w:w="4003" w:type="dxa"/>
          </w:tcPr>
          <w:p w14:paraId="1FF91A3F" w14:textId="77777777" w:rsidR="00213753" w:rsidRPr="00296784" w:rsidRDefault="00213753" w:rsidP="00A62556">
            <w:pPr>
              <w:rPr>
                <w:rFonts w:ascii="Arial" w:hAnsi="Arial" w:cs="Arial"/>
                <w:b/>
                <w:bCs/>
              </w:rPr>
            </w:pPr>
            <w:r w:rsidRPr="00296784">
              <w:rPr>
                <w:rFonts w:ascii="Arial" w:hAnsi="Arial" w:cs="Arial"/>
                <w:b/>
                <w:bCs/>
              </w:rPr>
              <w:t>My Quit My Life</w:t>
            </w:r>
          </w:p>
        </w:tc>
      </w:tr>
      <w:tr w:rsidR="00213753" w:rsidRPr="00296784" w14:paraId="0D16E154" w14:textId="77777777" w:rsidTr="00A62556">
        <w:tc>
          <w:tcPr>
            <w:tcW w:w="1345" w:type="dxa"/>
          </w:tcPr>
          <w:p w14:paraId="24989BB5" w14:textId="77777777" w:rsidR="00213753" w:rsidRPr="00296784" w:rsidRDefault="00213753" w:rsidP="00A62556">
            <w:pPr>
              <w:rPr>
                <w:rFonts w:ascii="Arial" w:hAnsi="Arial" w:cs="Arial"/>
                <w:b/>
                <w:bCs/>
              </w:rPr>
            </w:pPr>
            <w:r w:rsidRPr="00296784">
              <w:rPr>
                <w:rFonts w:ascii="Arial" w:hAnsi="Arial" w:cs="Arial"/>
                <w:b/>
                <w:bCs/>
              </w:rPr>
              <w:t>Modality</w:t>
            </w:r>
          </w:p>
        </w:tc>
        <w:tc>
          <w:tcPr>
            <w:tcW w:w="4002" w:type="dxa"/>
          </w:tcPr>
          <w:p w14:paraId="0D9A43BA" w14:textId="77777777" w:rsidR="00213753" w:rsidRPr="00213753" w:rsidRDefault="00213753" w:rsidP="00A62556">
            <w:pPr>
              <w:rPr>
                <w:rFonts w:ascii="Arial" w:hAnsi="Arial" w:cs="Arial"/>
                <w:b/>
              </w:rPr>
            </w:pPr>
            <w:r w:rsidRPr="00213753">
              <w:rPr>
                <w:rFonts w:ascii="Arial" w:hAnsi="Arial" w:cs="Arial"/>
                <w:b/>
              </w:rPr>
              <w:t>Mobile application</w:t>
            </w:r>
          </w:p>
        </w:tc>
        <w:tc>
          <w:tcPr>
            <w:tcW w:w="4003" w:type="dxa"/>
          </w:tcPr>
          <w:p w14:paraId="7224E94B" w14:textId="77777777" w:rsidR="00213753" w:rsidRPr="00213753" w:rsidRDefault="00213753" w:rsidP="00A62556">
            <w:pPr>
              <w:rPr>
                <w:rFonts w:ascii="Arial" w:hAnsi="Arial" w:cs="Arial"/>
                <w:b/>
              </w:rPr>
            </w:pPr>
            <w:r w:rsidRPr="00213753">
              <w:rPr>
                <w:rFonts w:ascii="Arial" w:hAnsi="Arial" w:cs="Arial"/>
                <w:b/>
              </w:rPr>
              <w:t>Phone coaching sessions</w:t>
            </w:r>
          </w:p>
        </w:tc>
      </w:tr>
      <w:tr w:rsidR="00213753" w:rsidRPr="00296784" w14:paraId="79A09072" w14:textId="77777777" w:rsidTr="00A62556">
        <w:tc>
          <w:tcPr>
            <w:tcW w:w="1345" w:type="dxa"/>
          </w:tcPr>
          <w:p w14:paraId="41CF0964" w14:textId="77777777" w:rsidR="00213753" w:rsidRPr="00296784" w:rsidRDefault="00213753" w:rsidP="00A62556">
            <w:pPr>
              <w:rPr>
                <w:rFonts w:ascii="Arial" w:hAnsi="Arial" w:cs="Arial"/>
                <w:b/>
                <w:bCs/>
              </w:rPr>
            </w:pPr>
          </w:p>
        </w:tc>
        <w:tc>
          <w:tcPr>
            <w:tcW w:w="4002" w:type="dxa"/>
          </w:tcPr>
          <w:p w14:paraId="3EA80BCF" w14:textId="77777777" w:rsidR="00213753" w:rsidRPr="00213753" w:rsidRDefault="00213753" w:rsidP="00A62556">
            <w:pPr>
              <w:rPr>
                <w:rFonts w:ascii="Arial" w:hAnsi="Arial" w:cs="Arial"/>
                <w:sz w:val="20"/>
                <w:szCs w:val="20"/>
              </w:rPr>
            </w:pPr>
            <w:r w:rsidRPr="00213753">
              <w:rPr>
                <w:rFonts w:ascii="Arial" w:hAnsi="Arial" w:cs="Arial"/>
                <w:sz w:val="20"/>
                <w:szCs w:val="20"/>
              </w:rPr>
              <w:t>Ten short lessons + one new lesson Customized tips</w:t>
            </w:r>
          </w:p>
          <w:p w14:paraId="4FD9CCCE" w14:textId="77777777" w:rsidR="00213753" w:rsidRPr="00213753" w:rsidRDefault="00213753" w:rsidP="00A62556">
            <w:pPr>
              <w:rPr>
                <w:rFonts w:ascii="Arial" w:hAnsi="Arial" w:cs="Arial"/>
                <w:sz w:val="20"/>
                <w:szCs w:val="20"/>
              </w:rPr>
            </w:pPr>
            <w:r w:rsidRPr="00213753">
              <w:rPr>
                <w:rFonts w:ascii="Arial" w:hAnsi="Arial" w:cs="Arial"/>
                <w:sz w:val="20"/>
                <w:szCs w:val="20"/>
              </w:rPr>
              <w:t>Lessons cover the principles of Acceptance Commitment Theory:</w:t>
            </w:r>
          </w:p>
          <w:p w14:paraId="7192D50C" w14:textId="77777777" w:rsidR="00213753" w:rsidRPr="00213753" w:rsidRDefault="00213753" w:rsidP="00A62556">
            <w:pPr>
              <w:rPr>
                <w:rFonts w:ascii="Arial" w:hAnsi="Arial" w:cs="Arial"/>
                <w:sz w:val="20"/>
                <w:szCs w:val="20"/>
              </w:rPr>
            </w:pPr>
            <w:r w:rsidRPr="00213753">
              <w:rPr>
                <w:rFonts w:ascii="Arial" w:hAnsi="Arial" w:cs="Arial"/>
                <w:sz w:val="20"/>
                <w:szCs w:val="20"/>
              </w:rPr>
              <w:t>Being present</w:t>
            </w:r>
          </w:p>
          <w:p w14:paraId="290421E0" w14:textId="77777777" w:rsidR="00213753" w:rsidRPr="00213753" w:rsidRDefault="00213753" w:rsidP="00A62556">
            <w:pPr>
              <w:rPr>
                <w:rFonts w:ascii="Arial" w:hAnsi="Arial" w:cs="Arial"/>
                <w:sz w:val="20"/>
                <w:szCs w:val="20"/>
              </w:rPr>
            </w:pPr>
            <w:r w:rsidRPr="00213753">
              <w:rPr>
                <w:rFonts w:ascii="Arial" w:hAnsi="Arial" w:cs="Arial"/>
                <w:sz w:val="20"/>
                <w:szCs w:val="20"/>
              </w:rPr>
              <w:t>Acceptance and willingness</w:t>
            </w:r>
          </w:p>
          <w:p w14:paraId="1E94533D" w14:textId="77777777" w:rsidR="00213753" w:rsidRPr="00213753" w:rsidRDefault="00213753" w:rsidP="00A62556">
            <w:pPr>
              <w:rPr>
                <w:rFonts w:ascii="Arial" w:hAnsi="Arial" w:cs="Arial"/>
                <w:sz w:val="20"/>
                <w:szCs w:val="20"/>
              </w:rPr>
            </w:pPr>
            <w:r w:rsidRPr="00213753">
              <w:rPr>
                <w:rFonts w:ascii="Arial" w:hAnsi="Arial" w:cs="Arial"/>
                <w:sz w:val="20"/>
                <w:szCs w:val="20"/>
              </w:rPr>
              <w:t>Self as context</w:t>
            </w:r>
          </w:p>
          <w:p w14:paraId="3B49FBDD" w14:textId="77777777" w:rsidR="00213753" w:rsidRPr="00213753" w:rsidRDefault="00213753" w:rsidP="00A62556">
            <w:pPr>
              <w:rPr>
                <w:rFonts w:ascii="Arial" w:hAnsi="Arial" w:cs="Arial"/>
                <w:sz w:val="20"/>
                <w:szCs w:val="20"/>
              </w:rPr>
            </w:pPr>
            <w:r w:rsidRPr="00213753">
              <w:rPr>
                <w:rFonts w:ascii="Arial" w:hAnsi="Arial" w:cs="Arial"/>
                <w:sz w:val="20"/>
                <w:szCs w:val="20"/>
              </w:rPr>
              <w:t>Lesson impact of thoughts</w:t>
            </w:r>
          </w:p>
          <w:p w14:paraId="205029AD" w14:textId="77777777" w:rsidR="00213753" w:rsidRPr="00213753" w:rsidRDefault="00213753" w:rsidP="00A62556">
            <w:pPr>
              <w:rPr>
                <w:rFonts w:ascii="Arial" w:hAnsi="Arial" w:cs="Arial"/>
                <w:sz w:val="20"/>
                <w:szCs w:val="20"/>
              </w:rPr>
            </w:pPr>
            <w:r w:rsidRPr="00213753">
              <w:rPr>
                <w:rFonts w:ascii="Arial" w:hAnsi="Arial" w:cs="Arial"/>
                <w:sz w:val="20"/>
                <w:szCs w:val="20"/>
              </w:rPr>
              <w:t>Values</w:t>
            </w:r>
          </w:p>
          <w:p w14:paraId="3E5B83E6" w14:textId="77777777" w:rsidR="00213753" w:rsidRPr="00296784" w:rsidRDefault="00213753" w:rsidP="00A62556">
            <w:pPr>
              <w:rPr>
                <w:rFonts w:ascii="Arial" w:hAnsi="Arial" w:cs="Arial"/>
              </w:rPr>
            </w:pPr>
            <w:r w:rsidRPr="00213753">
              <w:rPr>
                <w:rFonts w:ascii="Arial" w:hAnsi="Arial" w:cs="Arial"/>
                <w:sz w:val="20"/>
                <w:szCs w:val="20"/>
              </w:rPr>
              <w:t>Setting goals</w:t>
            </w:r>
          </w:p>
        </w:tc>
        <w:tc>
          <w:tcPr>
            <w:tcW w:w="4003" w:type="dxa"/>
          </w:tcPr>
          <w:p w14:paraId="57DFF548" w14:textId="77777777" w:rsidR="00213753" w:rsidRPr="00213753" w:rsidRDefault="00213753" w:rsidP="00A62556">
            <w:pPr>
              <w:rPr>
                <w:rFonts w:ascii="Arial" w:hAnsi="Arial" w:cs="Arial"/>
                <w:sz w:val="20"/>
                <w:szCs w:val="20"/>
              </w:rPr>
            </w:pPr>
            <w:r w:rsidRPr="00213753">
              <w:rPr>
                <w:rFonts w:ascii="Arial" w:hAnsi="Arial" w:cs="Arial"/>
                <w:sz w:val="20"/>
                <w:szCs w:val="20"/>
              </w:rPr>
              <w:t>Five, one-on-one coaching sessions usually scheduled every 7-10 days. Coaching helps teens develop a quit plan, identify triggers, practice refusal skills and receive ongoing support for changing behaviors.</w:t>
            </w:r>
          </w:p>
          <w:p w14:paraId="45D1A61F" w14:textId="77777777" w:rsidR="00213753" w:rsidRPr="00213753" w:rsidRDefault="00213753" w:rsidP="00A62556">
            <w:pPr>
              <w:rPr>
                <w:rFonts w:ascii="Arial" w:hAnsi="Arial" w:cs="Arial"/>
                <w:sz w:val="20"/>
                <w:szCs w:val="20"/>
              </w:rPr>
            </w:pPr>
            <w:r w:rsidRPr="00213753">
              <w:rPr>
                <w:rFonts w:ascii="Arial" w:hAnsi="Arial" w:cs="Arial"/>
                <w:sz w:val="20"/>
                <w:szCs w:val="20"/>
              </w:rPr>
              <w:t>Self-help and educational materials designed for teens, with input from teens.</w:t>
            </w:r>
          </w:p>
          <w:p w14:paraId="16DEBA5F" w14:textId="77777777" w:rsidR="00213753" w:rsidRPr="00296784" w:rsidRDefault="00213753" w:rsidP="00A62556">
            <w:pPr>
              <w:rPr>
                <w:rFonts w:ascii="Arial" w:hAnsi="Arial" w:cs="Arial"/>
              </w:rPr>
            </w:pPr>
            <w:r w:rsidRPr="00213753">
              <w:rPr>
                <w:rFonts w:ascii="Arial" w:hAnsi="Arial" w:cs="Arial"/>
                <w:sz w:val="20"/>
                <w:szCs w:val="20"/>
              </w:rPr>
              <w:t>Additional support by phone, by text message or by online chat.</w:t>
            </w:r>
          </w:p>
        </w:tc>
      </w:tr>
      <w:tr w:rsidR="00213753" w:rsidRPr="00296784" w14:paraId="3EEF8B3A" w14:textId="77777777" w:rsidTr="00A62556">
        <w:tc>
          <w:tcPr>
            <w:tcW w:w="1345" w:type="dxa"/>
          </w:tcPr>
          <w:p w14:paraId="1FD25FA0" w14:textId="77777777" w:rsidR="00213753" w:rsidRPr="00296784" w:rsidRDefault="00213753" w:rsidP="00A62556">
            <w:pPr>
              <w:rPr>
                <w:rFonts w:ascii="Arial" w:hAnsi="Arial" w:cs="Arial"/>
                <w:b/>
                <w:bCs/>
              </w:rPr>
            </w:pPr>
            <w:r w:rsidRPr="00296784">
              <w:rPr>
                <w:rFonts w:ascii="Arial" w:hAnsi="Arial" w:cs="Arial"/>
                <w:b/>
                <w:bCs/>
              </w:rPr>
              <w:t>Skills</w:t>
            </w:r>
          </w:p>
        </w:tc>
        <w:tc>
          <w:tcPr>
            <w:tcW w:w="4002" w:type="dxa"/>
          </w:tcPr>
          <w:p w14:paraId="64AB3A7D" w14:textId="77777777" w:rsidR="00213753" w:rsidRPr="00213753" w:rsidRDefault="00213753" w:rsidP="00A62556">
            <w:pPr>
              <w:autoSpaceDE w:val="0"/>
              <w:autoSpaceDN w:val="0"/>
              <w:adjustRightInd w:val="0"/>
              <w:rPr>
                <w:rFonts w:ascii="Arial" w:hAnsi="Arial" w:cs="Arial"/>
                <w:sz w:val="20"/>
                <w:szCs w:val="20"/>
              </w:rPr>
            </w:pPr>
            <w:r w:rsidRPr="00213753">
              <w:rPr>
                <w:rFonts w:ascii="Arial" w:hAnsi="Arial" w:cs="Arial"/>
                <w:sz w:val="20"/>
                <w:szCs w:val="20"/>
              </w:rPr>
              <w:t>Effective strategies to deal with unhelpful thoughts, feelings and urges that get in the way of cessation</w:t>
            </w:r>
          </w:p>
        </w:tc>
        <w:tc>
          <w:tcPr>
            <w:tcW w:w="4003" w:type="dxa"/>
          </w:tcPr>
          <w:p w14:paraId="17EFC48D" w14:textId="77777777" w:rsidR="00213753" w:rsidRPr="00213753" w:rsidRDefault="00213753" w:rsidP="00A62556">
            <w:pPr>
              <w:rPr>
                <w:rFonts w:ascii="Arial" w:hAnsi="Arial" w:cs="Arial"/>
                <w:sz w:val="20"/>
                <w:szCs w:val="20"/>
              </w:rPr>
            </w:pPr>
            <w:r w:rsidRPr="00213753">
              <w:rPr>
                <w:rFonts w:ascii="Arial" w:hAnsi="Arial" w:cs="Arial"/>
                <w:sz w:val="20"/>
                <w:szCs w:val="20"/>
              </w:rPr>
              <w:t>Develop a quit plan.</w:t>
            </w:r>
          </w:p>
          <w:p w14:paraId="6454015B" w14:textId="77777777" w:rsidR="00213753" w:rsidRPr="00213753" w:rsidRDefault="00213753" w:rsidP="00A62556">
            <w:pPr>
              <w:rPr>
                <w:rFonts w:ascii="Arial" w:hAnsi="Arial" w:cs="Arial"/>
                <w:sz w:val="20"/>
                <w:szCs w:val="20"/>
              </w:rPr>
            </w:pPr>
            <w:r w:rsidRPr="00213753">
              <w:rPr>
                <w:rFonts w:ascii="Arial" w:hAnsi="Arial" w:cs="Arial"/>
                <w:sz w:val="20"/>
                <w:szCs w:val="20"/>
              </w:rPr>
              <w:t>Identify triggers for tobacco use.</w:t>
            </w:r>
          </w:p>
          <w:p w14:paraId="05C4D961" w14:textId="77777777" w:rsidR="00213753" w:rsidRPr="00213753" w:rsidRDefault="00213753" w:rsidP="00A62556">
            <w:pPr>
              <w:rPr>
                <w:rFonts w:ascii="Arial" w:hAnsi="Arial" w:cs="Arial"/>
                <w:sz w:val="20"/>
                <w:szCs w:val="20"/>
              </w:rPr>
            </w:pPr>
            <w:r w:rsidRPr="00213753">
              <w:rPr>
                <w:rFonts w:ascii="Arial" w:hAnsi="Arial" w:cs="Arial"/>
                <w:sz w:val="20"/>
                <w:szCs w:val="20"/>
              </w:rPr>
              <w:t>Practice refusal skills.</w:t>
            </w:r>
          </w:p>
          <w:p w14:paraId="6BD3FF21" w14:textId="77777777" w:rsidR="00213753" w:rsidRPr="00213753" w:rsidRDefault="00213753" w:rsidP="00A62556">
            <w:pPr>
              <w:rPr>
                <w:rFonts w:ascii="Arial" w:hAnsi="Arial" w:cs="Arial"/>
                <w:sz w:val="20"/>
                <w:szCs w:val="20"/>
              </w:rPr>
            </w:pPr>
            <w:r w:rsidRPr="00213753">
              <w:rPr>
                <w:rFonts w:ascii="Arial" w:hAnsi="Arial" w:cs="Arial"/>
                <w:sz w:val="20"/>
                <w:szCs w:val="20"/>
              </w:rPr>
              <w:t>Obtain ongoing support for changing behaviors.</w:t>
            </w:r>
          </w:p>
        </w:tc>
      </w:tr>
      <w:tr w:rsidR="00213753" w:rsidRPr="00296784" w14:paraId="529C8F08" w14:textId="77777777" w:rsidTr="00A62556">
        <w:tc>
          <w:tcPr>
            <w:tcW w:w="1345" w:type="dxa"/>
          </w:tcPr>
          <w:p w14:paraId="06BCFBD4" w14:textId="77777777" w:rsidR="00213753" w:rsidRPr="00296784" w:rsidRDefault="00213753" w:rsidP="00A62556">
            <w:pPr>
              <w:rPr>
                <w:rFonts w:ascii="Arial" w:hAnsi="Arial" w:cs="Arial"/>
                <w:b/>
                <w:bCs/>
              </w:rPr>
            </w:pPr>
            <w:r w:rsidRPr="00296784">
              <w:rPr>
                <w:rFonts w:ascii="Arial" w:hAnsi="Arial" w:cs="Arial"/>
                <w:b/>
                <w:bCs/>
              </w:rPr>
              <w:t>Languages</w:t>
            </w:r>
          </w:p>
        </w:tc>
        <w:tc>
          <w:tcPr>
            <w:tcW w:w="4002" w:type="dxa"/>
          </w:tcPr>
          <w:p w14:paraId="1B1599A2" w14:textId="77777777" w:rsidR="00213753" w:rsidRPr="00213753" w:rsidRDefault="00213753" w:rsidP="00A62556">
            <w:pPr>
              <w:rPr>
                <w:rFonts w:ascii="Arial" w:hAnsi="Arial" w:cs="Arial"/>
                <w:sz w:val="20"/>
                <w:szCs w:val="20"/>
              </w:rPr>
            </w:pPr>
            <w:r w:rsidRPr="00213753">
              <w:rPr>
                <w:rFonts w:ascii="Arial" w:hAnsi="Arial" w:cs="Arial"/>
                <w:sz w:val="20"/>
                <w:szCs w:val="20"/>
              </w:rPr>
              <w:t>English &amp; Spanish</w:t>
            </w:r>
          </w:p>
        </w:tc>
        <w:tc>
          <w:tcPr>
            <w:tcW w:w="4003" w:type="dxa"/>
          </w:tcPr>
          <w:p w14:paraId="26B3965F" w14:textId="77777777" w:rsidR="00213753" w:rsidRPr="00213753" w:rsidRDefault="00213753" w:rsidP="00A62556">
            <w:pPr>
              <w:rPr>
                <w:rFonts w:ascii="Arial" w:hAnsi="Arial" w:cs="Arial"/>
                <w:sz w:val="20"/>
                <w:szCs w:val="20"/>
              </w:rPr>
            </w:pPr>
            <w:r w:rsidRPr="00213753">
              <w:rPr>
                <w:rFonts w:ascii="Arial" w:hAnsi="Arial" w:cs="Arial"/>
                <w:sz w:val="20"/>
                <w:szCs w:val="20"/>
              </w:rPr>
              <w:t>English</w:t>
            </w:r>
          </w:p>
        </w:tc>
      </w:tr>
      <w:tr w:rsidR="00213753" w:rsidRPr="00296784" w14:paraId="637DE6F9" w14:textId="77777777" w:rsidTr="00A62556">
        <w:tc>
          <w:tcPr>
            <w:tcW w:w="1345" w:type="dxa"/>
          </w:tcPr>
          <w:p w14:paraId="5B27FB8C" w14:textId="77777777" w:rsidR="00213753" w:rsidRPr="00296784" w:rsidRDefault="00213753" w:rsidP="00A62556">
            <w:pPr>
              <w:rPr>
                <w:rFonts w:ascii="Arial" w:hAnsi="Arial" w:cs="Arial"/>
                <w:b/>
                <w:bCs/>
              </w:rPr>
            </w:pPr>
            <w:r w:rsidRPr="00296784">
              <w:rPr>
                <w:rFonts w:ascii="Arial" w:hAnsi="Arial" w:cs="Arial"/>
                <w:b/>
                <w:bCs/>
              </w:rPr>
              <w:t>Tailoring</w:t>
            </w:r>
          </w:p>
        </w:tc>
        <w:tc>
          <w:tcPr>
            <w:tcW w:w="4002" w:type="dxa"/>
          </w:tcPr>
          <w:p w14:paraId="27EA1B4D" w14:textId="77777777" w:rsidR="00213753" w:rsidRPr="00213753" w:rsidRDefault="00213753" w:rsidP="00A62556">
            <w:pPr>
              <w:rPr>
                <w:rFonts w:ascii="Arial" w:hAnsi="Arial" w:cs="Arial"/>
                <w:sz w:val="20"/>
                <w:szCs w:val="20"/>
              </w:rPr>
            </w:pPr>
            <w:r w:rsidRPr="00213753">
              <w:rPr>
                <w:rFonts w:ascii="Arial" w:hAnsi="Arial" w:cs="Arial"/>
                <w:sz w:val="20"/>
                <w:szCs w:val="20"/>
              </w:rPr>
              <w:t>Images, text and 1 new lesson on communicating with your parent/guardian</w:t>
            </w:r>
          </w:p>
        </w:tc>
        <w:tc>
          <w:tcPr>
            <w:tcW w:w="4003" w:type="dxa"/>
          </w:tcPr>
          <w:p w14:paraId="5B2632F6" w14:textId="77777777" w:rsidR="00213753" w:rsidRPr="00213753" w:rsidRDefault="00213753" w:rsidP="00A62556">
            <w:pPr>
              <w:rPr>
                <w:rFonts w:ascii="Arial" w:hAnsi="Arial" w:cs="Arial"/>
                <w:sz w:val="20"/>
                <w:szCs w:val="20"/>
              </w:rPr>
            </w:pPr>
            <w:r w:rsidRPr="00213753">
              <w:rPr>
                <w:rFonts w:ascii="Arial" w:hAnsi="Arial" w:cs="Arial"/>
                <w:sz w:val="20"/>
                <w:szCs w:val="20"/>
              </w:rPr>
              <w:t>No</w:t>
            </w:r>
          </w:p>
        </w:tc>
      </w:tr>
      <w:tr w:rsidR="00213753" w:rsidRPr="00296784" w14:paraId="149D52A7" w14:textId="77777777" w:rsidTr="00A62556">
        <w:tc>
          <w:tcPr>
            <w:tcW w:w="1345" w:type="dxa"/>
          </w:tcPr>
          <w:p w14:paraId="7012D5F7" w14:textId="77777777" w:rsidR="00213753" w:rsidRPr="00296784" w:rsidRDefault="00213753" w:rsidP="00A62556">
            <w:pPr>
              <w:rPr>
                <w:rFonts w:ascii="Arial" w:hAnsi="Arial" w:cs="Arial"/>
                <w:b/>
                <w:bCs/>
              </w:rPr>
            </w:pPr>
            <w:r w:rsidRPr="00296784">
              <w:rPr>
                <w:rFonts w:ascii="Arial" w:hAnsi="Arial" w:cs="Arial"/>
                <w:b/>
                <w:bCs/>
              </w:rPr>
              <w:t>Theory Basis</w:t>
            </w:r>
          </w:p>
        </w:tc>
        <w:tc>
          <w:tcPr>
            <w:tcW w:w="4002" w:type="dxa"/>
          </w:tcPr>
          <w:p w14:paraId="1DA75A12" w14:textId="77777777" w:rsidR="00213753" w:rsidRPr="00213753" w:rsidRDefault="00213753" w:rsidP="00A62556">
            <w:pPr>
              <w:rPr>
                <w:rFonts w:ascii="Arial" w:hAnsi="Arial" w:cs="Arial"/>
                <w:sz w:val="20"/>
                <w:szCs w:val="20"/>
              </w:rPr>
            </w:pPr>
            <w:r w:rsidRPr="00213753">
              <w:rPr>
                <w:rFonts w:ascii="Arial" w:hAnsi="Arial" w:cs="Arial"/>
                <w:sz w:val="20"/>
                <w:szCs w:val="20"/>
              </w:rPr>
              <w:t>Acceptance Commitment Theory</w:t>
            </w:r>
          </w:p>
          <w:p w14:paraId="38372966" w14:textId="77777777" w:rsidR="00213753" w:rsidRPr="00213753" w:rsidRDefault="00213753" w:rsidP="00A62556">
            <w:pPr>
              <w:rPr>
                <w:rFonts w:ascii="Arial" w:hAnsi="Arial" w:cs="Arial"/>
                <w:sz w:val="20"/>
                <w:szCs w:val="20"/>
              </w:rPr>
            </w:pPr>
          </w:p>
        </w:tc>
        <w:tc>
          <w:tcPr>
            <w:tcW w:w="4003" w:type="dxa"/>
          </w:tcPr>
          <w:p w14:paraId="373C051F" w14:textId="77777777" w:rsidR="00213753" w:rsidRPr="00213753" w:rsidRDefault="00213753" w:rsidP="00A62556">
            <w:pPr>
              <w:rPr>
                <w:rFonts w:ascii="Arial" w:hAnsi="Arial" w:cs="Arial"/>
                <w:sz w:val="20"/>
                <w:szCs w:val="20"/>
              </w:rPr>
            </w:pPr>
            <w:r w:rsidRPr="00213753">
              <w:rPr>
                <w:rFonts w:ascii="Arial" w:hAnsi="Arial" w:cs="Arial"/>
                <w:color w:val="000000"/>
                <w:sz w:val="20"/>
                <w:szCs w:val="20"/>
                <w:shd w:val="clear" w:color="auto" w:fill="FFFFFF"/>
              </w:rPr>
              <w:t>Motivational interviewing (</w:t>
            </w:r>
            <w:proofErr w:type="spellStart"/>
            <w:r w:rsidRPr="00213753">
              <w:rPr>
                <w:rFonts w:ascii="Arial" w:hAnsi="Arial" w:cs="Arial"/>
                <w:color w:val="000000"/>
                <w:sz w:val="20"/>
                <w:szCs w:val="20"/>
                <w:shd w:val="clear" w:color="auto" w:fill="FFFFFF"/>
              </w:rPr>
              <w:t>Transtheoretical</w:t>
            </w:r>
            <w:proofErr w:type="spellEnd"/>
            <w:r w:rsidRPr="00213753">
              <w:rPr>
                <w:rFonts w:ascii="Arial" w:hAnsi="Arial" w:cs="Arial"/>
                <w:color w:val="000000"/>
                <w:sz w:val="20"/>
                <w:szCs w:val="20"/>
                <w:shd w:val="clear" w:color="auto" w:fill="FFFFFF"/>
              </w:rPr>
              <w:t xml:space="preserve"> Model and Self Determination) and Cognitive behavioral therapy model (CBTM)</w:t>
            </w:r>
          </w:p>
        </w:tc>
      </w:tr>
    </w:tbl>
    <w:p w14:paraId="727882B8" w14:textId="77777777" w:rsidR="00213753" w:rsidRPr="00296784" w:rsidRDefault="00213753" w:rsidP="00213753">
      <w:pPr>
        <w:rPr>
          <w:rFonts w:ascii="Arial" w:hAnsi="Arial" w:cs="Arial"/>
        </w:rPr>
      </w:pPr>
    </w:p>
    <w:p w14:paraId="143BB393" w14:textId="03F6D540" w:rsidR="00213753" w:rsidRPr="00296784" w:rsidRDefault="00213753" w:rsidP="00213753">
      <w:pPr>
        <w:rPr>
          <w:rFonts w:ascii="Arial" w:eastAsia="Times New Roman" w:hAnsi="Arial" w:cs="Arial"/>
          <w:bCs/>
        </w:rPr>
      </w:pPr>
      <w:r w:rsidRPr="00296784">
        <w:rPr>
          <w:rFonts w:ascii="Arial" w:eastAsia="Times New Roman" w:hAnsi="Arial" w:cs="Arial"/>
          <w:bCs/>
        </w:rPr>
        <w:t xml:space="preserve">In addition to the individual cessation services, the study will support creating environmental cues and prompts for </w:t>
      </w:r>
      <w:proofErr w:type="spellStart"/>
      <w:r w:rsidRPr="00296784">
        <w:rPr>
          <w:rFonts w:ascii="Arial" w:eastAsia="Times New Roman" w:hAnsi="Arial" w:cs="Arial"/>
          <w:bCs/>
        </w:rPr>
        <w:t>vaping</w:t>
      </w:r>
      <w:proofErr w:type="spellEnd"/>
      <w:r w:rsidRPr="00296784">
        <w:rPr>
          <w:rFonts w:ascii="Arial" w:eastAsia="Times New Roman" w:hAnsi="Arial" w:cs="Arial"/>
          <w:bCs/>
        </w:rPr>
        <w:t xml:space="preserve"> cessation within the high schools.  A </w:t>
      </w:r>
      <w:r w:rsidRPr="00296784">
        <w:rPr>
          <w:rFonts w:ascii="Arial" w:eastAsia="Times New Roman" w:hAnsi="Arial" w:cs="Arial"/>
          <w:b/>
        </w:rPr>
        <w:t>community advisory group (CAG)</w:t>
      </w:r>
      <w:r w:rsidRPr="00296784">
        <w:rPr>
          <w:rFonts w:ascii="Arial" w:eastAsia="Times New Roman" w:hAnsi="Arial" w:cs="Arial"/>
          <w:bCs/>
        </w:rPr>
        <w:t xml:space="preserve"> will be formed of stakeholders to guide the recruitment, implementation and interpretation of the study</w:t>
      </w:r>
      <w:r w:rsidR="008139CA">
        <w:rPr>
          <w:rFonts w:ascii="Arial" w:eastAsia="Times New Roman" w:hAnsi="Arial" w:cs="Arial"/>
          <w:bCs/>
        </w:rPr>
        <w:t xml:space="preserve"> results</w:t>
      </w:r>
      <w:r w:rsidRPr="00296784">
        <w:rPr>
          <w:rFonts w:ascii="Arial" w:eastAsia="Times New Roman" w:hAnsi="Arial" w:cs="Arial"/>
          <w:bCs/>
        </w:rPr>
        <w:t xml:space="preserve">.  The CAG will be comprised of representatives of high school staff, high school students, </w:t>
      </w:r>
      <w:r w:rsidR="008139CA">
        <w:rPr>
          <w:rFonts w:ascii="Arial" w:eastAsia="Times New Roman" w:hAnsi="Arial" w:cs="Arial"/>
          <w:bCs/>
        </w:rPr>
        <w:t xml:space="preserve">parent liaisons, staff from </w:t>
      </w:r>
      <w:r w:rsidRPr="00296784">
        <w:rPr>
          <w:rFonts w:ascii="Arial" w:eastAsia="Times New Roman" w:hAnsi="Arial" w:cs="Arial"/>
          <w:bCs/>
        </w:rPr>
        <w:t>local agencies serving adolescents, Pueblo County Health Department</w:t>
      </w:r>
      <w:r w:rsidR="008139CA">
        <w:rPr>
          <w:rFonts w:ascii="Arial" w:eastAsia="Times New Roman" w:hAnsi="Arial" w:cs="Arial"/>
          <w:bCs/>
        </w:rPr>
        <w:t xml:space="preserve"> tobacco control</w:t>
      </w:r>
      <w:r w:rsidRPr="00296784">
        <w:rPr>
          <w:rFonts w:ascii="Arial" w:eastAsia="Times New Roman" w:hAnsi="Arial" w:cs="Arial"/>
          <w:bCs/>
        </w:rPr>
        <w:t>, school-based health center</w:t>
      </w:r>
      <w:r w:rsidR="008139CA">
        <w:rPr>
          <w:rFonts w:ascii="Arial" w:eastAsia="Times New Roman" w:hAnsi="Arial" w:cs="Arial"/>
          <w:bCs/>
        </w:rPr>
        <w:t>s</w:t>
      </w:r>
      <w:r w:rsidRPr="00296784">
        <w:rPr>
          <w:rFonts w:ascii="Arial" w:eastAsia="Times New Roman" w:hAnsi="Arial" w:cs="Arial"/>
          <w:bCs/>
        </w:rPr>
        <w:t>, behavioral health agency, and youth coalitions.</w:t>
      </w:r>
    </w:p>
    <w:p w14:paraId="5164C314" w14:textId="77777777" w:rsidR="00213753" w:rsidRDefault="00213753" w:rsidP="00213753">
      <w:pPr>
        <w:rPr>
          <w:rFonts w:ascii="Arial" w:eastAsia="Times New Roman" w:hAnsi="Arial" w:cs="Arial"/>
          <w:b/>
        </w:rPr>
      </w:pPr>
      <w:r w:rsidRPr="00296784">
        <w:rPr>
          <w:rFonts w:ascii="Arial" w:eastAsia="Times New Roman" w:hAnsi="Arial" w:cs="Arial"/>
          <w:bCs/>
        </w:rPr>
        <w:lastRenderedPageBreak/>
        <w:t xml:space="preserve">Study staff and the advisory group will connect high schools to </w:t>
      </w:r>
      <w:r w:rsidRPr="00296784">
        <w:rPr>
          <w:rFonts w:ascii="Arial" w:eastAsia="Times New Roman" w:hAnsi="Arial" w:cs="Arial"/>
          <w:b/>
        </w:rPr>
        <w:t>existing programming</w:t>
      </w:r>
      <w:r w:rsidRPr="00296784">
        <w:rPr>
          <w:rFonts w:ascii="Arial" w:eastAsia="Times New Roman" w:hAnsi="Arial" w:cs="Arial"/>
          <w:bCs/>
        </w:rPr>
        <w:t xml:space="preserve"> available at no cost providing </w:t>
      </w:r>
      <w:r>
        <w:rPr>
          <w:rFonts w:ascii="Arial" w:eastAsia="Times New Roman" w:hAnsi="Arial" w:cs="Arial"/>
          <w:bCs/>
        </w:rPr>
        <w:t>five</w:t>
      </w:r>
      <w:r w:rsidRPr="00296784">
        <w:rPr>
          <w:rFonts w:ascii="Arial" w:eastAsia="Times New Roman" w:hAnsi="Arial" w:cs="Arial"/>
          <w:bCs/>
        </w:rPr>
        <w:t xml:space="preserve"> main environmental supports: 1) </w:t>
      </w:r>
      <w:r w:rsidRPr="00296784">
        <w:rPr>
          <w:rFonts w:ascii="Arial" w:eastAsia="Times New Roman" w:hAnsi="Arial" w:cs="Arial"/>
          <w:b/>
        </w:rPr>
        <w:t>Second Chance</w:t>
      </w:r>
      <w:r w:rsidRPr="00296784">
        <w:rPr>
          <w:rFonts w:ascii="Arial" w:eastAsia="Times New Roman" w:hAnsi="Arial" w:cs="Arial"/>
          <w:bCs/>
        </w:rPr>
        <w:t xml:space="preserve">, an online school program for students who violate school tobacco and nicotine policies as an alternative to school suspension; 2) </w:t>
      </w:r>
      <w:r w:rsidRPr="00296784">
        <w:rPr>
          <w:rFonts w:ascii="Arial" w:eastAsia="Times New Roman" w:hAnsi="Arial" w:cs="Arial"/>
          <w:b/>
        </w:rPr>
        <w:t xml:space="preserve">How to talk to young people about </w:t>
      </w:r>
      <w:proofErr w:type="spellStart"/>
      <w:r w:rsidRPr="00296784">
        <w:rPr>
          <w:rFonts w:ascii="Arial" w:eastAsia="Times New Roman" w:hAnsi="Arial" w:cs="Arial"/>
          <w:b/>
        </w:rPr>
        <w:t>vaping</w:t>
      </w:r>
      <w:proofErr w:type="spellEnd"/>
      <w:r w:rsidRPr="00296784">
        <w:rPr>
          <w:rFonts w:ascii="Arial" w:eastAsia="Times New Roman" w:hAnsi="Arial" w:cs="Arial"/>
          <w:bCs/>
        </w:rPr>
        <w:t xml:space="preserve">, a training for school educators, coaches and staff; 3) </w:t>
      </w:r>
      <w:r w:rsidRPr="00296784">
        <w:rPr>
          <w:rFonts w:ascii="Arial" w:eastAsia="Times New Roman" w:hAnsi="Arial" w:cs="Arial"/>
          <w:b/>
        </w:rPr>
        <w:t>school policy changes</w:t>
      </w:r>
      <w:r w:rsidRPr="00296784">
        <w:rPr>
          <w:rFonts w:ascii="Arial" w:eastAsia="Times New Roman" w:hAnsi="Arial" w:cs="Arial"/>
          <w:bCs/>
        </w:rPr>
        <w:t xml:space="preserve"> for tobacco/nicotine prevention and control; 4) </w:t>
      </w:r>
      <w:r w:rsidRPr="00296784">
        <w:rPr>
          <w:rFonts w:ascii="Arial" w:eastAsia="Times New Roman" w:hAnsi="Arial" w:cs="Arial"/>
          <w:b/>
        </w:rPr>
        <w:t>presentations</w:t>
      </w:r>
      <w:r w:rsidRPr="00296784">
        <w:rPr>
          <w:rFonts w:ascii="Arial" w:eastAsia="Times New Roman" w:hAnsi="Arial" w:cs="Arial"/>
          <w:bCs/>
        </w:rPr>
        <w:t xml:space="preserve"> on tobacco related products and their health effects for parents, community and school staff</w:t>
      </w:r>
      <w:r>
        <w:rPr>
          <w:rFonts w:ascii="Arial" w:eastAsia="Times New Roman" w:hAnsi="Arial" w:cs="Arial"/>
          <w:bCs/>
        </w:rPr>
        <w:t xml:space="preserve">; and 5) support </w:t>
      </w:r>
      <w:r w:rsidRPr="00A723A6">
        <w:rPr>
          <w:rFonts w:ascii="Arial" w:eastAsia="Times New Roman" w:hAnsi="Arial" w:cs="Arial"/>
          <w:b/>
        </w:rPr>
        <w:t>parental/guardian tobacco cessation</w:t>
      </w:r>
      <w:r>
        <w:rPr>
          <w:rFonts w:ascii="Arial" w:eastAsia="Times New Roman" w:hAnsi="Arial" w:cs="Arial"/>
          <w:bCs/>
        </w:rPr>
        <w:t xml:space="preserve"> by providing access to the adult 2Morrow phone app and </w:t>
      </w:r>
      <w:proofErr w:type="spellStart"/>
      <w:r>
        <w:rPr>
          <w:rFonts w:ascii="Arial" w:eastAsia="Times New Roman" w:hAnsi="Arial" w:cs="Arial"/>
          <w:bCs/>
        </w:rPr>
        <w:t>QuitLine</w:t>
      </w:r>
      <w:proofErr w:type="spellEnd"/>
      <w:r>
        <w:rPr>
          <w:rFonts w:ascii="Arial" w:eastAsia="Times New Roman" w:hAnsi="Arial" w:cs="Arial"/>
          <w:bCs/>
        </w:rPr>
        <w:t xml:space="preserve"> resources. These additional activities fit within the social cognitive theory framing of environmental influences on individual behavior, and reinforcement of the </w:t>
      </w:r>
      <w:proofErr w:type="spellStart"/>
      <w:r>
        <w:rPr>
          <w:rFonts w:ascii="Arial" w:eastAsia="Times New Roman" w:hAnsi="Arial" w:cs="Arial"/>
          <w:bCs/>
        </w:rPr>
        <w:t>vaping</w:t>
      </w:r>
      <w:proofErr w:type="spellEnd"/>
      <w:r>
        <w:rPr>
          <w:rFonts w:ascii="Arial" w:eastAsia="Times New Roman" w:hAnsi="Arial" w:cs="Arial"/>
          <w:bCs/>
        </w:rPr>
        <w:t xml:space="preserve"> cessation behavior. </w:t>
      </w:r>
      <w:r w:rsidRPr="00296784">
        <w:rPr>
          <w:rFonts w:ascii="Arial" w:eastAsia="Times New Roman" w:hAnsi="Arial" w:cs="Arial"/>
          <w:bCs/>
        </w:rPr>
        <w:t xml:space="preserve"> </w:t>
      </w:r>
    </w:p>
    <w:p w14:paraId="2DAD07D1" w14:textId="353FB10C" w:rsidR="003D2FAC" w:rsidRPr="006B0004" w:rsidRDefault="006B0004" w:rsidP="003D2FAC">
      <w:pPr>
        <w:rPr>
          <w:rFonts w:ascii="Arial" w:hAnsi="Arial" w:cs="Arial"/>
        </w:rPr>
      </w:pPr>
      <w:r w:rsidRPr="00D6466B">
        <w:rPr>
          <w:rFonts w:ascii="Arial" w:hAnsi="Arial" w:cs="Arial"/>
          <w:u w:val="single"/>
        </w:rPr>
        <w:t>Statistical Analysis:</w:t>
      </w:r>
      <w:r>
        <w:rPr>
          <w:rFonts w:ascii="Arial" w:hAnsi="Arial" w:cs="Arial"/>
        </w:rPr>
        <w:t xml:space="preserve"> </w:t>
      </w:r>
      <w:r w:rsidR="003D2FAC" w:rsidRPr="006B0004">
        <w:rPr>
          <w:rFonts w:ascii="Arial" w:hAnsi="Arial" w:cs="Arial"/>
        </w:rPr>
        <w:t xml:space="preserve">The primary outcome, the mean of the 4-item PROMIS survey, will be modeled in a linear mixed model (LMM) with fixed effects for </w:t>
      </w:r>
      <w:r w:rsidRPr="006B0004">
        <w:rPr>
          <w:rFonts w:ascii="Arial" w:hAnsi="Arial" w:cs="Arial"/>
        </w:rPr>
        <w:t>intervention group and time (6 and</w:t>
      </w:r>
      <w:r w:rsidR="003D2FAC" w:rsidRPr="006B0004">
        <w:rPr>
          <w:rFonts w:ascii="Arial" w:hAnsi="Arial" w:cs="Arial"/>
        </w:rPr>
        <w:t xml:space="preserve"> </w:t>
      </w:r>
      <w:r w:rsidRPr="006B0004">
        <w:rPr>
          <w:rFonts w:ascii="Arial" w:hAnsi="Arial" w:cs="Arial"/>
        </w:rPr>
        <w:t>12 months). The primary estimate</w:t>
      </w:r>
      <w:r w:rsidR="003D2FAC" w:rsidRPr="006B0004">
        <w:rPr>
          <w:rFonts w:ascii="Arial" w:hAnsi="Arial" w:cs="Arial"/>
        </w:rPr>
        <w:t xml:space="preserve"> of interest is the difference in the expected value for the outcome at 12-month between the two intervention groups, controlling for subject-specific intercepts and trends. Additionally, we will assess secondarily whether changes are observed at other time points or in the rate of change in the outcome over time. The LMM will include hierarchical random effects; specifically, random intercepts and slopes for each study participant nested within random school-wide intercepts to account for within-subject and within-school correlation. If this LMM is over-specified/unidentifiable and causes convergence issues, an alternat</w:t>
      </w:r>
      <w:r>
        <w:rPr>
          <w:rFonts w:ascii="Arial" w:hAnsi="Arial" w:cs="Arial"/>
        </w:rPr>
        <w:t>e</w:t>
      </w:r>
      <w:r w:rsidR="003D2FAC" w:rsidRPr="006B0004">
        <w:rPr>
          <w:rFonts w:ascii="Arial" w:hAnsi="Arial" w:cs="Arial"/>
        </w:rPr>
        <w:t xml:space="preserve"> variance structure will be selected based on minimizing </w:t>
      </w:r>
      <w:proofErr w:type="spellStart"/>
      <w:r w:rsidR="003D2FAC" w:rsidRPr="006B0004">
        <w:rPr>
          <w:rFonts w:ascii="Arial" w:hAnsi="Arial" w:cs="Arial"/>
        </w:rPr>
        <w:t>Akaike’s</w:t>
      </w:r>
      <w:proofErr w:type="spellEnd"/>
      <w:r w:rsidR="003D2FAC" w:rsidRPr="006B0004">
        <w:rPr>
          <w:rFonts w:ascii="Arial" w:hAnsi="Arial" w:cs="Arial"/>
        </w:rPr>
        <w:t xml:space="preserve"> Information Criterion. </w:t>
      </w:r>
    </w:p>
    <w:p w14:paraId="324EEBEC" w14:textId="73FF9D82" w:rsidR="003D2FAC" w:rsidRPr="006B0004" w:rsidRDefault="003D2FAC" w:rsidP="003D2FAC">
      <w:pPr>
        <w:rPr>
          <w:rFonts w:ascii="Arial" w:hAnsi="Arial" w:cs="Arial"/>
        </w:rPr>
      </w:pPr>
      <w:r w:rsidRPr="006B0004">
        <w:rPr>
          <w:rFonts w:ascii="Arial" w:hAnsi="Arial" w:cs="Arial"/>
        </w:rPr>
        <w:t xml:space="preserve">Secondary and exploratory outcomes will be modeled using a similar mixed modeling framework, except that for binary/non-normal outcomes, a generalized linear mixed model with the appropriate family and link will be utilized. Since subjects will be randomly allocated into intervention groups, we will not include other covariates in the primary models unless they are deemed to be important precision variables. However, in exploratory analyses, we will investigate whether certain covariates or combinations thereof predict better or worse response to the intervention using LMMs with treatment-covariate interactions; these exploratory hypotheses will not be considered confirmatory, rather they will provide useful preliminary data for future studies. </w:t>
      </w:r>
    </w:p>
    <w:p w14:paraId="180FFCA8" w14:textId="2070FEB6" w:rsidR="00030FB8" w:rsidRPr="006B0004" w:rsidRDefault="003D2FAC" w:rsidP="006B0004">
      <w:pPr>
        <w:pStyle w:val="CommentText"/>
        <w:rPr>
          <w:rFonts w:ascii="Arial" w:hAnsi="Arial" w:cs="Arial"/>
          <w:sz w:val="22"/>
          <w:szCs w:val="22"/>
        </w:rPr>
      </w:pPr>
      <w:r w:rsidRPr="006B0004">
        <w:rPr>
          <w:rFonts w:ascii="Arial" w:hAnsi="Arial" w:cs="Arial"/>
          <w:b/>
          <w:sz w:val="22"/>
          <w:szCs w:val="22"/>
        </w:rPr>
        <w:t>Power calculation:</w:t>
      </w:r>
      <w:r w:rsidRPr="006B0004">
        <w:rPr>
          <w:rFonts w:ascii="Arial" w:hAnsi="Arial" w:cs="Arial"/>
          <w:sz w:val="22"/>
          <w:szCs w:val="22"/>
        </w:rPr>
        <w:t xml:space="preserve"> This power calculation assumes conservatively that we use a two-sample t-test for the within-participant 12-month change in the primary outcome. We plan to recruit n=75 subjects per group. If 15% of these drop-out by the 12-month time point, we will have 80% power to detect a difference of Cohen’s d = 0.50 (a medium-sized effect) at a 5% significance level. This corresponds to a difference of 1.92 points in the 4-item PROMIS score, assuming the standard deviation in our population is 3.84 points as observed in a similar population of adolescent e-cigarette users (Morean et al. 2018).</w:t>
      </w:r>
      <w:r w:rsidR="006B0004" w:rsidRPr="006B0004">
        <w:rPr>
          <w:rFonts w:ascii="Arial" w:hAnsi="Arial" w:cs="Arial"/>
          <w:sz w:val="22"/>
          <w:szCs w:val="22"/>
        </w:rPr>
        <w:t xml:space="preserve">( </w:t>
      </w:r>
      <w:hyperlink r:id="rId20" w:history="1">
        <w:r w:rsidR="006B0004" w:rsidRPr="006B0004">
          <w:rPr>
            <w:rStyle w:val="Hyperlink"/>
            <w:rFonts w:ascii="Arial" w:hAnsi="Arial" w:cs="Arial"/>
            <w:sz w:val="22"/>
            <w:szCs w:val="22"/>
          </w:rPr>
          <w:t>https://www.ncbi.nlm.nih.gov/pmc/articles/PMC6983293/</w:t>
        </w:r>
      </w:hyperlink>
      <w:r w:rsidR="006B0004" w:rsidRPr="006B0004">
        <w:rPr>
          <w:rStyle w:val="Hyperlink"/>
          <w:rFonts w:ascii="Arial" w:hAnsi="Arial" w:cs="Arial"/>
          <w:sz w:val="22"/>
          <w:szCs w:val="22"/>
        </w:rPr>
        <w:t xml:space="preserve">). </w:t>
      </w:r>
      <w:r w:rsidR="006B0004" w:rsidRPr="006B0004">
        <w:rPr>
          <w:rFonts w:ascii="Arial" w:hAnsi="Arial" w:cs="Arial"/>
          <w:sz w:val="22"/>
          <w:szCs w:val="22"/>
        </w:rPr>
        <w:t>This corresponds to a difference of 11.45 points in the EASI score, assuming the standard deviation of the outcome in our population is 22.9 points as observed in a similar population of adolescent e-cigarette users (Vogel et al., 2019</w:t>
      </w:r>
      <w:r w:rsidR="006B0004" w:rsidRPr="006B0004">
        <w:rPr>
          <w:rFonts w:ascii="Arial" w:hAnsi="Arial" w:cs="Arial"/>
          <w:sz w:val="22"/>
          <w:szCs w:val="22"/>
        </w:rPr>
        <w:annotationRef/>
      </w:r>
      <w:r w:rsidR="006B0004" w:rsidRPr="006B0004">
        <w:rPr>
          <w:rFonts w:ascii="Arial" w:hAnsi="Arial" w:cs="Arial"/>
          <w:sz w:val="22"/>
          <w:szCs w:val="22"/>
        </w:rPr>
        <w:t>).</w:t>
      </w:r>
    </w:p>
    <w:p w14:paraId="4B9BC341" w14:textId="77777777" w:rsidR="00955E92" w:rsidRDefault="00955E92" w:rsidP="00030FB8">
      <w:pPr>
        <w:pStyle w:val="CommentText"/>
      </w:pPr>
    </w:p>
    <w:p w14:paraId="7A7B2B82" w14:textId="5C3CEF2A" w:rsidR="00955E92" w:rsidRPr="002425FD" w:rsidRDefault="00955E92" w:rsidP="00955E92">
      <w:pPr>
        <w:widowControl w:val="0"/>
        <w:spacing w:after="120"/>
        <w:rPr>
          <w:rFonts w:ascii="Arial" w:hAnsi="Arial" w:cs="Arial"/>
        </w:rPr>
      </w:pPr>
      <w:proofErr w:type="spellStart"/>
      <w:r w:rsidRPr="00030FB8">
        <w:rPr>
          <w:rFonts w:ascii="Arial" w:hAnsi="Arial" w:cs="Arial"/>
          <w:b/>
        </w:rPr>
        <w:t>SubAim</w:t>
      </w:r>
      <w:proofErr w:type="spellEnd"/>
      <w:r w:rsidRPr="00030FB8">
        <w:rPr>
          <w:rFonts w:ascii="Arial" w:hAnsi="Arial" w:cs="Arial"/>
          <w:b/>
        </w:rPr>
        <w:t xml:space="preserve"> 3B</w:t>
      </w:r>
      <w:r w:rsidR="00246B0B" w:rsidRPr="00030FB8">
        <w:rPr>
          <w:rFonts w:ascii="Arial" w:hAnsi="Arial" w:cs="Arial"/>
          <w:b/>
        </w:rPr>
        <w:t>:</w:t>
      </w:r>
      <w:r w:rsidRPr="00030FB8">
        <w:rPr>
          <w:rFonts w:ascii="Arial" w:hAnsi="Arial" w:cs="Arial"/>
          <w:b/>
        </w:rPr>
        <w:t xml:space="preserve"> </w:t>
      </w:r>
      <w:r w:rsidR="00030FB8" w:rsidRPr="00030FB8">
        <w:rPr>
          <w:rFonts w:ascii="Arial" w:hAnsi="Arial" w:cs="Arial"/>
          <w:b/>
        </w:rPr>
        <w:t xml:space="preserve">Impact of </w:t>
      </w:r>
      <w:proofErr w:type="spellStart"/>
      <w:r w:rsidR="00030FB8" w:rsidRPr="00030FB8">
        <w:rPr>
          <w:rFonts w:ascii="Arial" w:hAnsi="Arial" w:cs="Arial"/>
          <w:b/>
        </w:rPr>
        <w:t>Vape</w:t>
      </w:r>
      <w:proofErr w:type="spellEnd"/>
      <w:r w:rsidR="00030FB8" w:rsidRPr="00030FB8">
        <w:rPr>
          <w:rFonts w:ascii="Arial" w:hAnsi="Arial" w:cs="Arial"/>
          <w:b/>
        </w:rPr>
        <w:t xml:space="preserve"> Cessation on </w:t>
      </w:r>
      <w:r w:rsidRPr="00030FB8">
        <w:rPr>
          <w:rFonts w:ascii="Arial" w:hAnsi="Arial" w:cs="Arial"/>
          <w:b/>
        </w:rPr>
        <w:t xml:space="preserve">Gene </w:t>
      </w:r>
      <w:r w:rsidR="00030FB8" w:rsidRPr="00030FB8">
        <w:rPr>
          <w:rFonts w:ascii="Arial" w:hAnsi="Arial" w:cs="Arial"/>
          <w:b/>
        </w:rPr>
        <w:t>E</w:t>
      </w:r>
      <w:r w:rsidRPr="00030FB8">
        <w:rPr>
          <w:rFonts w:ascii="Arial" w:hAnsi="Arial" w:cs="Arial"/>
          <w:b/>
        </w:rPr>
        <w:t xml:space="preserve">xpression </w:t>
      </w:r>
      <w:r w:rsidR="00030FB8" w:rsidRPr="00030FB8">
        <w:rPr>
          <w:rFonts w:ascii="Arial" w:hAnsi="Arial" w:cs="Arial"/>
          <w:b/>
        </w:rPr>
        <w:t>C</w:t>
      </w:r>
      <w:r w:rsidRPr="00030FB8">
        <w:rPr>
          <w:rFonts w:ascii="Arial" w:hAnsi="Arial" w:cs="Arial"/>
          <w:b/>
        </w:rPr>
        <w:t>hanges for 10 genes using RT-PCR:</w:t>
      </w:r>
      <w:r w:rsidRPr="000F75BA">
        <w:rPr>
          <w:rFonts w:ascii="Arial" w:hAnsi="Arial" w:cs="Arial"/>
        </w:rPr>
        <w:t xml:space="preserve"> In order to assess gene expression changes after </w:t>
      </w:r>
      <w:proofErr w:type="spellStart"/>
      <w:r w:rsidRPr="000F75BA">
        <w:rPr>
          <w:rFonts w:ascii="Arial" w:hAnsi="Arial" w:cs="Arial"/>
        </w:rPr>
        <w:t>vap</w:t>
      </w:r>
      <w:r>
        <w:rPr>
          <w:rFonts w:ascii="Arial" w:hAnsi="Arial" w:cs="Arial"/>
        </w:rPr>
        <w:t>ing</w:t>
      </w:r>
      <w:proofErr w:type="spellEnd"/>
      <w:r>
        <w:rPr>
          <w:rFonts w:ascii="Arial" w:hAnsi="Arial" w:cs="Arial"/>
        </w:rPr>
        <w:t xml:space="preserve"> reduction or cessation</w:t>
      </w:r>
      <w:r w:rsidRPr="000F75BA">
        <w:rPr>
          <w:rFonts w:ascii="Arial" w:hAnsi="Arial" w:cs="Arial"/>
        </w:rPr>
        <w:t xml:space="preserve">, we will assess </w:t>
      </w:r>
      <w:r>
        <w:rPr>
          <w:rFonts w:ascii="Arial" w:hAnsi="Arial" w:cs="Arial"/>
        </w:rPr>
        <w:t xml:space="preserve">if </w:t>
      </w:r>
      <w:r w:rsidRPr="003F1F78">
        <w:rPr>
          <w:rFonts w:ascii="Arial" w:hAnsi="Arial" w:cs="Arial"/>
        </w:rPr>
        <w:t>10</w:t>
      </w:r>
      <w:r>
        <w:rPr>
          <w:rFonts w:ascii="Arial" w:hAnsi="Arial" w:cs="Arial"/>
        </w:rPr>
        <w:t xml:space="preserve"> genes</w:t>
      </w:r>
      <w:r w:rsidR="00246B0B">
        <w:rPr>
          <w:rFonts w:ascii="Arial" w:hAnsi="Arial" w:cs="Arial"/>
        </w:rPr>
        <w:t xml:space="preserve"> (inflammatory genes, n=5) and </w:t>
      </w:r>
      <w:proofErr w:type="spellStart"/>
      <w:r w:rsidR="00246B0B">
        <w:rPr>
          <w:rFonts w:ascii="Arial" w:hAnsi="Arial" w:cs="Arial"/>
        </w:rPr>
        <w:t>ciliary</w:t>
      </w:r>
      <w:proofErr w:type="spellEnd"/>
      <w:r w:rsidR="00246B0B">
        <w:rPr>
          <w:rFonts w:ascii="Arial" w:hAnsi="Arial" w:cs="Arial"/>
        </w:rPr>
        <w:t xml:space="preserve"> dysfunction genes, n=5)</w:t>
      </w:r>
      <w:r>
        <w:rPr>
          <w:rFonts w:ascii="Arial" w:hAnsi="Arial" w:cs="Arial"/>
        </w:rPr>
        <w:t xml:space="preserve"> (those from Aim 2 identified and measured at baseline) are associated with </w:t>
      </w:r>
      <w:proofErr w:type="spellStart"/>
      <w:r>
        <w:rPr>
          <w:rFonts w:ascii="Arial" w:hAnsi="Arial" w:cs="Arial"/>
        </w:rPr>
        <w:t>vaping</w:t>
      </w:r>
      <w:proofErr w:type="spellEnd"/>
      <w:r>
        <w:rPr>
          <w:rFonts w:ascii="Arial" w:hAnsi="Arial" w:cs="Arial"/>
        </w:rPr>
        <w:t xml:space="preserve"> reduction. We will perform </w:t>
      </w:r>
      <w:proofErr w:type="spellStart"/>
      <w:r>
        <w:rPr>
          <w:rFonts w:ascii="Arial" w:hAnsi="Arial" w:cs="Arial"/>
        </w:rPr>
        <w:t>qPCR</w:t>
      </w:r>
      <w:proofErr w:type="spellEnd"/>
      <w:r>
        <w:rPr>
          <w:rFonts w:ascii="Arial" w:hAnsi="Arial" w:cs="Arial"/>
        </w:rPr>
        <w:t xml:space="preserve"> on RNA extracted from nasal epithelium at 6 and 12 months</w:t>
      </w:r>
      <w:r w:rsidR="00246B0B">
        <w:rPr>
          <w:rFonts w:ascii="Arial" w:hAnsi="Arial" w:cs="Arial"/>
        </w:rPr>
        <w:t xml:space="preserve"> in the 150 subjects enrolled in the cessation pilot</w:t>
      </w:r>
      <w:r>
        <w:rPr>
          <w:rFonts w:ascii="Arial" w:hAnsi="Arial" w:cs="Arial"/>
        </w:rPr>
        <w:t xml:space="preserve">, resulting in </w:t>
      </w:r>
      <w:r w:rsidRPr="0006010C">
        <w:rPr>
          <w:rFonts w:ascii="Arial" w:hAnsi="Arial" w:cs="Arial"/>
        </w:rPr>
        <w:t>Δ</w:t>
      </w:r>
      <w:r>
        <w:rPr>
          <w:rFonts w:ascii="Arial" w:hAnsi="Arial" w:cs="Arial"/>
        </w:rPr>
        <w:t>C</w:t>
      </w:r>
      <w:r w:rsidRPr="00AF6B2E">
        <w:rPr>
          <w:rFonts w:ascii="Arial" w:hAnsi="Arial" w:cs="Arial"/>
          <w:vertAlign w:val="subscript"/>
        </w:rPr>
        <w:t>T</w:t>
      </w:r>
      <w:r>
        <w:rPr>
          <w:rFonts w:ascii="Arial" w:hAnsi="Arial" w:cs="Arial"/>
        </w:rPr>
        <w:t xml:space="preserve"> values measuring relative gene expression. We will model each participant’s six-month </w:t>
      </w:r>
      <w:r w:rsidRPr="000F75BA">
        <w:rPr>
          <w:rFonts w:ascii="Arial" w:hAnsi="Arial" w:cs="Arial"/>
          <w:i/>
          <w:iCs/>
        </w:rPr>
        <w:t>change in ΔC</w:t>
      </w:r>
      <w:r w:rsidRPr="000F75BA">
        <w:rPr>
          <w:rFonts w:ascii="Arial" w:hAnsi="Arial" w:cs="Arial"/>
          <w:i/>
          <w:iCs/>
          <w:vertAlign w:val="subscript"/>
        </w:rPr>
        <w:t>T</w:t>
      </w:r>
      <w:r>
        <w:rPr>
          <w:rFonts w:ascii="Arial" w:hAnsi="Arial" w:cs="Arial"/>
        </w:rPr>
        <w:t xml:space="preserve"> (outcome; gene expression at 6-months minus that at baseline) in a linear regression on </w:t>
      </w:r>
      <w:r w:rsidRPr="000F75BA">
        <w:rPr>
          <w:rFonts w:ascii="Arial" w:hAnsi="Arial" w:cs="Arial"/>
          <w:i/>
          <w:iCs/>
        </w:rPr>
        <w:t xml:space="preserve">six-month change in </w:t>
      </w:r>
      <w:r>
        <w:rPr>
          <w:rFonts w:ascii="Arial" w:hAnsi="Arial" w:cs="Arial"/>
          <w:i/>
          <w:iCs/>
        </w:rPr>
        <w:t>nicotine</w:t>
      </w:r>
      <w:r w:rsidRPr="000F75BA">
        <w:rPr>
          <w:rFonts w:ascii="Arial" w:hAnsi="Arial" w:cs="Arial"/>
          <w:i/>
          <w:iCs/>
        </w:rPr>
        <w:t xml:space="preserve"> dependence</w:t>
      </w:r>
      <w:r>
        <w:rPr>
          <w:rFonts w:ascii="Arial" w:hAnsi="Arial" w:cs="Arial"/>
        </w:rPr>
        <w:t xml:space="preserve"> (primary explanatory variable of interest; six-month PROMIS-E scale minus that at baseline. This model will be repeated for 12-month expression and nicotine dependence changes. A significant association will be defined based on a likelihood ratio test at P &lt; 0.0025 (</w:t>
      </w:r>
      <w:proofErr w:type="spellStart"/>
      <w:r>
        <w:rPr>
          <w:rFonts w:ascii="Arial" w:hAnsi="Arial" w:cs="Arial"/>
        </w:rPr>
        <w:t>Bonferroni</w:t>
      </w:r>
      <w:proofErr w:type="spellEnd"/>
      <w:r>
        <w:rPr>
          <w:rFonts w:ascii="Arial" w:hAnsi="Arial" w:cs="Arial"/>
        </w:rPr>
        <w:t xml:space="preserve">-correction, across 10 genes times 2 </w:t>
      </w:r>
      <w:proofErr w:type="spellStart"/>
      <w:r>
        <w:rPr>
          <w:rFonts w:ascii="Arial" w:hAnsi="Arial" w:cs="Arial"/>
        </w:rPr>
        <w:t>timepoints</w:t>
      </w:r>
      <w:proofErr w:type="spellEnd"/>
      <w:r>
        <w:rPr>
          <w:rFonts w:ascii="Arial" w:hAnsi="Arial" w:cs="Arial"/>
        </w:rPr>
        <w:t xml:space="preserve">). We anticipate that the putative confounders discussed in Aim 2 (age, sex, history of allergy, nasal steroid use) are associated with baseline gene expression values, but less so with change-in-expression values; however, as a secondary analysis we will evaluate the impact of adjusting these features on the effect direction, magnitude, and significance of the </w:t>
      </w:r>
      <w:proofErr w:type="spellStart"/>
      <w:r>
        <w:rPr>
          <w:rFonts w:ascii="Arial" w:hAnsi="Arial" w:cs="Arial"/>
        </w:rPr>
        <w:t>vaping</w:t>
      </w:r>
      <w:proofErr w:type="spellEnd"/>
      <w:r>
        <w:rPr>
          <w:rFonts w:ascii="Arial" w:hAnsi="Arial" w:cs="Arial"/>
        </w:rPr>
        <w:t xml:space="preserve"> effect and again assess the potential for age-specific or sex-specific effects.                                                                                                                                                                                                                                                                                                                                                                                                                                                                                                                                                                                                                                                                                                                                                                                                                                                                                                                                                                                                                                                                                                                                                                                                                                                                                                                                                                                                                                                                                                                                                                                                                                                                                                                                                                                                                                                                                                                                                                                                                                                                                                                                                                                                                                                                                                                                                                                                                                                                                                                                                                                                                                                                                                                                                                                                                                                                                                                                                                                                                                                                                                                                                                                                                                                                                                                                                                                                                                                                                                                                                                                                                      </w:t>
      </w:r>
    </w:p>
    <w:p w14:paraId="52F1684C" w14:textId="694521A2" w:rsidR="00C103C2" w:rsidRPr="00C103C2" w:rsidRDefault="00C103C2" w:rsidP="00955E92">
      <w:pPr>
        <w:widowControl w:val="0"/>
        <w:spacing w:after="120"/>
        <w:rPr>
          <w:rFonts w:ascii="Arial" w:hAnsi="Arial" w:cs="Arial"/>
          <w:u w:val="single"/>
        </w:rPr>
      </w:pPr>
      <w:r>
        <w:rPr>
          <w:rFonts w:ascii="Arial" w:hAnsi="Arial" w:cs="Arial"/>
          <w:u w:val="single"/>
        </w:rPr>
        <w:t xml:space="preserve">Limitations and Alternative </w:t>
      </w:r>
      <w:commentRangeStart w:id="18"/>
      <w:r>
        <w:rPr>
          <w:rFonts w:ascii="Arial" w:hAnsi="Arial" w:cs="Arial"/>
          <w:u w:val="single"/>
        </w:rPr>
        <w:t>Approaches</w:t>
      </w:r>
      <w:commentRangeEnd w:id="18"/>
      <w:r>
        <w:rPr>
          <w:rStyle w:val="CommentReference"/>
          <w:rFonts w:ascii="Times" w:eastAsia="Times New Roman" w:hAnsi="Times" w:cs="Times New Roman"/>
          <w:lang w:val="x-none" w:eastAsia="x-none"/>
        </w:rPr>
        <w:commentReference w:id="18"/>
      </w:r>
      <w:r>
        <w:rPr>
          <w:rFonts w:ascii="Arial" w:hAnsi="Arial" w:cs="Arial"/>
          <w:u w:val="single"/>
        </w:rPr>
        <w:t>:</w:t>
      </w:r>
    </w:p>
    <w:p w14:paraId="62411C13" w14:textId="77777777" w:rsidR="00955E92" w:rsidRDefault="00955E92" w:rsidP="00955E92">
      <w:pPr>
        <w:widowControl w:val="0"/>
        <w:spacing w:after="120"/>
        <w:rPr>
          <w:rFonts w:ascii="Arial" w:hAnsi="Arial" w:cs="Arial"/>
          <w:b/>
        </w:rPr>
      </w:pPr>
      <w:r>
        <w:rPr>
          <w:rFonts w:ascii="Arial" w:hAnsi="Arial" w:cs="Arial"/>
          <w:b/>
        </w:rPr>
        <w:lastRenderedPageBreak/>
        <w:t xml:space="preserve">Missing </w:t>
      </w:r>
      <w:commentRangeStart w:id="19"/>
      <w:r>
        <w:rPr>
          <w:rFonts w:ascii="Arial" w:hAnsi="Arial" w:cs="Arial"/>
          <w:b/>
        </w:rPr>
        <w:t>Data</w:t>
      </w:r>
      <w:commentRangeEnd w:id="19"/>
      <w:r w:rsidR="00C103C2">
        <w:rPr>
          <w:rStyle w:val="CommentReference"/>
          <w:rFonts w:ascii="Times" w:eastAsia="Times New Roman" w:hAnsi="Times" w:cs="Times New Roman"/>
          <w:lang w:val="x-none" w:eastAsia="x-none"/>
        </w:rPr>
        <w:commentReference w:id="19"/>
      </w:r>
      <w:r>
        <w:rPr>
          <w:rFonts w:ascii="Arial" w:hAnsi="Arial" w:cs="Arial"/>
          <w:b/>
        </w:rPr>
        <w:t>:</w:t>
      </w:r>
    </w:p>
    <w:p w14:paraId="63977CB4" w14:textId="35F505F2" w:rsidR="00955E92" w:rsidRDefault="00955E92" w:rsidP="004400E2">
      <w:pPr>
        <w:widowControl w:val="0"/>
        <w:spacing w:after="120"/>
        <w:rPr>
          <w:rFonts w:ascii="Arial" w:hAnsi="Arial" w:cs="Arial"/>
          <w:b/>
          <w:color w:val="000000"/>
        </w:rPr>
      </w:pPr>
      <w:r>
        <w:rPr>
          <w:rFonts w:ascii="Arial" w:hAnsi="Arial" w:cs="Arial"/>
          <w:b/>
        </w:rPr>
        <w:t xml:space="preserve">Rigor and Reproducibility: </w:t>
      </w:r>
      <w:r>
        <w:rPr>
          <w:rFonts w:ascii="Arial" w:hAnsi="Arial" w:cs="Arial"/>
        </w:rPr>
        <w:t xml:space="preserve">We use well-validated measures of respiratory symptoms and lung function. We will employ rigorous statistical methods for data analyses, including testing pre-specified hypotheses, and controlling for multiple testing to avoid false positive results. We validate our findings by using </w:t>
      </w:r>
      <w:proofErr w:type="spellStart"/>
      <w:r>
        <w:rPr>
          <w:rFonts w:ascii="Arial" w:hAnsi="Arial" w:cs="Arial"/>
        </w:rPr>
        <w:t>qPCR</w:t>
      </w:r>
      <w:proofErr w:type="spellEnd"/>
      <w:r>
        <w:rPr>
          <w:rFonts w:ascii="Arial" w:hAnsi="Arial" w:cs="Arial"/>
        </w:rPr>
        <w:t xml:space="preserve"> confirmation of the top 10 genes of interest in this analysis. Furthermore, to promote reproducibility, we will make sequencing data publicly available at NCBI/SRA, in addition to providing code for review at our </w:t>
      </w:r>
      <w:proofErr w:type="spellStart"/>
      <w:r>
        <w:rPr>
          <w:rFonts w:ascii="Arial" w:hAnsi="Arial" w:cs="Arial"/>
        </w:rPr>
        <w:t>GitHub</w:t>
      </w:r>
      <w:proofErr w:type="spellEnd"/>
      <w:r>
        <w:rPr>
          <w:rFonts w:ascii="Arial" w:hAnsi="Arial" w:cs="Arial"/>
        </w:rPr>
        <w:t xml:space="preserve"> site. </w:t>
      </w:r>
      <w:bookmarkStart w:id="20" w:name="_GoBack"/>
      <w:bookmarkEnd w:id="20"/>
    </w:p>
    <w:p w14:paraId="4597FE1A" w14:textId="77777777" w:rsidR="00955E92" w:rsidRDefault="00955E92" w:rsidP="00955E92">
      <w:pPr>
        <w:rPr>
          <w:rFonts w:ascii="Arial" w:hAnsi="Arial" w:cs="Arial"/>
          <w:color w:val="000000"/>
        </w:rPr>
      </w:pPr>
      <w:r>
        <w:rPr>
          <w:rFonts w:ascii="Arial" w:hAnsi="Arial" w:cs="Arial"/>
          <w:b/>
          <w:color w:val="000000"/>
        </w:rPr>
        <w:t>Dissemination Plan:</w:t>
      </w:r>
      <w:r>
        <w:rPr>
          <w:rFonts w:ascii="Arial" w:hAnsi="Arial" w:cs="Arial"/>
          <w:color w:val="000000"/>
        </w:rPr>
        <w:t xml:space="preserve"> We will disseminate the results at scientific meetings and in manuscripts,</w:t>
      </w:r>
      <w:r w:rsidRPr="009E5A95">
        <w:rPr>
          <w:rFonts w:ascii="Arial" w:hAnsi="Arial" w:cs="Arial"/>
          <w:color w:val="000000"/>
        </w:rPr>
        <w:t xml:space="preserve"> </w:t>
      </w:r>
      <w:r>
        <w:rPr>
          <w:rFonts w:ascii="Arial" w:hAnsi="Arial" w:cs="Arial"/>
          <w:color w:val="000000"/>
        </w:rPr>
        <w:t>and will make the sequencing data at publicly available at GEO/NCBI/SRA. We will also work with the University of Colorado Anschutz Medical Campus News Media Offices to disseminate the study results in the lay press.</w:t>
      </w:r>
    </w:p>
    <w:p w14:paraId="1BB7EFE7" w14:textId="77777777" w:rsidR="00955E92" w:rsidRPr="006B0004" w:rsidRDefault="00955E92" w:rsidP="003D2FAC">
      <w:pPr>
        <w:rPr>
          <w:rFonts w:ascii="Arial" w:hAnsi="Arial" w:cs="Arial"/>
        </w:rPr>
      </w:pPr>
    </w:p>
    <w:p w14:paraId="2DFB9EE8" w14:textId="77777777" w:rsidR="00BF0CE5" w:rsidRPr="00BF0CE5" w:rsidRDefault="00BF0CE5" w:rsidP="00420E18">
      <w:pPr>
        <w:spacing w:after="120"/>
        <w:rPr>
          <w:rFonts w:ascii="Arial" w:hAnsi="Arial" w:cs="Arial"/>
        </w:rPr>
      </w:pPr>
    </w:p>
    <w:p w14:paraId="537E1243" w14:textId="77777777" w:rsidR="00BF0CE5" w:rsidRPr="00BF0CE5" w:rsidRDefault="00BF0CE5" w:rsidP="00420E18">
      <w:pPr>
        <w:spacing w:after="120"/>
        <w:rPr>
          <w:rFonts w:ascii="Arial" w:hAnsi="Arial" w:cs="Arial"/>
          <w:b/>
        </w:rPr>
      </w:pPr>
    </w:p>
    <w:p w14:paraId="4BE9B4F3" w14:textId="77777777" w:rsidR="00420E18" w:rsidRDefault="00420E18" w:rsidP="00AD5DA6">
      <w:pPr>
        <w:rPr>
          <w:rFonts w:ascii="Arial" w:eastAsia="Times New Roman" w:hAnsi="Arial" w:cs="Arial"/>
          <w:b/>
        </w:rPr>
      </w:pPr>
    </w:p>
    <w:p w14:paraId="795841C9" w14:textId="5B6F72B8" w:rsidR="00D2649F" w:rsidRPr="00420E18" w:rsidRDefault="00D2649F" w:rsidP="00D2649F">
      <w:pPr>
        <w:rPr>
          <w:rFonts w:ascii="Arial" w:eastAsia="Times New Roman" w:hAnsi="Arial" w:cs="Arial"/>
          <w:b/>
        </w:rPr>
      </w:pPr>
    </w:p>
    <w:p w14:paraId="49E0AFB5" w14:textId="1E5B4106" w:rsidR="00482DD4" w:rsidRPr="00D2649F" w:rsidRDefault="00D2649F">
      <w:pPr>
        <w:rPr>
          <w:rFonts w:ascii="Arial" w:hAnsi="Arial" w:cs="Arial"/>
          <w:b/>
        </w:rPr>
      </w:pPr>
      <w:r>
        <w:rPr>
          <w:rFonts w:ascii="Arial" w:eastAsiaTheme="minorEastAsia" w:hAnsi="Arial" w:cs="Arial"/>
        </w:rPr>
        <w:t xml:space="preserve"> </w:t>
      </w:r>
    </w:p>
    <w:sectPr w:rsidR="00482DD4" w:rsidRPr="00D2649F" w:rsidSect="00482DD4">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Valverde Patricia" w:date="2021-06-16T16:30:00Z" w:initials="VP">
    <w:p w14:paraId="2D8796D2" w14:textId="77777777" w:rsidR="003B1D9C" w:rsidRDefault="003B1D9C" w:rsidP="00F107FB">
      <w:pPr>
        <w:pStyle w:val="CommentText"/>
      </w:pPr>
      <w:r>
        <w:rPr>
          <w:rStyle w:val="CommentReference"/>
        </w:rPr>
        <w:annotationRef/>
      </w:r>
      <w:r>
        <w:rPr>
          <w:color w:val="000000"/>
          <w:sz w:val="22"/>
          <w:szCs w:val="22"/>
        </w:rPr>
        <w:t xml:space="preserve">Substance Abuse and Mental Health Services Administration (SAMHSA): </w:t>
      </w:r>
      <w:r>
        <w:rPr>
          <w:i/>
          <w:iCs/>
          <w:color w:val="000000"/>
          <w:sz w:val="22"/>
          <w:szCs w:val="22"/>
        </w:rPr>
        <w:t>Reducing Vaping Among Youth and Young Adults</w:t>
      </w:r>
      <w:r>
        <w:rPr>
          <w:color w:val="000000"/>
          <w:sz w:val="22"/>
          <w:szCs w:val="22"/>
        </w:rPr>
        <w:t>. SAMHSA Publication No. PEP20-06-01-003. Rockville, MD: National Mental Health and Substance Use Policy Laboratory, Substance Abuse and Mental Health Services Administration, 2020.</w:t>
      </w:r>
    </w:p>
  </w:comment>
  <w:comment w:id="3" w:author="Sharma, Sunita" w:date="2021-09-13T12:49:00Z" w:initials="SS">
    <w:p w14:paraId="06730802" w14:textId="5AC68BA1" w:rsidR="003B1D9C" w:rsidRPr="00C43737" w:rsidRDefault="003B1D9C">
      <w:pPr>
        <w:pStyle w:val="CommentText"/>
        <w:rPr>
          <w:lang w:val="en-US"/>
        </w:rPr>
      </w:pPr>
      <w:r>
        <w:rPr>
          <w:rStyle w:val="CommentReference"/>
        </w:rPr>
        <w:annotationRef/>
      </w:r>
      <w:r>
        <w:rPr>
          <w:lang w:val="en-US"/>
        </w:rPr>
        <w:t xml:space="preserve">Sarah- </w:t>
      </w:r>
      <w:r w:rsidR="00C103C2">
        <w:rPr>
          <w:lang w:val="en-US"/>
        </w:rPr>
        <w:t>will you come up with a figure for the aims?</w:t>
      </w:r>
    </w:p>
  </w:comment>
  <w:comment w:id="4" w:author="Holguin, Fernando" w:date="2021-09-13T12:49:00Z" w:initials="HF">
    <w:p w14:paraId="79C1C19D" w14:textId="2D27C66D" w:rsidR="003B1D9C" w:rsidRPr="00B274C8" w:rsidRDefault="003B1D9C">
      <w:pPr>
        <w:pStyle w:val="CommentText"/>
        <w:rPr>
          <w:lang w:val="en-US"/>
        </w:rPr>
      </w:pPr>
      <w:r>
        <w:rPr>
          <w:rStyle w:val="CommentReference"/>
        </w:rPr>
        <w:annotationRef/>
      </w:r>
      <w:r w:rsidR="00C103C2">
        <w:rPr>
          <w:lang w:val="en-US"/>
        </w:rPr>
        <w:t>Pattie- can you</w:t>
      </w:r>
      <w:r>
        <w:rPr>
          <w:lang w:val="en-US"/>
        </w:rPr>
        <w:t xml:space="preserve"> explain </w:t>
      </w:r>
      <w:r w:rsidR="00C103C2">
        <w:rPr>
          <w:lang w:val="en-US"/>
        </w:rPr>
        <w:t xml:space="preserve">the </w:t>
      </w:r>
      <w:r>
        <w:rPr>
          <w:lang w:val="en-US"/>
        </w:rPr>
        <w:t>exclamation point</w:t>
      </w:r>
    </w:p>
  </w:comment>
  <w:comment w:id="8" w:author="Valverde Patricia" w:date="2021-08-17T12:36:00Z" w:initials="VP">
    <w:p w14:paraId="5C884B27" w14:textId="77777777" w:rsidR="003B1D9C" w:rsidRPr="002B32BC" w:rsidRDefault="003B1D9C" w:rsidP="00F70CFB">
      <w:pPr>
        <w:pStyle w:val="CommentText"/>
        <w:rPr>
          <w:lang w:val="en-US"/>
        </w:rPr>
      </w:pPr>
      <w:r>
        <w:rPr>
          <w:rStyle w:val="CommentReference"/>
        </w:rPr>
        <w:annotationRef/>
      </w:r>
      <w:r>
        <w:rPr>
          <w:lang w:val="en-US"/>
        </w:rPr>
        <w:t xml:space="preserve">CDPHE. Colorado Healthy Kids Survey Data Dashboard </w:t>
      </w:r>
      <w:hyperlink r:id="rId1" w:history="1">
        <w:r w:rsidRPr="007F3F69">
          <w:rPr>
            <w:rStyle w:val="Hyperlink"/>
            <w:lang w:val="en-US"/>
          </w:rPr>
          <w:t>https://cdphe.colorado.gov/center-for-health-and-environmental-data/survey-research/healthy-kids-colorado-survey-data</w:t>
        </w:r>
      </w:hyperlink>
      <w:r>
        <w:rPr>
          <w:lang w:val="en-US"/>
        </w:rPr>
        <w:t xml:space="preserve"> </w:t>
      </w:r>
    </w:p>
  </w:comment>
  <w:comment w:id="11" w:author="Sunita Sharma" w:date="2021-09-13T12:51:00Z" w:initials="SS">
    <w:p w14:paraId="66EA76EB" w14:textId="0FA1B827" w:rsidR="00C103C2" w:rsidRDefault="00C103C2">
      <w:pPr>
        <w:pStyle w:val="CommentText"/>
      </w:pPr>
      <w:ins w:id="12" w:author="Sunita Sharma" w:date="2021-09-13T12:50:00Z">
        <w:r>
          <w:rPr>
            <w:rStyle w:val="CommentReference"/>
          </w:rPr>
          <w:annotationRef/>
        </w:r>
      </w:ins>
      <w:r>
        <w:t>Ryan- are you able to do a power calculation for this aim?</w:t>
      </w:r>
    </w:p>
  </w:comment>
  <w:comment w:id="13" w:author="Sunita Sharma" w:date="2021-09-13T12:52:00Z" w:initials="SS">
    <w:p w14:paraId="0842D2AB" w14:textId="25E1AF57" w:rsidR="00C103C2" w:rsidRDefault="00C103C2">
      <w:pPr>
        <w:pStyle w:val="CommentText"/>
      </w:pPr>
      <w:r>
        <w:rPr>
          <w:rStyle w:val="CommentReference"/>
        </w:rPr>
        <w:annotationRef/>
      </w:r>
      <w:r>
        <w:t>Sunita to add</w:t>
      </w:r>
    </w:p>
  </w:comment>
  <w:comment w:id="16" w:author="Sunita Sharma" w:date="2021-09-13T12:53:00Z" w:initials="SS">
    <w:p w14:paraId="61BEBBDE" w14:textId="6B48F65C" w:rsidR="00C103C2" w:rsidRDefault="00C103C2">
      <w:pPr>
        <w:pStyle w:val="CommentText"/>
      </w:pPr>
      <w:ins w:id="17" w:author="Sunita Sharma" w:date="2021-09-13T12:53:00Z">
        <w:r>
          <w:rPr>
            <w:rStyle w:val="CommentReference"/>
          </w:rPr>
          <w:annotationRef/>
        </w:r>
      </w:ins>
      <w:r>
        <w:t>Sunita will add</w:t>
      </w:r>
    </w:p>
  </w:comment>
  <w:comment w:id="18" w:author="Sunita Sharma" w:date="2021-09-13T12:55:00Z" w:initials="SS">
    <w:p w14:paraId="1C282DE1" w14:textId="386FAE72" w:rsidR="00C103C2" w:rsidRDefault="00C103C2">
      <w:pPr>
        <w:pStyle w:val="CommentText"/>
      </w:pPr>
      <w:r>
        <w:rPr>
          <w:rStyle w:val="CommentReference"/>
        </w:rPr>
        <w:annotationRef/>
      </w:r>
      <w:r>
        <w:t>Patti- can you add to this section for Aim 3 the pilot intervention?</w:t>
      </w:r>
    </w:p>
  </w:comment>
  <w:comment w:id="19" w:author="Sunita Sharma" w:date="2021-09-13T12:54:00Z" w:initials="SS">
    <w:p w14:paraId="69200EBF" w14:textId="4A6655AB" w:rsidR="00C103C2" w:rsidRDefault="00C103C2">
      <w:pPr>
        <w:pStyle w:val="CommentText"/>
      </w:pPr>
      <w:r>
        <w:rPr>
          <w:rStyle w:val="CommentReference"/>
        </w:rPr>
        <w:annotationRef/>
      </w:r>
      <w:r>
        <w:t>Ryan- can you add an approach to missing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8796D2" w15:done="0"/>
  <w15:commentEx w15:paraId="06730802" w15:done="0"/>
  <w15:commentEx w15:paraId="79C1C19D" w15:done="0"/>
  <w15:commentEx w15:paraId="5C884B27" w15:done="0"/>
  <w15:commentEx w15:paraId="4C94FEA5" w15:done="0"/>
  <w15:commentEx w15:paraId="20801F92" w15:done="0"/>
  <w15:commentEx w15:paraId="1978A2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E48B23" w16cex:dateUtc="2021-09-09T19:31:00Z"/>
  <w16cex:commentExtensible w16cex:durableId="24E4D879" w16cex:dateUtc="2021-09-10T01:01:00Z"/>
  <w16cex:commentExtensible w16cex:durableId="24E4D93F" w16cex:dateUtc="2021-09-10T0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8796D2" w16cid:durableId="247C4BFE"/>
  <w16cid:commentId w16cid:paraId="06730802" w16cid:durableId="24CEA432"/>
  <w16cid:commentId w16cid:paraId="79C1C19D" w16cid:durableId="24E48B23"/>
  <w16cid:commentId w16cid:paraId="5C884B27" w16cid:durableId="24CEA433"/>
  <w16cid:commentId w16cid:paraId="4C94FEA5" w16cid:durableId="247C4BFF"/>
  <w16cid:commentId w16cid:paraId="20801F92" w16cid:durableId="24E4D879"/>
  <w16cid:commentId w16cid:paraId="1978A2FA" w16cid:durableId="24E4D93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Segoe UI">
    <w:altName w:val="Arial"/>
    <w:charset w:val="00"/>
    <w:family w:val="swiss"/>
    <w:pitch w:val="variable"/>
    <w:sig w:usb0="E4002EFF" w:usb1="C000E47F" w:usb2="00000009" w:usb3="00000000" w:csb0="000001FF" w:csb1="00000000"/>
  </w:font>
  <w:font w:name="Myriad Pro">
    <w:altName w:val="Segoe UI"/>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31B86"/>
    <w:multiLevelType w:val="hybridMultilevel"/>
    <w:tmpl w:val="2F74C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687D4F"/>
    <w:multiLevelType w:val="hybridMultilevel"/>
    <w:tmpl w:val="F013FAF4"/>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395F22C8"/>
    <w:multiLevelType w:val="hybridMultilevel"/>
    <w:tmpl w:val="833E69B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3C6E7A22"/>
    <w:multiLevelType w:val="multilevel"/>
    <w:tmpl w:val="63669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7265FF"/>
    <w:multiLevelType w:val="multilevel"/>
    <w:tmpl w:val="43A8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1F11C39"/>
    <w:multiLevelType w:val="hybridMultilevel"/>
    <w:tmpl w:val="D40E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C65E3B"/>
    <w:multiLevelType w:val="hybridMultilevel"/>
    <w:tmpl w:val="7238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5"/>
  </w:num>
  <w:num w:numId="5">
    <w:abstractNumId w:val="0"/>
  </w:num>
  <w:num w:numId="6">
    <w:abstractNumId w:val="2"/>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alverde Patricia">
    <w15:presenceInfo w15:providerId="None" w15:userId="Valverde Patricia"/>
  </w15:person>
  <w15:person w15:author="Holguin, Fernando">
    <w15:presenceInfo w15:providerId="AD" w15:userId="S::fernando.holguin@cuanschutz.edu::6e4e30ba-5fd5-4979-bae6-80c1b71b7ecb"/>
  </w15:person>
  <w15:person w15:author="Sharma, Sunita">
    <w15:presenceInfo w15:providerId="AD" w15:userId="S-1-5-21-3931225680-1871015619-2963001510-1449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9"/>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DD4"/>
    <w:rsid w:val="00011607"/>
    <w:rsid w:val="00013C6F"/>
    <w:rsid w:val="00017EC7"/>
    <w:rsid w:val="00030FB8"/>
    <w:rsid w:val="00035310"/>
    <w:rsid w:val="00046774"/>
    <w:rsid w:val="0006230E"/>
    <w:rsid w:val="0006460A"/>
    <w:rsid w:val="000678D4"/>
    <w:rsid w:val="00067A4A"/>
    <w:rsid w:val="00072858"/>
    <w:rsid w:val="000754C2"/>
    <w:rsid w:val="00075C6E"/>
    <w:rsid w:val="00082609"/>
    <w:rsid w:val="00082989"/>
    <w:rsid w:val="00083EEC"/>
    <w:rsid w:val="00092A3A"/>
    <w:rsid w:val="000A2096"/>
    <w:rsid w:val="000A308F"/>
    <w:rsid w:val="000A7CD2"/>
    <w:rsid w:val="000A7F18"/>
    <w:rsid w:val="000B7341"/>
    <w:rsid w:val="000D1CF8"/>
    <w:rsid w:val="000E50FB"/>
    <w:rsid w:val="000E64BA"/>
    <w:rsid w:val="000E6A0B"/>
    <w:rsid w:val="001024E5"/>
    <w:rsid w:val="00114D33"/>
    <w:rsid w:val="0012365E"/>
    <w:rsid w:val="0016015A"/>
    <w:rsid w:val="001644B6"/>
    <w:rsid w:val="00167FD2"/>
    <w:rsid w:val="00173F55"/>
    <w:rsid w:val="00183688"/>
    <w:rsid w:val="00185948"/>
    <w:rsid w:val="001A413F"/>
    <w:rsid w:val="001C51B6"/>
    <w:rsid w:val="001D22A8"/>
    <w:rsid w:val="001E1CE1"/>
    <w:rsid w:val="001E3941"/>
    <w:rsid w:val="001E3AB0"/>
    <w:rsid w:val="001F2DE0"/>
    <w:rsid w:val="00203EA3"/>
    <w:rsid w:val="00213753"/>
    <w:rsid w:val="00214785"/>
    <w:rsid w:val="0021540D"/>
    <w:rsid w:val="002425FD"/>
    <w:rsid w:val="00246B0B"/>
    <w:rsid w:val="00283528"/>
    <w:rsid w:val="00283FB4"/>
    <w:rsid w:val="002857C0"/>
    <w:rsid w:val="002952D8"/>
    <w:rsid w:val="002A7CE2"/>
    <w:rsid w:val="002B708B"/>
    <w:rsid w:val="002C5FBA"/>
    <w:rsid w:val="002E3A8B"/>
    <w:rsid w:val="002F4EB4"/>
    <w:rsid w:val="0030118D"/>
    <w:rsid w:val="00321961"/>
    <w:rsid w:val="00325521"/>
    <w:rsid w:val="00354507"/>
    <w:rsid w:val="0037160A"/>
    <w:rsid w:val="00385A7B"/>
    <w:rsid w:val="00393027"/>
    <w:rsid w:val="003A7C64"/>
    <w:rsid w:val="003B1D9C"/>
    <w:rsid w:val="003C0CE1"/>
    <w:rsid w:val="003C1C35"/>
    <w:rsid w:val="003D2FAC"/>
    <w:rsid w:val="003E0DF4"/>
    <w:rsid w:val="003E64E3"/>
    <w:rsid w:val="003F1F78"/>
    <w:rsid w:val="0042053E"/>
    <w:rsid w:val="00420E18"/>
    <w:rsid w:val="0043059A"/>
    <w:rsid w:val="00431ACC"/>
    <w:rsid w:val="00437432"/>
    <w:rsid w:val="004400E2"/>
    <w:rsid w:val="00466F9F"/>
    <w:rsid w:val="004675B8"/>
    <w:rsid w:val="00482310"/>
    <w:rsid w:val="00482DD4"/>
    <w:rsid w:val="00485E9B"/>
    <w:rsid w:val="00493997"/>
    <w:rsid w:val="004974BB"/>
    <w:rsid w:val="0049778A"/>
    <w:rsid w:val="004B2839"/>
    <w:rsid w:val="004B4090"/>
    <w:rsid w:val="004B40A1"/>
    <w:rsid w:val="004C276F"/>
    <w:rsid w:val="004C5A3E"/>
    <w:rsid w:val="004D3834"/>
    <w:rsid w:val="004D4F5A"/>
    <w:rsid w:val="004E1981"/>
    <w:rsid w:val="00501ED0"/>
    <w:rsid w:val="00511912"/>
    <w:rsid w:val="00540F23"/>
    <w:rsid w:val="0054101E"/>
    <w:rsid w:val="0055508E"/>
    <w:rsid w:val="005556F5"/>
    <w:rsid w:val="00557524"/>
    <w:rsid w:val="00574944"/>
    <w:rsid w:val="0058256F"/>
    <w:rsid w:val="005937B3"/>
    <w:rsid w:val="005A25DD"/>
    <w:rsid w:val="005A5BF6"/>
    <w:rsid w:val="005B1707"/>
    <w:rsid w:val="005D3B9F"/>
    <w:rsid w:val="005E05FD"/>
    <w:rsid w:val="005E2B3D"/>
    <w:rsid w:val="005F59E0"/>
    <w:rsid w:val="005F616D"/>
    <w:rsid w:val="005F6DA2"/>
    <w:rsid w:val="0063451C"/>
    <w:rsid w:val="0063568C"/>
    <w:rsid w:val="006500C3"/>
    <w:rsid w:val="00656B75"/>
    <w:rsid w:val="00677872"/>
    <w:rsid w:val="00682F5D"/>
    <w:rsid w:val="0068449F"/>
    <w:rsid w:val="0068551C"/>
    <w:rsid w:val="00690EDB"/>
    <w:rsid w:val="006B0004"/>
    <w:rsid w:val="006B3778"/>
    <w:rsid w:val="006D445A"/>
    <w:rsid w:val="006D793C"/>
    <w:rsid w:val="006E277E"/>
    <w:rsid w:val="006E2C06"/>
    <w:rsid w:val="006F3B24"/>
    <w:rsid w:val="006F4E99"/>
    <w:rsid w:val="00707250"/>
    <w:rsid w:val="00716164"/>
    <w:rsid w:val="00727172"/>
    <w:rsid w:val="00734808"/>
    <w:rsid w:val="00734888"/>
    <w:rsid w:val="00741FE2"/>
    <w:rsid w:val="0074653D"/>
    <w:rsid w:val="007622E9"/>
    <w:rsid w:val="007900D9"/>
    <w:rsid w:val="007B29CE"/>
    <w:rsid w:val="007B7778"/>
    <w:rsid w:val="007D3ED6"/>
    <w:rsid w:val="007D62E8"/>
    <w:rsid w:val="007E24FA"/>
    <w:rsid w:val="008106F2"/>
    <w:rsid w:val="008139CA"/>
    <w:rsid w:val="008140BC"/>
    <w:rsid w:val="008252EF"/>
    <w:rsid w:val="00825A58"/>
    <w:rsid w:val="00830896"/>
    <w:rsid w:val="008340EC"/>
    <w:rsid w:val="008463EA"/>
    <w:rsid w:val="00851CDE"/>
    <w:rsid w:val="0087051B"/>
    <w:rsid w:val="008720D9"/>
    <w:rsid w:val="00874EA3"/>
    <w:rsid w:val="00876BA2"/>
    <w:rsid w:val="0089096E"/>
    <w:rsid w:val="008A12F9"/>
    <w:rsid w:val="008A406D"/>
    <w:rsid w:val="008A5A72"/>
    <w:rsid w:val="008A7DBE"/>
    <w:rsid w:val="008B3870"/>
    <w:rsid w:val="008C471D"/>
    <w:rsid w:val="008D3BFF"/>
    <w:rsid w:val="008F3B3F"/>
    <w:rsid w:val="00936858"/>
    <w:rsid w:val="00937742"/>
    <w:rsid w:val="00955E92"/>
    <w:rsid w:val="00965170"/>
    <w:rsid w:val="009679FB"/>
    <w:rsid w:val="00971617"/>
    <w:rsid w:val="00981FE0"/>
    <w:rsid w:val="0098648F"/>
    <w:rsid w:val="00993171"/>
    <w:rsid w:val="009B2D4E"/>
    <w:rsid w:val="009C65AA"/>
    <w:rsid w:val="009D24F1"/>
    <w:rsid w:val="009D29F8"/>
    <w:rsid w:val="00A13544"/>
    <w:rsid w:val="00A35BC4"/>
    <w:rsid w:val="00A37B29"/>
    <w:rsid w:val="00A429C0"/>
    <w:rsid w:val="00A533B8"/>
    <w:rsid w:val="00A53C22"/>
    <w:rsid w:val="00A54D95"/>
    <w:rsid w:val="00A62556"/>
    <w:rsid w:val="00A75055"/>
    <w:rsid w:val="00A76A11"/>
    <w:rsid w:val="00A770DB"/>
    <w:rsid w:val="00AA35B9"/>
    <w:rsid w:val="00AB66C6"/>
    <w:rsid w:val="00AD5DA6"/>
    <w:rsid w:val="00AD7515"/>
    <w:rsid w:val="00B04DF5"/>
    <w:rsid w:val="00B10E2B"/>
    <w:rsid w:val="00B225D0"/>
    <w:rsid w:val="00B25209"/>
    <w:rsid w:val="00B26B05"/>
    <w:rsid w:val="00B274C8"/>
    <w:rsid w:val="00B3442F"/>
    <w:rsid w:val="00B42CDA"/>
    <w:rsid w:val="00B47CE5"/>
    <w:rsid w:val="00B56688"/>
    <w:rsid w:val="00BA0096"/>
    <w:rsid w:val="00BB17DE"/>
    <w:rsid w:val="00BB5574"/>
    <w:rsid w:val="00BB561C"/>
    <w:rsid w:val="00BB7CD5"/>
    <w:rsid w:val="00BD1DC0"/>
    <w:rsid w:val="00BE7EBA"/>
    <w:rsid w:val="00BF0CE5"/>
    <w:rsid w:val="00C103C2"/>
    <w:rsid w:val="00C13CB0"/>
    <w:rsid w:val="00C25AA7"/>
    <w:rsid w:val="00C33A5C"/>
    <w:rsid w:val="00C43737"/>
    <w:rsid w:val="00C556DD"/>
    <w:rsid w:val="00C60DF2"/>
    <w:rsid w:val="00C82739"/>
    <w:rsid w:val="00C87C4F"/>
    <w:rsid w:val="00CA3810"/>
    <w:rsid w:val="00CC78C0"/>
    <w:rsid w:val="00CD70A3"/>
    <w:rsid w:val="00CD7ECE"/>
    <w:rsid w:val="00CE347C"/>
    <w:rsid w:val="00CE35C8"/>
    <w:rsid w:val="00CE79A1"/>
    <w:rsid w:val="00CF28A1"/>
    <w:rsid w:val="00D05C8E"/>
    <w:rsid w:val="00D073F3"/>
    <w:rsid w:val="00D079C1"/>
    <w:rsid w:val="00D101E9"/>
    <w:rsid w:val="00D158C7"/>
    <w:rsid w:val="00D23638"/>
    <w:rsid w:val="00D2626C"/>
    <w:rsid w:val="00D2649F"/>
    <w:rsid w:val="00D27324"/>
    <w:rsid w:val="00D30086"/>
    <w:rsid w:val="00D3097B"/>
    <w:rsid w:val="00D30B5C"/>
    <w:rsid w:val="00D31860"/>
    <w:rsid w:val="00D47654"/>
    <w:rsid w:val="00D6466B"/>
    <w:rsid w:val="00D821EA"/>
    <w:rsid w:val="00DA296E"/>
    <w:rsid w:val="00DA3A37"/>
    <w:rsid w:val="00DB3EC5"/>
    <w:rsid w:val="00DC1F2C"/>
    <w:rsid w:val="00DC6C48"/>
    <w:rsid w:val="00DD73ED"/>
    <w:rsid w:val="00DF09FE"/>
    <w:rsid w:val="00DF2D78"/>
    <w:rsid w:val="00DF34E6"/>
    <w:rsid w:val="00E10DD3"/>
    <w:rsid w:val="00E16746"/>
    <w:rsid w:val="00E52284"/>
    <w:rsid w:val="00E57513"/>
    <w:rsid w:val="00E57E93"/>
    <w:rsid w:val="00E6392B"/>
    <w:rsid w:val="00E725B6"/>
    <w:rsid w:val="00E979DD"/>
    <w:rsid w:val="00EB5A08"/>
    <w:rsid w:val="00EB653E"/>
    <w:rsid w:val="00EC3458"/>
    <w:rsid w:val="00ED7EF5"/>
    <w:rsid w:val="00EE174A"/>
    <w:rsid w:val="00EE2BD7"/>
    <w:rsid w:val="00EF016D"/>
    <w:rsid w:val="00F0064E"/>
    <w:rsid w:val="00F10373"/>
    <w:rsid w:val="00F107FB"/>
    <w:rsid w:val="00F140EE"/>
    <w:rsid w:val="00F31BB8"/>
    <w:rsid w:val="00F332B8"/>
    <w:rsid w:val="00F34D4A"/>
    <w:rsid w:val="00F5518E"/>
    <w:rsid w:val="00F60BD5"/>
    <w:rsid w:val="00F70CFB"/>
    <w:rsid w:val="00F77EEB"/>
    <w:rsid w:val="00F9638F"/>
    <w:rsid w:val="00FA46AF"/>
    <w:rsid w:val="00FA6C43"/>
    <w:rsid w:val="00FB1DE1"/>
    <w:rsid w:val="00FC7B6A"/>
    <w:rsid w:val="00FD36C7"/>
    <w:rsid w:val="00FE4F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DD65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D5DA6"/>
    <w:rPr>
      <w:b/>
      <w:bCs/>
    </w:rPr>
  </w:style>
  <w:style w:type="character" w:customStyle="1" w:styleId="docsum-pmid">
    <w:name w:val="docsum-pmid"/>
    <w:basedOn w:val="DefaultParagraphFont"/>
    <w:rsid w:val="00AD5DA6"/>
  </w:style>
  <w:style w:type="paragraph" w:styleId="CommentText">
    <w:name w:val="annotation text"/>
    <w:basedOn w:val="Normal"/>
    <w:link w:val="CommentTextChar"/>
    <w:uiPriority w:val="99"/>
    <w:rsid w:val="00BF0CE5"/>
    <w:pPr>
      <w:autoSpaceDE w:val="0"/>
      <w:autoSpaceDN w:val="0"/>
      <w:spacing w:after="0" w:line="240" w:lineRule="auto"/>
    </w:pPr>
    <w:rPr>
      <w:rFonts w:ascii="Times" w:eastAsia="Times New Roman" w:hAnsi="Times" w:cs="Times New Roman"/>
      <w:sz w:val="20"/>
      <w:szCs w:val="20"/>
      <w:lang w:val="x-none" w:eastAsia="x-none"/>
    </w:rPr>
  </w:style>
  <w:style w:type="character" w:customStyle="1" w:styleId="CommentTextChar">
    <w:name w:val="Comment Text Char"/>
    <w:basedOn w:val="DefaultParagraphFont"/>
    <w:link w:val="CommentText"/>
    <w:uiPriority w:val="99"/>
    <w:rsid w:val="00BF0CE5"/>
    <w:rPr>
      <w:rFonts w:ascii="Times" w:eastAsia="Times New Roman" w:hAnsi="Times" w:cs="Times New Roman"/>
      <w:sz w:val="20"/>
      <w:szCs w:val="20"/>
      <w:lang w:val="x-none" w:eastAsia="x-none"/>
    </w:rPr>
  </w:style>
  <w:style w:type="character" w:styleId="CommentReference">
    <w:name w:val="annotation reference"/>
    <w:uiPriority w:val="99"/>
    <w:semiHidden/>
    <w:rsid w:val="00BF0CE5"/>
    <w:rPr>
      <w:sz w:val="16"/>
      <w:szCs w:val="16"/>
    </w:rPr>
  </w:style>
  <w:style w:type="paragraph" w:styleId="BalloonText">
    <w:name w:val="Balloon Text"/>
    <w:basedOn w:val="Normal"/>
    <w:link w:val="BalloonTextChar"/>
    <w:uiPriority w:val="99"/>
    <w:semiHidden/>
    <w:unhideWhenUsed/>
    <w:rsid w:val="00BF0C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0CE5"/>
    <w:rPr>
      <w:rFonts w:ascii="Segoe UI" w:hAnsi="Segoe UI" w:cs="Segoe UI"/>
      <w:sz w:val="18"/>
      <w:szCs w:val="18"/>
    </w:rPr>
  </w:style>
  <w:style w:type="character" w:styleId="Hyperlink">
    <w:name w:val="Hyperlink"/>
    <w:basedOn w:val="DefaultParagraphFont"/>
    <w:uiPriority w:val="99"/>
    <w:unhideWhenUsed/>
    <w:rsid w:val="00C556DD"/>
    <w:rPr>
      <w:color w:val="0000FF"/>
      <w:u w:val="single"/>
    </w:rPr>
  </w:style>
  <w:style w:type="character" w:customStyle="1" w:styleId="UnresolvedMention1">
    <w:name w:val="Unresolved Mention1"/>
    <w:basedOn w:val="DefaultParagraphFont"/>
    <w:uiPriority w:val="99"/>
    <w:semiHidden/>
    <w:unhideWhenUsed/>
    <w:rsid w:val="000B7341"/>
    <w:rPr>
      <w:color w:val="605E5C"/>
      <w:shd w:val="clear" w:color="auto" w:fill="E1DFDD"/>
    </w:rPr>
  </w:style>
  <w:style w:type="paragraph" w:customStyle="1" w:styleId="xdefault">
    <w:name w:val="x_default"/>
    <w:basedOn w:val="Normal"/>
    <w:rsid w:val="001644B6"/>
    <w:pPr>
      <w:spacing w:after="0" w:line="240" w:lineRule="auto"/>
    </w:pPr>
    <w:rPr>
      <w:rFonts w:ascii="Calibri" w:hAnsi="Calibri" w:cs="Calibri"/>
    </w:rPr>
  </w:style>
  <w:style w:type="paragraph" w:customStyle="1" w:styleId="xmsonormal">
    <w:name w:val="x_msonormal"/>
    <w:basedOn w:val="Normal"/>
    <w:rsid w:val="000A2096"/>
    <w:pPr>
      <w:spacing w:after="0" w:line="240" w:lineRule="auto"/>
    </w:pPr>
    <w:rPr>
      <w:rFonts w:ascii="Calibri" w:hAnsi="Calibri" w:cs="Calibri"/>
    </w:rPr>
  </w:style>
  <w:style w:type="paragraph" w:styleId="CommentSubject">
    <w:name w:val="annotation subject"/>
    <w:basedOn w:val="CommentText"/>
    <w:next w:val="CommentText"/>
    <w:link w:val="CommentSubjectChar"/>
    <w:uiPriority w:val="99"/>
    <w:semiHidden/>
    <w:unhideWhenUsed/>
    <w:rsid w:val="002857C0"/>
    <w:pPr>
      <w:autoSpaceDE/>
      <w:autoSpaceDN/>
      <w:spacing w:after="160"/>
    </w:pPr>
    <w:rPr>
      <w:rFonts w:asciiTheme="minorHAnsi" w:eastAsiaTheme="minorHAnsi" w:hAnsiTheme="minorHAnsi" w:cstheme="minorBidi"/>
      <w:b/>
      <w:bCs/>
      <w:lang w:val="en-US" w:eastAsia="en-US"/>
    </w:rPr>
  </w:style>
  <w:style w:type="character" w:customStyle="1" w:styleId="CommentSubjectChar">
    <w:name w:val="Comment Subject Char"/>
    <w:basedOn w:val="CommentTextChar"/>
    <w:link w:val="CommentSubject"/>
    <w:uiPriority w:val="99"/>
    <w:semiHidden/>
    <w:rsid w:val="002857C0"/>
    <w:rPr>
      <w:rFonts w:ascii="Times" w:eastAsia="Times New Roman" w:hAnsi="Times" w:cs="Times New Roman"/>
      <w:b/>
      <w:bCs/>
      <w:sz w:val="20"/>
      <w:szCs w:val="20"/>
      <w:lang w:val="x-none" w:eastAsia="x-none"/>
    </w:rPr>
  </w:style>
  <w:style w:type="paragraph" w:customStyle="1" w:styleId="BodyTextIn">
    <w:name w:val="Body Text In"/>
    <w:basedOn w:val="Normal"/>
    <w:rsid w:val="00203EA3"/>
    <w:pPr>
      <w:widowControl w:val="0"/>
      <w:spacing w:after="0" w:line="480" w:lineRule="auto"/>
      <w:ind w:firstLine="720"/>
    </w:pPr>
    <w:rPr>
      <w:rFonts w:ascii="Times New Roman" w:eastAsia="Times New Roman" w:hAnsi="Times New Roman" w:cs="Times New Roman"/>
      <w:snapToGrid w:val="0"/>
      <w:sz w:val="24"/>
      <w:szCs w:val="20"/>
    </w:rPr>
  </w:style>
  <w:style w:type="paragraph" w:customStyle="1" w:styleId="Default">
    <w:name w:val="Default"/>
    <w:rsid w:val="00F107FB"/>
    <w:pPr>
      <w:autoSpaceDE w:val="0"/>
      <w:autoSpaceDN w:val="0"/>
      <w:adjustRightInd w:val="0"/>
      <w:spacing w:after="0" w:line="240" w:lineRule="auto"/>
    </w:pPr>
    <w:rPr>
      <w:rFonts w:ascii="Myriad Pro" w:hAnsi="Myriad Pro" w:cs="Myriad Pro"/>
      <w:color w:val="000000"/>
      <w:sz w:val="24"/>
      <w:szCs w:val="24"/>
    </w:rPr>
  </w:style>
  <w:style w:type="table" w:styleId="TableGrid">
    <w:name w:val="Table Grid"/>
    <w:basedOn w:val="TableNormal"/>
    <w:uiPriority w:val="39"/>
    <w:rsid w:val="003545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354507"/>
    <w:pPr>
      <w:ind w:left="720"/>
      <w:contextualSpacing/>
    </w:pPr>
  </w:style>
  <w:style w:type="paragraph" w:styleId="Revision">
    <w:name w:val="Revision"/>
    <w:hidden/>
    <w:uiPriority w:val="99"/>
    <w:semiHidden/>
    <w:rsid w:val="00A13544"/>
    <w:pPr>
      <w:spacing w:after="0" w:line="240" w:lineRule="auto"/>
    </w:pPr>
  </w:style>
  <w:style w:type="paragraph" w:customStyle="1" w:styleId="EndNoteBibliography">
    <w:name w:val="EndNote Bibliography"/>
    <w:basedOn w:val="Normal"/>
    <w:link w:val="EndNoteBibliographyChar"/>
    <w:rsid w:val="008B3870"/>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8B3870"/>
    <w:rPr>
      <w:rFonts w:ascii="Calibri" w:hAnsi="Calibri" w:cs="Calibri"/>
      <w:noProof/>
    </w:rPr>
  </w:style>
  <w:style w:type="character" w:styleId="FollowedHyperlink">
    <w:name w:val="FollowedHyperlink"/>
    <w:basedOn w:val="DefaultParagraphFont"/>
    <w:uiPriority w:val="99"/>
    <w:semiHidden/>
    <w:unhideWhenUsed/>
    <w:rsid w:val="003D2FAC"/>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D5DA6"/>
    <w:rPr>
      <w:b/>
      <w:bCs/>
    </w:rPr>
  </w:style>
  <w:style w:type="character" w:customStyle="1" w:styleId="docsum-pmid">
    <w:name w:val="docsum-pmid"/>
    <w:basedOn w:val="DefaultParagraphFont"/>
    <w:rsid w:val="00AD5DA6"/>
  </w:style>
  <w:style w:type="paragraph" w:styleId="CommentText">
    <w:name w:val="annotation text"/>
    <w:basedOn w:val="Normal"/>
    <w:link w:val="CommentTextChar"/>
    <w:uiPriority w:val="99"/>
    <w:rsid w:val="00BF0CE5"/>
    <w:pPr>
      <w:autoSpaceDE w:val="0"/>
      <w:autoSpaceDN w:val="0"/>
      <w:spacing w:after="0" w:line="240" w:lineRule="auto"/>
    </w:pPr>
    <w:rPr>
      <w:rFonts w:ascii="Times" w:eastAsia="Times New Roman" w:hAnsi="Times" w:cs="Times New Roman"/>
      <w:sz w:val="20"/>
      <w:szCs w:val="20"/>
      <w:lang w:val="x-none" w:eastAsia="x-none"/>
    </w:rPr>
  </w:style>
  <w:style w:type="character" w:customStyle="1" w:styleId="CommentTextChar">
    <w:name w:val="Comment Text Char"/>
    <w:basedOn w:val="DefaultParagraphFont"/>
    <w:link w:val="CommentText"/>
    <w:uiPriority w:val="99"/>
    <w:rsid w:val="00BF0CE5"/>
    <w:rPr>
      <w:rFonts w:ascii="Times" w:eastAsia="Times New Roman" w:hAnsi="Times" w:cs="Times New Roman"/>
      <w:sz w:val="20"/>
      <w:szCs w:val="20"/>
      <w:lang w:val="x-none" w:eastAsia="x-none"/>
    </w:rPr>
  </w:style>
  <w:style w:type="character" w:styleId="CommentReference">
    <w:name w:val="annotation reference"/>
    <w:uiPriority w:val="99"/>
    <w:semiHidden/>
    <w:rsid w:val="00BF0CE5"/>
    <w:rPr>
      <w:sz w:val="16"/>
      <w:szCs w:val="16"/>
    </w:rPr>
  </w:style>
  <w:style w:type="paragraph" w:styleId="BalloonText">
    <w:name w:val="Balloon Text"/>
    <w:basedOn w:val="Normal"/>
    <w:link w:val="BalloonTextChar"/>
    <w:uiPriority w:val="99"/>
    <w:semiHidden/>
    <w:unhideWhenUsed/>
    <w:rsid w:val="00BF0C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0CE5"/>
    <w:rPr>
      <w:rFonts w:ascii="Segoe UI" w:hAnsi="Segoe UI" w:cs="Segoe UI"/>
      <w:sz w:val="18"/>
      <w:szCs w:val="18"/>
    </w:rPr>
  </w:style>
  <w:style w:type="character" w:styleId="Hyperlink">
    <w:name w:val="Hyperlink"/>
    <w:basedOn w:val="DefaultParagraphFont"/>
    <w:uiPriority w:val="99"/>
    <w:unhideWhenUsed/>
    <w:rsid w:val="00C556DD"/>
    <w:rPr>
      <w:color w:val="0000FF"/>
      <w:u w:val="single"/>
    </w:rPr>
  </w:style>
  <w:style w:type="character" w:customStyle="1" w:styleId="UnresolvedMention1">
    <w:name w:val="Unresolved Mention1"/>
    <w:basedOn w:val="DefaultParagraphFont"/>
    <w:uiPriority w:val="99"/>
    <w:semiHidden/>
    <w:unhideWhenUsed/>
    <w:rsid w:val="000B7341"/>
    <w:rPr>
      <w:color w:val="605E5C"/>
      <w:shd w:val="clear" w:color="auto" w:fill="E1DFDD"/>
    </w:rPr>
  </w:style>
  <w:style w:type="paragraph" w:customStyle="1" w:styleId="xdefault">
    <w:name w:val="x_default"/>
    <w:basedOn w:val="Normal"/>
    <w:rsid w:val="001644B6"/>
    <w:pPr>
      <w:spacing w:after="0" w:line="240" w:lineRule="auto"/>
    </w:pPr>
    <w:rPr>
      <w:rFonts w:ascii="Calibri" w:hAnsi="Calibri" w:cs="Calibri"/>
    </w:rPr>
  </w:style>
  <w:style w:type="paragraph" w:customStyle="1" w:styleId="xmsonormal">
    <w:name w:val="x_msonormal"/>
    <w:basedOn w:val="Normal"/>
    <w:rsid w:val="000A2096"/>
    <w:pPr>
      <w:spacing w:after="0" w:line="240" w:lineRule="auto"/>
    </w:pPr>
    <w:rPr>
      <w:rFonts w:ascii="Calibri" w:hAnsi="Calibri" w:cs="Calibri"/>
    </w:rPr>
  </w:style>
  <w:style w:type="paragraph" w:styleId="CommentSubject">
    <w:name w:val="annotation subject"/>
    <w:basedOn w:val="CommentText"/>
    <w:next w:val="CommentText"/>
    <w:link w:val="CommentSubjectChar"/>
    <w:uiPriority w:val="99"/>
    <w:semiHidden/>
    <w:unhideWhenUsed/>
    <w:rsid w:val="002857C0"/>
    <w:pPr>
      <w:autoSpaceDE/>
      <w:autoSpaceDN/>
      <w:spacing w:after="160"/>
    </w:pPr>
    <w:rPr>
      <w:rFonts w:asciiTheme="minorHAnsi" w:eastAsiaTheme="minorHAnsi" w:hAnsiTheme="minorHAnsi" w:cstheme="minorBidi"/>
      <w:b/>
      <w:bCs/>
      <w:lang w:val="en-US" w:eastAsia="en-US"/>
    </w:rPr>
  </w:style>
  <w:style w:type="character" w:customStyle="1" w:styleId="CommentSubjectChar">
    <w:name w:val="Comment Subject Char"/>
    <w:basedOn w:val="CommentTextChar"/>
    <w:link w:val="CommentSubject"/>
    <w:uiPriority w:val="99"/>
    <w:semiHidden/>
    <w:rsid w:val="002857C0"/>
    <w:rPr>
      <w:rFonts w:ascii="Times" w:eastAsia="Times New Roman" w:hAnsi="Times" w:cs="Times New Roman"/>
      <w:b/>
      <w:bCs/>
      <w:sz w:val="20"/>
      <w:szCs w:val="20"/>
      <w:lang w:val="x-none" w:eastAsia="x-none"/>
    </w:rPr>
  </w:style>
  <w:style w:type="paragraph" w:customStyle="1" w:styleId="BodyTextIn">
    <w:name w:val="Body Text In"/>
    <w:basedOn w:val="Normal"/>
    <w:rsid w:val="00203EA3"/>
    <w:pPr>
      <w:widowControl w:val="0"/>
      <w:spacing w:after="0" w:line="480" w:lineRule="auto"/>
      <w:ind w:firstLine="720"/>
    </w:pPr>
    <w:rPr>
      <w:rFonts w:ascii="Times New Roman" w:eastAsia="Times New Roman" w:hAnsi="Times New Roman" w:cs="Times New Roman"/>
      <w:snapToGrid w:val="0"/>
      <w:sz w:val="24"/>
      <w:szCs w:val="20"/>
    </w:rPr>
  </w:style>
  <w:style w:type="paragraph" w:customStyle="1" w:styleId="Default">
    <w:name w:val="Default"/>
    <w:rsid w:val="00F107FB"/>
    <w:pPr>
      <w:autoSpaceDE w:val="0"/>
      <w:autoSpaceDN w:val="0"/>
      <w:adjustRightInd w:val="0"/>
      <w:spacing w:after="0" w:line="240" w:lineRule="auto"/>
    </w:pPr>
    <w:rPr>
      <w:rFonts w:ascii="Myriad Pro" w:hAnsi="Myriad Pro" w:cs="Myriad Pro"/>
      <w:color w:val="000000"/>
      <w:sz w:val="24"/>
      <w:szCs w:val="24"/>
    </w:rPr>
  </w:style>
  <w:style w:type="table" w:styleId="TableGrid">
    <w:name w:val="Table Grid"/>
    <w:basedOn w:val="TableNormal"/>
    <w:uiPriority w:val="39"/>
    <w:rsid w:val="003545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354507"/>
    <w:pPr>
      <w:ind w:left="720"/>
      <w:contextualSpacing/>
    </w:pPr>
  </w:style>
  <w:style w:type="paragraph" w:styleId="Revision">
    <w:name w:val="Revision"/>
    <w:hidden/>
    <w:uiPriority w:val="99"/>
    <w:semiHidden/>
    <w:rsid w:val="00A13544"/>
    <w:pPr>
      <w:spacing w:after="0" w:line="240" w:lineRule="auto"/>
    </w:pPr>
  </w:style>
  <w:style w:type="paragraph" w:customStyle="1" w:styleId="EndNoteBibliography">
    <w:name w:val="EndNote Bibliography"/>
    <w:basedOn w:val="Normal"/>
    <w:link w:val="EndNoteBibliographyChar"/>
    <w:rsid w:val="008B3870"/>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8B3870"/>
    <w:rPr>
      <w:rFonts w:ascii="Calibri" w:hAnsi="Calibri" w:cs="Calibri"/>
      <w:noProof/>
    </w:rPr>
  </w:style>
  <w:style w:type="character" w:styleId="FollowedHyperlink">
    <w:name w:val="FollowedHyperlink"/>
    <w:basedOn w:val="DefaultParagraphFont"/>
    <w:uiPriority w:val="99"/>
    <w:semiHidden/>
    <w:unhideWhenUsed/>
    <w:rsid w:val="003D2F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832996">
      <w:bodyDiv w:val="1"/>
      <w:marLeft w:val="0"/>
      <w:marRight w:val="0"/>
      <w:marTop w:val="0"/>
      <w:marBottom w:val="0"/>
      <w:divBdr>
        <w:top w:val="none" w:sz="0" w:space="0" w:color="auto"/>
        <w:left w:val="none" w:sz="0" w:space="0" w:color="auto"/>
        <w:bottom w:val="none" w:sz="0" w:space="0" w:color="auto"/>
        <w:right w:val="none" w:sz="0" w:space="0" w:color="auto"/>
      </w:divBdr>
    </w:div>
    <w:div w:id="665519761">
      <w:bodyDiv w:val="1"/>
      <w:marLeft w:val="0"/>
      <w:marRight w:val="0"/>
      <w:marTop w:val="0"/>
      <w:marBottom w:val="0"/>
      <w:divBdr>
        <w:top w:val="none" w:sz="0" w:space="0" w:color="auto"/>
        <w:left w:val="none" w:sz="0" w:space="0" w:color="auto"/>
        <w:bottom w:val="none" w:sz="0" w:space="0" w:color="auto"/>
        <w:right w:val="none" w:sz="0" w:space="0" w:color="auto"/>
      </w:divBdr>
    </w:div>
    <w:div w:id="891503727">
      <w:bodyDiv w:val="1"/>
      <w:marLeft w:val="0"/>
      <w:marRight w:val="0"/>
      <w:marTop w:val="0"/>
      <w:marBottom w:val="0"/>
      <w:divBdr>
        <w:top w:val="none" w:sz="0" w:space="0" w:color="auto"/>
        <w:left w:val="none" w:sz="0" w:space="0" w:color="auto"/>
        <w:bottom w:val="none" w:sz="0" w:space="0" w:color="auto"/>
        <w:right w:val="none" w:sz="0" w:space="0" w:color="auto"/>
      </w:divBdr>
    </w:div>
    <w:div w:id="939339554">
      <w:bodyDiv w:val="1"/>
      <w:marLeft w:val="0"/>
      <w:marRight w:val="0"/>
      <w:marTop w:val="0"/>
      <w:marBottom w:val="0"/>
      <w:divBdr>
        <w:top w:val="none" w:sz="0" w:space="0" w:color="auto"/>
        <w:left w:val="none" w:sz="0" w:space="0" w:color="auto"/>
        <w:bottom w:val="none" w:sz="0" w:space="0" w:color="auto"/>
        <w:right w:val="none" w:sz="0" w:space="0" w:color="auto"/>
      </w:divBdr>
    </w:div>
    <w:div w:id="1221477530">
      <w:bodyDiv w:val="1"/>
      <w:marLeft w:val="0"/>
      <w:marRight w:val="0"/>
      <w:marTop w:val="0"/>
      <w:marBottom w:val="0"/>
      <w:divBdr>
        <w:top w:val="none" w:sz="0" w:space="0" w:color="auto"/>
        <w:left w:val="none" w:sz="0" w:space="0" w:color="auto"/>
        <w:bottom w:val="none" w:sz="0" w:space="0" w:color="auto"/>
        <w:right w:val="none" w:sz="0" w:space="0" w:color="auto"/>
      </w:divBdr>
    </w:div>
    <w:div w:id="1710954705">
      <w:bodyDiv w:val="1"/>
      <w:marLeft w:val="0"/>
      <w:marRight w:val="0"/>
      <w:marTop w:val="0"/>
      <w:marBottom w:val="0"/>
      <w:divBdr>
        <w:top w:val="none" w:sz="0" w:space="0" w:color="auto"/>
        <w:left w:val="none" w:sz="0" w:space="0" w:color="auto"/>
        <w:bottom w:val="none" w:sz="0" w:space="0" w:color="auto"/>
        <w:right w:val="none" w:sz="0" w:space="0" w:color="auto"/>
      </w:divBdr>
    </w:div>
    <w:div w:id="1778134807">
      <w:bodyDiv w:val="1"/>
      <w:marLeft w:val="0"/>
      <w:marRight w:val="0"/>
      <w:marTop w:val="0"/>
      <w:marBottom w:val="0"/>
      <w:divBdr>
        <w:top w:val="none" w:sz="0" w:space="0" w:color="auto"/>
        <w:left w:val="none" w:sz="0" w:space="0" w:color="auto"/>
        <w:bottom w:val="none" w:sz="0" w:space="0" w:color="auto"/>
        <w:right w:val="none" w:sz="0" w:space="0" w:color="auto"/>
      </w:divBdr>
    </w:div>
    <w:div w:id="212549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cdphe.colorado.gov/center-for-health-and-environmental-data/survey-research/healthy-kids-colorado-survey-data" TargetMode="External"/></Relationships>
</file>

<file path=word/_rels/document.xml.rels><?xml version="1.0" encoding="UTF-8" standalone="yes"?>
<Relationships xmlns="http://schemas.openxmlformats.org/package/2006/relationships"><Relationship Id="rId9" Type="http://schemas.openxmlformats.org/officeDocument/2006/relationships/hyperlink" Target="https://cdphe.colorado.gov/center-for-health-and-environmental-data/survey-research/healthy-kids-colorado-survey-data" TargetMode="External"/><Relationship Id="rId20" Type="http://schemas.openxmlformats.org/officeDocument/2006/relationships/hyperlink" Target="https://www.ncbi.nlm.nih.gov/pmc/articles/PMC6983293/" TargetMode="External"/><Relationship Id="rId21" Type="http://schemas.openxmlformats.org/officeDocument/2006/relationships/fontTable" Target="fontTable.xml"/><Relationship Id="rId22" Type="http://schemas.openxmlformats.org/officeDocument/2006/relationships/theme" Target="theme/theme1.xml"/><Relationship Id="rId23" Type="http://schemas.microsoft.com/office/2011/relationships/commentsExtended" Target="commentsExtended.xml"/><Relationship Id="rId24" Type="http://schemas.microsoft.com/office/2011/relationships/people" Target="people.xml"/><Relationship Id="rId25" Type="http://schemas.microsoft.com/office/2016/09/relationships/commentsIds" Target="commentsIds.xml"/><Relationship Id="rId26" Type="http://schemas.microsoft.com/office/2018/08/relationships/commentsExtensible" Target="commentsExtensible.xml"/><Relationship Id="rId10" Type="http://schemas.openxmlformats.org/officeDocument/2006/relationships/comments" Target="comments.xml"/><Relationship Id="rId11" Type="http://schemas.openxmlformats.org/officeDocument/2006/relationships/image" Target="media/image2.tiff"/><Relationship Id="rId12" Type="http://schemas.openxmlformats.org/officeDocument/2006/relationships/image" Target="media/image20.tiff"/><Relationship Id="rId13" Type="http://schemas.openxmlformats.org/officeDocument/2006/relationships/image" Target="media/image3.png"/><Relationship Id="rId14" Type="http://schemas.openxmlformats.org/officeDocument/2006/relationships/image" Target="media/image30.png"/><Relationship Id="rId15" Type="http://schemas.openxmlformats.org/officeDocument/2006/relationships/hyperlink" Target="https://journals.sagepub.com/doi/10.2203/dose-response.003.04.004" TargetMode="External"/><Relationship Id="rId16" Type="http://schemas.openxmlformats.org/officeDocument/2006/relationships/hyperlink" Target="https://www.ncbi.nlm.nih.gov/pmc/articles/PMC4404308/" TargetMode="External"/><Relationship Id="rId17" Type="http://schemas.openxmlformats.org/officeDocument/2006/relationships/hyperlink" Target="https://www.jstor.org/stable/2346101" TargetMode="External"/><Relationship Id="rId18" Type="http://schemas.openxmlformats.org/officeDocument/2006/relationships/hyperlink" Target="https://academic.oup.com/nar/article/45/W1/W130/3791209" TargetMode="External"/><Relationship Id="rId19" Type="http://schemas.openxmlformats.org/officeDocument/2006/relationships/hyperlink" Target="https://journals.sagepub.com/doi/10.2203/dose-response.003.04.004"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Ham17</b:Tag>
    <b:SourceType>JournalArticle</b:SourceType>
    <b:Guid>{FA3DEDCB-E960-47CE-8D73-42A92516C0CE}</b:Guid>
    <b:Title>Electronic cigarette initiation among minority youth in the United States</b:Title>
    <b:Year>2017</b:Year>
    <b:Author>
      <b:Author>
        <b:NameList>
          <b:Person>
            <b:Last>Hammig B</b:Last>
            <b:First>Daniel-Dobbs</b:First>
            <b:Middle>P, Blunt-Vinti H</b:Middle>
          </b:Person>
        </b:NameList>
      </b:Author>
    </b:Author>
    <b:JournalName>THE AMERICAN JOURNAL OF DRUG AND ALCOHOL ABUSE</b:JournalName>
    <b:Pages>306-310</b:Pages>
    <b:RefOrder>3</b:RefOrder>
  </b:Source>
</b:Sources>
</file>

<file path=customXml/itemProps1.xml><?xml version="1.0" encoding="utf-8"?>
<ds:datastoreItem xmlns:ds="http://schemas.openxmlformats.org/officeDocument/2006/customXml" ds:itemID="{2F1B776B-8546-8E4B-A7E5-5C5A5B5DE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Pages>
  <Words>15281</Words>
  <Characters>87102</Characters>
  <Application>Microsoft Macintosh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Sunita</dc:creator>
  <cp:keywords/>
  <dc:description/>
  <cp:lastModifiedBy>Sunita Sharma</cp:lastModifiedBy>
  <cp:revision>4</cp:revision>
  <dcterms:created xsi:type="dcterms:W3CDTF">2021-09-10T19:57:00Z</dcterms:created>
  <dcterms:modified xsi:type="dcterms:W3CDTF">2021-09-13T16:55:00Z</dcterms:modified>
</cp:coreProperties>
</file>