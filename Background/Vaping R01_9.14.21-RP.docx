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0D819" w14:textId="77777777" w:rsidR="00A65895" w:rsidRPr="00BA6B70" w:rsidRDefault="00A65895" w:rsidP="00A65895">
      <w:pPr>
        <w:spacing w:after="0" w:line="240" w:lineRule="auto"/>
        <w:jc w:val="both"/>
        <w:rPr>
          <w:rFonts w:ascii="Arial" w:hAnsi="Arial" w:cs="Arial"/>
          <w:b/>
        </w:rPr>
      </w:pPr>
      <w:r w:rsidRPr="00BA6B70">
        <w:rPr>
          <w:rFonts w:ascii="Arial" w:hAnsi="Arial" w:cs="Arial"/>
          <w:b/>
        </w:rPr>
        <w:t>A. STATEMENT OF HYPOTHESES AND SPECIFIC AIMS</w:t>
      </w:r>
    </w:p>
    <w:p w14:paraId="40C973E5" w14:textId="418BFF0D" w:rsidR="003B1D9C" w:rsidRDefault="00DD73ED" w:rsidP="003B1D9C">
      <w:pPr>
        <w:shd w:val="clear" w:color="auto" w:fill="FFFFFF"/>
        <w:spacing w:before="100" w:beforeAutospacing="1" w:after="100" w:afterAutospacing="1" w:line="240" w:lineRule="auto"/>
        <w:contextualSpacing/>
        <w:rPr>
          <w:rFonts w:ascii="Arial" w:hAnsi="Arial" w:cs="Arial"/>
        </w:rPr>
      </w:pPr>
      <w:r w:rsidRPr="001E1CE1">
        <w:rPr>
          <w:rFonts w:ascii="Arial" w:hAnsi="Arial" w:cs="Arial"/>
        </w:rPr>
        <w:t>Adolescent vaping</w:t>
      </w:r>
      <w:r w:rsidR="00114D33" w:rsidRPr="001E1CE1">
        <w:rPr>
          <w:rFonts w:ascii="Arial" w:hAnsi="Arial" w:cs="Arial"/>
        </w:rPr>
        <w:t xml:space="preserve"> has increased dramatically since 2011</w:t>
      </w:r>
      <w:r w:rsidR="00ED3D04" w:rsidRPr="00ED3D04">
        <w:rPr>
          <w:rFonts w:ascii="Arial" w:hAnsi="Arial" w:cs="Arial"/>
        </w:rPr>
        <w:t>{</w:t>
      </w:r>
      <w:proofErr w:type="spellStart"/>
      <w:r w:rsidR="00ED3D04" w:rsidRPr="00ED3D04">
        <w:rPr>
          <w:rFonts w:ascii="Arial" w:hAnsi="Arial" w:cs="Arial"/>
        </w:rPr>
        <w:t>Miech</w:t>
      </w:r>
      <w:proofErr w:type="spellEnd"/>
      <w:r w:rsidR="00ED3D04" w:rsidRPr="00ED3D04">
        <w:rPr>
          <w:rFonts w:ascii="Arial" w:hAnsi="Arial" w:cs="Arial"/>
        </w:rPr>
        <w:t>, 2019 #4}</w:t>
      </w:r>
      <w:r w:rsidR="00114D33" w:rsidRPr="001E1CE1">
        <w:rPr>
          <w:rFonts w:ascii="Arial" w:hAnsi="Arial" w:cs="Arial"/>
        </w:rPr>
        <w:t xml:space="preserve">. In 2020, approximately 19.6% (3 million) of </w:t>
      </w:r>
      <w:r w:rsidR="006D793C" w:rsidRPr="001E1CE1">
        <w:rPr>
          <w:rFonts w:ascii="Arial" w:hAnsi="Arial" w:cs="Arial"/>
        </w:rPr>
        <w:t xml:space="preserve">U.S. </w:t>
      </w:r>
      <w:r w:rsidR="00114D33" w:rsidRPr="001E1CE1">
        <w:rPr>
          <w:rFonts w:ascii="Arial" w:hAnsi="Arial" w:cs="Arial"/>
        </w:rPr>
        <w:t>high school students reported e-cigarette (e-cig)</w:t>
      </w:r>
      <w:r w:rsidR="007622E9" w:rsidRPr="001E1CE1">
        <w:rPr>
          <w:rFonts w:ascii="Arial" w:hAnsi="Arial" w:cs="Arial"/>
        </w:rPr>
        <w:t xml:space="preserve"> use</w:t>
      </w:r>
      <w:r w:rsidR="00ED3D04" w:rsidRPr="00ED3D04">
        <w:rPr>
          <w:rFonts w:ascii="Arial" w:hAnsi="Arial" w:cs="Arial"/>
        </w:rPr>
        <w:t xml:space="preserve">{National Mental Health and Substance Use Policy </w:t>
      </w:r>
      <w:proofErr w:type="spellStart"/>
      <w:r w:rsidR="00ED3D04" w:rsidRPr="00ED3D04">
        <w:rPr>
          <w:rFonts w:ascii="Arial" w:hAnsi="Arial" w:cs="Arial"/>
        </w:rPr>
        <w:t>Laborator</w:t>
      </w:r>
      <w:proofErr w:type="spellEnd"/>
      <w:r w:rsidR="00ED3D04" w:rsidRPr="00ED3D04">
        <w:rPr>
          <w:rFonts w:ascii="Arial" w:hAnsi="Arial" w:cs="Arial"/>
        </w:rPr>
        <w:t>, 2020 #55}</w:t>
      </w:r>
      <w:r w:rsidR="007622E9" w:rsidRPr="001E1CE1">
        <w:rPr>
          <w:rFonts w:ascii="Arial" w:hAnsi="Arial" w:cs="Arial"/>
        </w:rPr>
        <w:t>.</w:t>
      </w:r>
      <w:r w:rsidR="00114D33" w:rsidRPr="001E1CE1">
        <w:rPr>
          <w:rFonts w:ascii="Arial" w:hAnsi="Arial" w:cs="Arial"/>
        </w:rPr>
        <w:t xml:space="preserve"> </w:t>
      </w:r>
      <w:r w:rsidR="007622E9" w:rsidRPr="001E1CE1">
        <w:rPr>
          <w:rFonts w:ascii="Arial" w:hAnsi="Arial" w:cs="Arial"/>
        </w:rPr>
        <w:t>Colorado has one of the highest vaping rates amongst adolescents in the U</w:t>
      </w:r>
      <w:r w:rsidR="00CE35C8" w:rsidRPr="001E1CE1">
        <w:rPr>
          <w:rFonts w:ascii="Arial" w:hAnsi="Arial" w:cs="Arial"/>
        </w:rPr>
        <w:t>.S.</w:t>
      </w:r>
      <w:r w:rsidR="007134DE" w:rsidRPr="007134DE">
        <w:rPr>
          <w:rFonts w:ascii="Arial" w:hAnsi="Arial" w:cs="Arial"/>
        </w:rPr>
        <w:t>{Ghosh, 2019 #52}</w:t>
      </w:r>
      <w:r w:rsidR="007134DE" w:rsidRPr="007134DE" w:rsidDel="007134DE">
        <w:rPr>
          <w:rFonts w:ascii="Arial" w:hAnsi="Arial" w:cs="Arial"/>
        </w:rPr>
        <w:t xml:space="preserve"> </w:t>
      </w:r>
      <w:r w:rsidR="007622E9" w:rsidRPr="001E1CE1">
        <w:rPr>
          <w:rFonts w:ascii="Arial" w:hAnsi="Arial" w:cs="Arial"/>
        </w:rPr>
        <w:t xml:space="preserve">. </w:t>
      </w:r>
      <w:r w:rsidR="00114D33" w:rsidRPr="001E1CE1">
        <w:rPr>
          <w:rFonts w:ascii="Arial" w:hAnsi="Arial" w:cs="Arial"/>
        </w:rPr>
        <w:t>Hispanic/Latin</w:t>
      </w:r>
      <w:r w:rsidR="004B2839" w:rsidRPr="001E1CE1">
        <w:rPr>
          <w:rFonts w:ascii="Arial" w:hAnsi="Arial" w:cs="Arial"/>
        </w:rPr>
        <w:t>x</w:t>
      </w:r>
      <w:r w:rsidR="00114D33" w:rsidRPr="001E1CE1">
        <w:rPr>
          <w:rFonts w:ascii="Arial" w:hAnsi="Arial" w:cs="Arial"/>
        </w:rPr>
        <w:t xml:space="preserve"> youth have disproportionately higher vaping rates</w:t>
      </w:r>
      <w:r w:rsidR="007622E9" w:rsidRPr="001E1CE1">
        <w:rPr>
          <w:rFonts w:ascii="Arial" w:hAnsi="Arial" w:cs="Arial"/>
        </w:rPr>
        <w:t xml:space="preserve"> than their non-Hispanic white counterparts</w:t>
      </w:r>
      <w:r w:rsidR="00417C1B">
        <w:rPr>
          <w:rFonts w:ascii="Arial" w:hAnsi="Arial" w:cs="Arial"/>
        </w:rPr>
        <w:t>{</w:t>
      </w:r>
      <w:proofErr w:type="spellStart"/>
      <w:r w:rsidR="00417C1B">
        <w:rPr>
          <w:rFonts w:ascii="Arial" w:hAnsi="Arial" w:cs="Arial"/>
        </w:rPr>
        <w:t>Hammig</w:t>
      </w:r>
      <w:proofErr w:type="spellEnd"/>
      <w:r w:rsidR="00417C1B">
        <w:rPr>
          <w:rFonts w:ascii="Arial" w:hAnsi="Arial" w:cs="Arial"/>
        </w:rPr>
        <w:t>, 2017 #5}</w:t>
      </w:r>
      <w:r w:rsidR="00114D33" w:rsidRPr="001E1CE1">
        <w:rPr>
          <w:rFonts w:ascii="Arial" w:hAnsi="Arial" w:cs="Arial"/>
        </w:rPr>
        <w:t>. In Colorado 48.</w:t>
      </w:r>
      <w:r w:rsidR="008252EF" w:rsidRPr="001E1CE1">
        <w:rPr>
          <w:rFonts w:ascii="Arial" w:hAnsi="Arial" w:cs="Arial"/>
        </w:rPr>
        <w:t>4</w:t>
      </w:r>
      <w:r w:rsidR="00114D33" w:rsidRPr="001E1CE1">
        <w:rPr>
          <w:rFonts w:ascii="Arial" w:hAnsi="Arial" w:cs="Arial"/>
        </w:rPr>
        <w:t>% of Latin</w:t>
      </w:r>
      <w:r w:rsidR="004B2839" w:rsidRPr="001E1CE1">
        <w:rPr>
          <w:rFonts w:ascii="Arial" w:hAnsi="Arial" w:cs="Arial"/>
        </w:rPr>
        <w:t>x</w:t>
      </w:r>
      <w:r w:rsidR="00114D33" w:rsidRPr="001E1CE1">
        <w:rPr>
          <w:rFonts w:ascii="Arial" w:hAnsi="Arial" w:cs="Arial"/>
        </w:rPr>
        <w:t xml:space="preserve"> high school youth reported having ever vaped</w:t>
      </w:r>
      <w:r w:rsidR="005937B3" w:rsidRPr="001E1CE1">
        <w:rPr>
          <w:rFonts w:ascii="Arial" w:hAnsi="Arial" w:cs="Arial"/>
        </w:rPr>
        <w:t>, and in counties like Pueblo, as much as 60%</w:t>
      </w:r>
      <w:r w:rsidR="00114D33" w:rsidRPr="001E1CE1">
        <w:rPr>
          <w:rFonts w:ascii="Arial" w:hAnsi="Arial" w:cs="Arial"/>
        </w:rPr>
        <w:t xml:space="preserve">. </w:t>
      </w:r>
      <w:r w:rsidR="006D793C" w:rsidRPr="001E1CE1">
        <w:rPr>
          <w:rFonts w:ascii="Arial" w:hAnsi="Arial" w:cs="Arial"/>
        </w:rPr>
        <w:t>W</w:t>
      </w:r>
      <w:r w:rsidR="000A7F18" w:rsidRPr="001E1CE1">
        <w:rPr>
          <w:rFonts w:ascii="Arial" w:hAnsi="Arial" w:cs="Arial"/>
        </w:rPr>
        <w:t>e show</w:t>
      </w:r>
      <w:r w:rsidR="007622E9" w:rsidRPr="001E1CE1">
        <w:rPr>
          <w:rFonts w:ascii="Arial" w:hAnsi="Arial" w:cs="Arial"/>
        </w:rPr>
        <w:t xml:space="preserve"> that the perception of harm from vaping products is significantly lower in Latinx adolescents compared to their non-Hispanic white counterparts and may partially explain this developing health disparity. </w:t>
      </w:r>
      <w:r w:rsidR="00114D33" w:rsidRPr="001E1CE1">
        <w:rPr>
          <w:rFonts w:ascii="Arial" w:hAnsi="Arial" w:cs="Arial"/>
        </w:rPr>
        <w:t>Research regarding behavioral aspects of vape initiation amongst adolescents</w:t>
      </w:r>
      <w:r w:rsidR="007622E9" w:rsidRPr="001E1CE1">
        <w:rPr>
          <w:rFonts w:ascii="Arial" w:hAnsi="Arial" w:cs="Arial"/>
        </w:rPr>
        <w:t xml:space="preserve">, barriers to quitting, </w:t>
      </w:r>
      <w:r w:rsidR="00114D33" w:rsidRPr="001E1CE1">
        <w:rPr>
          <w:rFonts w:ascii="Arial" w:hAnsi="Arial" w:cs="Arial"/>
        </w:rPr>
        <w:t xml:space="preserve">vaping prevention and </w:t>
      </w:r>
      <w:r w:rsidR="007622E9" w:rsidRPr="001E1CE1">
        <w:rPr>
          <w:rFonts w:ascii="Arial" w:hAnsi="Arial" w:cs="Arial"/>
        </w:rPr>
        <w:t xml:space="preserve">targeted adolescent </w:t>
      </w:r>
      <w:r w:rsidR="00114D33" w:rsidRPr="001E1CE1">
        <w:rPr>
          <w:rFonts w:ascii="Arial" w:hAnsi="Arial" w:cs="Arial"/>
        </w:rPr>
        <w:t xml:space="preserve">cessation </w:t>
      </w:r>
      <w:r w:rsidR="007622E9" w:rsidRPr="001E1CE1">
        <w:rPr>
          <w:rFonts w:ascii="Arial" w:hAnsi="Arial" w:cs="Arial"/>
        </w:rPr>
        <w:t>programs,</w:t>
      </w:r>
      <w:r w:rsidR="00114D33" w:rsidRPr="001E1CE1">
        <w:rPr>
          <w:rFonts w:ascii="Arial" w:hAnsi="Arial" w:cs="Arial"/>
        </w:rPr>
        <w:t xml:space="preserve"> currently unexplored, are urgently needed. </w:t>
      </w:r>
      <w:r w:rsidR="006D793C" w:rsidRPr="001E1CE1">
        <w:rPr>
          <w:rFonts w:ascii="Arial" w:hAnsi="Arial" w:cs="Arial"/>
        </w:rPr>
        <w:t>E</w:t>
      </w:r>
      <w:r w:rsidR="00114D33" w:rsidRPr="001E1CE1">
        <w:rPr>
          <w:rFonts w:ascii="Arial" w:hAnsi="Arial" w:cs="Arial"/>
        </w:rPr>
        <w:t>xposure to e-cigs in healthy adults</w:t>
      </w:r>
      <w:r w:rsidRPr="001E1CE1">
        <w:rPr>
          <w:rFonts w:ascii="Arial" w:hAnsi="Arial" w:cs="Arial"/>
        </w:rPr>
        <w:t xml:space="preserve"> is associated with increased respiratory symptoms and</w:t>
      </w:r>
      <w:r w:rsidR="00114D33" w:rsidRPr="001E1CE1">
        <w:rPr>
          <w:rFonts w:ascii="Arial" w:hAnsi="Arial" w:cs="Arial"/>
        </w:rPr>
        <w:t xml:space="preserve"> has been shown to </w:t>
      </w:r>
      <w:r w:rsidR="0006460A">
        <w:rPr>
          <w:rFonts w:ascii="Arial" w:hAnsi="Arial" w:cs="Arial"/>
        </w:rPr>
        <w:t xml:space="preserve">acutely </w:t>
      </w:r>
      <w:r w:rsidR="00114D33" w:rsidRPr="001E1CE1">
        <w:rPr>
          <w:rFonts w:ascii="Arial" w:hAnsi="Arial" w:cs="Arial"/>
        </w:rPr>
        <w:t>increase airway resistance</w:t>
      </w:r>
      <w:r w:rsidR="00417C1B">
        <w:rPr>
          <w:rFonts w:ascii="Arial" w:hAnsi="Arial" w:cs="Arial"/>
        </w:rPr>
        <w:t>{Chun, 2017 #10}</w:t>
      </w:r>
      <w:r w:rsidR="00321961" w:rsidRPr="001E1CE1">
        <w:rPr>
          <w:rFonts w:ascii="Arial" w:hAnsi="Arial" w:cs="Arial"/>
        </w:rPr>
        <w:t xml:space="preserve">. </w:t>
      </w:r>
      <w:r w:rsidR="00540F23" w:rsidRPr="001E1CE1">
        <w:rPr>
          <w:rFonts w:ascii="Arial" w:hAnsi="Arial" w:cs="Arial"/>
        </w:rPr>
        <w:t xml:space="preserve">However, </w:t>
      </w:r>
      <w:r w:rsidR="00321961" w:rsidRPr="001E1CE1">
        <w:rPr>
          <w:rFonts w:ascii="Arial" w:hAnsi="Arial" w:cs="Arial"/>
        </w:rPr>
        <w:t>studies investigating the i</w:t>
      </w:r>
      <w:r w:rsidR="00540F23" w:rsidRPr="001E1CE1">
        <w:rPr>
          <w:rFonts w:ascii="Arial" w:hAnsi="Arial" w:cs="Arial"/>
        </w:rPr>
        <w:t xml:space="preserve">mpact of habitual vape exposure on </w:t>
      </w:r>
      <w:r w:rsidR="00321961" w:rsidRPr="001E1CE1">
        <w:rPr>
          <w:rFonts w:ascii="Arial" w:hAnsi="Arial" w:cs="Arial"/>
        </w:rPr>
        <w:t xml:space="preserve">lung biology and </w:t>
      </w:r>
      <w:r w:rsidR="00540F23" w:rsidRPr="001E1CE1">
        <w:rPr>
          <w:rFonts w:ascii="Arial" w:hAnsi="Arial" w:cs="Arial"/>
        </w:rPr>
        <w:t>adolescent lung health</w:t>
      </w:r>
      <w:r w:rsidR="00321961" w:rsidRPr="001E1CE1">
        <w:rPr>
          <w:rFonts w:ascii="Arial" w:hAnsi="Arial" w:cs="Arial"/>
        </w:rPr>
        <w:t xml:space="preserve"> are lacking, thus, remains a critical knowledge gap in the field. </w:t>
      </w:r>
      <w:r w:rsidR="000E64BA" w:rsidRPr="001E1CE1">
        <w:rPr>
          <w:rFonts w:ascii="Arial" w:hAnsi="Arial" w:cs="Arial"/>
        </w:rPr>
        <w:t xml:space="preserve">Our preliminary data demonstrate that habitual </w:t>
      </w:r>
      <w:r w:rsidR="000A7F18" w:rsidRPr="001E1CE1">
        <w:rPr>
          <w:rFonts w:ascii="Arial" w:hAnsi="Arial" w:cs="Arial"/>
        </w:rPr>
        <w:t>vap</w:t>
      </w:r>
      <w:r w:rsidR="003C0CE1">
        <w:rPr>
          <w:rFonts w:ascii="Arial" w:hAnsi="Arial" w:cs="Arial"/>
        </w:rPr>
        <w:t>ing</w:t>
      </w:r>
      <w:r w:rsidR="000A7F18" w:rsidRPr="001E1CE1">
        <w:rPr>
          <w:rFonts w:ascii="Arial" w:hAnsi="Arial" w:cs="Arial"/>
        </w:rPr>
        <w:t xml:space="preserve"> results in </w:t>
      </w:r>
      <w:r w:rsidR="00716164" w:rsidRPr="001E1CE1">
        <w:rPr>
          <w:rFonts w:ascii="Arial" w:hAnsi="Arial" w:cs="Arial"/>
        </w:rPr>
        <w:t>increased airway resistance</w:t>
      </w:r>
      <w:r w:rsidR="000A7F18" w:rsidRPr="001E1CE1">
        <w:rPr>
          <w:rFonts w:ascii="Arial" w:hAnsi="Arial" w:cs="Arial"/>
        </w:rPr>
        <w:t>, inflammation, and ciliary dysfunction even in early adolescence</w:t>
      </w:r>
      <w:r w:rsidR="003C0CE1">
        <w:rPr>
          <w:rFonts w:ascii="Arial" w:hAnsi="Arial" w:cs="Arial"/>
        </w:rPr>
        <w:t xml:space="preserve">. </w:t>
      </w:r>
      <w:r w:rsidR="000A7F18" w:rsidRPr="001E1CE1">
        <w:rPr>
          <w:rFonts w:ascii="Arial" w:hAnsi="Arial" w:cs="Arial"/>
        </w:rPr>
        <w:t xml:space="preserve">Based on these observations, </w:t>
      </w:r>
      <w:r w:rsidR="000A7F18" w:rsidRPr="001E1CE1">
        <w:rPr>
          <w:rFonts w:ascii="Arial" w:hAnsi="Arial" w:cs="Arial"/>
          <w:b/>
        </w:rPr>
        <w:t>w</w:t>
      </w:r>
      <w:r w:rsidR="00114D33" w:rsidRPr="001E1CE1">
        <w:rPr>
          <w:rFonts w:ascii="Arial" w:hAnsi="Arial" w:cs="Arial"/>
          <w:b/>
        </w:rPr>
        <w:t xml:space="preserve">e hypothesize that </w:t>
      </w:r>
      <w:r w:rsidR="00D23638" w:rsidRPr="001E1CE1">
        <w:rPr>
          <w:rFonts w:ascii="Arial" w:hAnsi="Arial" w:cs="Arial"/>
          <w:b/>
        </w:rPr>
        <w:t xml:space="preserve">a) habitual </w:t>
      </w:r>
      <w:r w:rsidRPr="001E1CE1">
        <w:rPr>
          <w:rFonts w:ascii="Arial" w:hAnsi="Arial" w:cs="Arial"/>
          <w:b/>
        </w:rPr>
        <w:t>vaping</w:t>
      </w:r>
      <w:r w:rsidR="00114D33" w:rsidRPr="001E1CE1">
        <w:rPr>
          <w:rFonts w:ascii="Arial" w:hAnsi="Arial" w:cs="Arial"/>
          <w:b/>
        </w:rPr>
        <w:t xml:space="preserve"> result</w:t>
      </w:r>
      <w:r w:rsidR="00321961" w:rsidRPr="001E1CE1">
        <w:rPr>
          <w:rFonts w:ascii="Arial" w:hAnsi="Arial" w:cs="Arial"/>
          <w:b/>
        </w:rPr>
        <w:t>s</w:t>
      </w:r>
      <w:r w:rsidR="00114D33" w:rsidRPr="001E1CE1">
        <w:rPr>
          <w:rFonts w:ascii="Arial" w:hAnsi="Arial" w:cs="Arial"/>
          <w:b/>
        </w:rPr>
        <w:t xml:space="preserve"> in increa</w:t>
      </w:r>
      <w:r w:rsidR="007622E9" w:rsidRPr="001E1CE1">
        <w:rPr>
          <w:rFonts w:ascii="Arial" w:hAnsi="Arial" w:cs="Arial"/>
          <w:b/>
        </w:rPr>
        <w:t xml:space="preserve">sed respiratory symptoms, </w:t>
      </w:r>
      <w:r w:rsidR="00D23638" w:rsidRPr="001E1CE1">
        <w:rPr>
          <w:rFonts w:ascii="Arial" w:hAnsi="Arial" w:cs="Arial"/>
          <w:b/>
        </w:rPr>
        <w:t xml:space="preserve">abnormal airway </w:t>
      </w:r>
      <w:r w:rsidR="000E50FB" w:rsidRPr="001E1CE1">
        <w:rPr>
          <w:rFonts w:ascii="Arial" w:hAnsi="Arial" w:cs="Arial"/>
          <w:b/>
        </w:rPr>
        <w:t>resistance</w:t>
      </w:r>
      <w:r w:rsidR="000A7F18" w:rsidRPr="001E1CE1">
        <w:rPr>
          <w:rFonts w:ascii="Arial" w:hAnsi="Arial" w:cs="Arial"/>
          <w:b/>
        </w:rPr>
        <w:t xml:space="preserve"> and dysregulation of genes involved in </w:t>
      </w:r>
      <w:r w:rsidR="00B47CE5">
        <w:rPr>
          <w:rFonts w:ascii="Arial" w:hAnsi="Arial" w:cs="Arial"/>
          <w:b/>
        </w:rPr>
        <w:t xml:space="preserve">airway </w:t>
      </w:r>
      <w:r w:rsidR="000A7F18" w:rsidRPr="001E1CE1">
        <w:rPr>
          <w:rFonts w:ascii="Arial" w:hAnsi="Arial" w:cs="Arial"/>
          <w:b/>
        </w:rPr>
        <w:t>inflammation and ciliary dysfunction</w:t>
      </w:r>
      <w:r w:rsidR="00114D33" w:rsidRPr="001E1CE1">
        <w:rPr>
          <w:rFonts w:ascii="Arial" w:hAnsi="Arial" w:cs="Arial"/>
          <w:b/>
        </w:rPr>
        <w:t xml:space="preserve"> in adolescent Latinx vaping compared to non-vaping controls</w:t>
      </w:r>
      <w:r w:rsidR="00D23638" w:rsidRPr="001E1CE1">
        <w:rPr>
          <w:rFonts w:ascii="Arial" w:hAnsi="Arial" w:cs="Arial"/>
          <w:b/>
        </w:rPr>
        <w:t xml:space="preserve">; </w:t>
      </w:r>
      <w:r w:rsidR="00114D33" w:rsidRPr="001E1CE1">
        <w:rPr>
          <w:rFonts w:ascii="Arial" w:hAnsi="Arial" w:cs="Arial"/>
          <w:b/>
        </w:rPr>
        <w:t xml:space="preserve">and </w:t>
      </w:r>
      <w:r w:rsidR="00D23638" w:rsidRPr="001E1CE1">
        <w:rPr>
          <w:rFonts w:ascii="Arial" w:hAnsi="Arial" w:cs="Arial"/>
          <w:b/>
        </w:rPr>
        <w:t xml:space="preserve">b) </w:t>
      </w:r>
      <w:r w:rsidR="00114D33" w:rsidRPr="001E1CE1">
        <w:rPr>
          <w:rFonts w:ascii="Arial" w:hAnsi="Arial" w:cs="Arial"/>
          <w:b/>
        </w:rPr>
        <w:t>that a novel pilot cessation program developed utilizing demographic and behavioral characteristics associated with these subje</w:t>
      </w:r>
      <w:r w:rsidR="007622E9" w:rsidRPr="001E1CE1">
        <w:rPr>
          <w:rFonts w:ascii="Arial" w:hAnsi="Arial" w:cs="Arial"/>
          <w:b/>
        </w:rPr>
        <w:t xml:space="preserve">cts will decrease </w:t>
      </w:r>
      <w:r w:rsidR="00B47CE5">
        <w:rPr>
          <w:rFonts w:ascii="Arial" w:hAnsi="Arial" w:cs="Arial"/>
          <w:b/>
        </w:rPr>
        <w:t>nicotine dependence</w:t>
      </w:r>
      <w:r w:rsidR="007622E9" w:rsidRPr="001E1CE1">
        <w:rPr>
          <w:rFonts w:ascii="Arial" w:hAnsi="Arial" w:cs="Arial"/>
          <w:b/>
        </w:rPr>
        <w:t xml:space="preserve">, improve respiratory symptoms, </w:t>
      </w:r>
      <w:r w:rsidR="00CD7ECE" w:rsidRPr="001E1CE1">
        <w:rPr>
          <w:rFonts w:ascii="Arial" w:hAnsi="Arial" w:cs="Arial"/>
          <w:b/>
        </w:rPr>
        <w:t>airway resistance</w:t>
      </w:r>
      <w:r w:rsidR="007622E9" w:rsidRPr="001E1CE1">
        <w:rPr>
          <w:rFonts w:ascii="Arial" w:hAnsi="Arial" w:cs="Arial"/>
          <w:b/>
        </w:rPr>
        <w:t>, and will normalize</w:t>
      </w:r>
      <w:r w:rsidR="00114D33" w:rsidRPr="001E1CE1">
        <w:rPr>
          <w:rFonts w:ascii="Arial" w:hAnsi="Arial" w:cs="Arial"/>
          <w:b/>
        </w:rPr>
        <w:t xml:space="preserve"> inflammatory gene expression.</w:t>
      </w:r>
      <w:r w:rsidR="00114D33" w:rsidRPr="001E1CE1">
        <w:rPr>
          <w:rFonts w:ascii="Arial" w:hAnsi="Arial" w:cs="Arial"/>
        </w:rPr>
        <w:t xml:space="preserve"> To test th</w:t>
      </w:r>
      <w:r w:rsidR="004B2839" w:rsidRPr="001E1CE1">
        <w:rPr>
          <w:rFonts w:ascii="Arial" w:hAnsi="Arial" w:cs="Arial"/>
        </w:rPr>
        <w:t>e</w:t>
      </w:r>
      <w:r w:rsidR="00114D33" w:rsidRPr="001E1CE1">
        <w:rPr>
          <w:rFonts w:ascii="Arial" w:hAnsi="Arial" w:cs="Arial"/>
        </w:rPr>
        <w:t>s</w:t>
      </w:r>
      <w:r w:rsidR="004B2839" w:rsidRPr="001E1CE1">
        <w:rPr>
          <w:rFonts w:ascii="Arial" w:hAnsi="Arial" w:cs="Arial"/>
        </w:rPr>
        <w:t>e</w:t>
      </w:r>
      <w:r w:rsidR="00114D33" w:rsidRPr="001E1CE1">
        <w:rPr>
          <w:rFonts w:ascii="Arial" w:hAnsi="Arial" w:cs="Arial"/>
        </w:rPr>
        <w:t xml:space="preserve"> hypothes</w:t>
      </w:r>
      <w:r w:rsidR="004B2839" w:rsidRPr="001E1CE1">
        <w:rPr>
          <w:rFonts w:ascii="Arial" w:hAnsi="Arial" w:cs="Arial"/>
        </w:rPr>
        <w:t>e</w:t>
      </w:r>
      <w:r w:rsidR="00114D33" w:rsidRPr="001E1CE1">
        <w:rPr>
          <w:rFonts w:ascii="Arial" w:hAnsi="Arial" w:cs="Arial"/>
        </w:rPr>
        <w:t xml:space="preserve">s, we propose a novel </w:t>
      </w:r>
      <w:r w:rsidR="00B25209">
        <w:rPr>
          <w:rFonts w:ascii="Arial" w:hAnsi="Arial" w:cs="Arial"/>
        </w:rPr>
        <w:t>biobehavioral</w:t>
      </w:r>
      <w:r w:rsidR="00114D33" w:rsidRPr="001E1CE1">
        <w:rPr>
          <w:rFonts w:ascii="Arial" w:hAnsi="Arial" w:cs="Arial"/>
        </w:rPr>
        <w:t xml:space="preserve"> approach to </w:t>
      </w:r>
      <w:r w:rsidR="00114D33" w:rsidRPr="001E1CE1">
        <w:rPr>
          <w:rFonts w:ascii="Arial" w:hAnsi="Arial" w:cs="Arial"/>
          <w:b/>
        </w:rPr>
        <w:t>Aim 1</w:t>
      </w:r>
      <w:r w:rsidR="00114D33" w:rsidRPr="001E1CE1">
        <w:rPr>
          <w:rFonts w:ascii="Arial" w:hAnsi="Arial" w:cs="Arial"/>
        </w:rPr>
        <w:t xml:space="preserve">) identify the impact of vaping on respiratory symptoms and lung function in Latinx adolescents, </w:t>
      </w:r>
      <w:r w:rsidR="00114D33" w:rsidRPr="001E1CE1">
        <w:rPr>
          <w:rFonts w:ascii="Arial" w:hAnsi="Arial" w:cs="Arial"/>
          <w:b/>
        </w:rPr>
        <w:t>Aim 2</w:t>
      </w:r>
      <w:r w:rsidR="00114D33" w:rsidRPr="001E1CE1">
        <w:rPr>
          <w:rFonts w:ascii="Arial" w:hAnsi="Arial" w:cs="Arial"/>
        </w:rPr>
        <w:t>)</w:t>
      </w:r>
      <w:r w:rsidR="00114D33" w:rsidRPr="001E1CE1">
        <w:rPr>
          <w:rFonts w:ascii="Arial" w:hAnsi="Arial" w:cs="Arial"/>
          <w:b/>
        </w:rPr>
        <w:t xml:space="preserve"> </w:t>
      </w:r>
      <w:r w:rsidR="00114D33" w:rsidRPr="001E1CE1">
        <w:rPr>
          <w:rFonts w:ascii="Arial" w:hAnsi="Arial" w:cs="Arial"/>
        </w:rPr>
        <w:t>investigate the nasal epithelial gene expression signature of habitual vaping</w:t>
      </w:r>
      <w:r w:rsidR="00D23638" w:rsidRPr="001E1CE1">
        <w:rPr>
          <w:rFonts w:ascii="Arial" w:hAnsi="Arial" w:cs="Arial"/>
        </w:rPr>
        <w:t xml:space="preserve">, </w:t>
      </w:r>
      <w:r w:rsidR="00114D33" w:rsidRPr="001E1CE1">
        <w:rPr>
          <w:rFonts w:ascii="Arial" w:hAnsi="Arial" w:cs="Arial"/>
        </w:rPr>
        <w:t xml:space="preserve">and </w:t>
      </w:r>
      <w:r w:rsidR="00114D33" w:rsidRPr="001E1CE1">
        <w:rPr>
          <w:rFonts w:ascii="Arial" w:hAnsi="Arial" w:cs="Arial"/>
          <w:b/>
        </w:rPr>
        <w:t>Aim 3</w:t>
      </w:r>
      <w:r w:rsidR="00114D33" w:rsidRPr="001E1CE1">
        <w:rPr>
          <w:rFonts w:ascii="Arial" w:hAnsi="Arial" w:cs="Arial"/>
        </w:rPr>
        <w:t xml:space="preserve">) </w:t>
      </w:r>
      <w:r w:rsidR="00716164" w:rsidRPr="001E1CE1">
        <w:rPr>
          <w:rFonts w:ascii="Arial" w:hAnsi="Arial" w:cs="Arial"/>
        </w:rPr>
        <w:t>p</w:t>
      </w:r>
      <w:r w:rsidR="00D23638" w:rsidRPr="001E1CE1">
        <w:rPr>
          <w:rFonts w:ascii="Arial" w:hAnsi="Arial" w:cs="Arial"/>
        </w:rPr>
        <w:t xml:space="preserve">ilot </w:t>
      </w:r>
      <w:r w:rsidR="00114D33" w:rsidRPr="001E1CE1">
        <w:rPr>
          <w:rFonts w:ascii="Arial" w:hAnsi="Arial" w:cs="Arial"/>
        </w:rPr>
        <w:t>a multi-faceted intervention strategy specifically for this at risk population and test whether this intervention strategy can decrease nicotine dependence and improve</w:t>
      </w:r>
      <w:r w:rsidR="007900D9">
        <w:rPr>
          <w:rFonts w:ascii="Arial" w:hAnsi="Arial" w:cs="Arial"/>
        </w:rPr>
        <w:t xml:space="preserve"> airway resistance, inflammation, and ciliary dysfunction.</w:t>
      </w:r>
    </w:p>
    <w:p w14:paraId="0939A4C0" w14:textId="77777777" w:rsidR="003B1D9C" w:rsidRPr="003B1D9C" w:rsidRDefault="003B1D9C" w:rsidP="003B1D9C">
      <w:pPr>
        <w:shd w:val="clear" w:color="auto" w:fill="FFFFFF"/>
        <w:spacing w:before="100" w:beforeAutospacing="1" w:after="100" w:afterAutospacing="1" w:line="240" w:lineRule="auto"/>
        <w:contextualSpacing/>
        <w:rPr>
          <w:rFonts w:ascii="Arial" w:hAnsi="Arial" w:cs="Arial"/>
          <w:sz w:val="10"/>
          <w:szCs w:val="10"/>
        </w:rPr>
      </w:pPr>
    </w:p>
    <w:p w14:paraId="77288067" w14:textId="1155485E" w:rsidR="006D793C" w:rsidRPr="001E1CE1" w:rsidRDefault="00114D33" w:rsidP="003B1D9C">
      <w:pPr>
        <w:spacing w:after="0" w:line="240" w:lineRule="auto"/>
        <w:contextualSpacing/>
        <w:rPr>
          <w:rFonts w:ascii="Arial" w:hAnsi="Arial" w:cs="Arial"/>
        </w:rPr>
      </w:pPr>
      <w:r w:rsidRPr="001E1CE1">
        <w:rPr>
          <w:rFonts w:ascii="Arial" w:hAnsi="Arial" w:cs="Arial"/>
          <w:b/>
        </w:rPr>
        <w:t>Aim 1: The Impact of Vape use on Respiratory Outcomes</w:t>
      </w:r>
      <w:r w:rsidR="003A7C64" w:rsidRPr="001E1CE1">
        <w:rPr>
          <w:rFonts w:ascii="Arial" w:hAnsi="Arial" w:cs="Arial"/>
          <w:b/>
        </w:rPr>
        <w:t xml:space="preserve"> in Latinx Adolescents</w:t>
      </w:r>
      <w:r w:rsidRPr="001E1CE1">
        <w:rPr>
          <w:rFonts w:ascii="Arial" w:hAnsi="Arial" w:cs="Arial"/>
        </w:rPr>
        <w:t>.  We hypothesize that vaping is associated with increased respiratory symptoms</w:t>
      </w:r>
      <w:r w:rsidR="00CD7ECE" w:rsidRPr="001E1CE1">
        <w:rPr>
          <w:rFonts w:ascii="Arial" w:hAnsi="Arial" w:cs="Arial"/>
        </w:rPr>
        <w:t xml:space="preserve"> and</w:t>
      </w:r>
      <w:r w:rsidR="00283528" w:rsidRPr="001E1CE1">
        <w:rPr>
          <w:rFonts w:ascii="Arial" w:hAnsi="Arial" w:cs="Arial"/>
        </w:rPr>
        <w:t xml:space="preserve"> </w:t>
      </w:r>
      <w:r w:rsidR="005937B3" w:rsidRPr="001E1CE1">
        <w:rPr>
          <w:rFonts w:ascii="Arial" w:hAnsi="Arial" w:cs="Arial"/>
        </w:rPr>
        <w:t>airway resistance</w:t>
      </w:r>
      <w:r w:rsidR="00CD7ECE" w:rsidRPr="001E1CE1">
        <w:rPr>
          <w:rFonts w:ascii="Arial" w:hAnsi="Arial" w:cs="Arial"/>
        </w:rPr>
        <w:t xml:space="preserve"> </w:t>
      </w:r>
      <w:r w:rsidRPr="001E1CE1">
        <w:rPr>
          <w:rFonts w:ascii="Arial" w:hAnsi="Arial" w:cs="Arial"/>
        </w:rPr>
        <w:t>in Latinx youth. We will conduct comprehensive phenotyping of</w:t>
      </w:r>
      <w:r w:rsidR="00321961" w:rsidRPr="001E1CE1">
        <w:rPr>
          <w:rFonts w:ascii="Arial" w:hAnsi="Arial" w:cs="Arial"/>
        </w:rPr>
        <w:t xml:space="preserve"> </w:t>
      </w:r>
      <w:r w:rsidR="00716164" w:rsidRPr="001E1CE1">
        <w:rPr>
          <w:rFonts w:ascii="Arial" w:hAnsi="Arial" w:cs="Arial"/>
        </w:rPr>
        <w:t>30</w:t>
      </w:r>
      <w:r w:rsidR="00321961" w:rsidRPr="001E1CE1">
        <w:rPr>
          <w:rFonts w:ascii="Arial" w:hAnsi="Arial" w:cs="Arial"/>
        </w:rPr>
        <w:t>0</w:t>
      </w:r>
      <w:r w:rsidRPr="001E1CE1">
        <w:rPr>
          <w:rFonts w:ascii="Arial" w:hAnsi="Arial" w:cs="Arial"/>
        </w:rPr>
        <w:t xml:space="preserve"> Latinx adolescents </w:t>
      </w:r>
      <w:r w:rsidR="003C0CE1">
        <w:rPr>
          <w:rFonts w:ascii="Arial" w:hAnsi="Arial" w:cs="Arial"/>
        </w:rPr>
        <w:t xml:space="preserve">without </w:t>
      </w:r>
      <w:r w:rsidR="0006460A">
        <w:rPr>
          <w:rFonts w:ascii="Arial" w:hAnsi="Arial" w:cs="Arial"/>
        </w:rPr>
        <w:t xml:space="preserve">known </w:t>
      </w:r>
      <w:r w:rsidR="003C0CE1">
        <w:rPr>
          <w:rFonts w:ascii="Arial" w:hAnsi="Arial" w:cs="Arial"/>
        </w:rPr>
        <w:t xml:space="preserve">pre-existing lung disease </w:t>
      </w:r>
      <w:r w:rsidRPr="001E1CE1">
        <w:rPr>
          <w:rFonts w:ascii="Arial" w:hAnsi="Arial" w:cs="Arial"/>
        </w:rPr>
        <w:t xml:space="preserve">recruited through school programs in Pueblo, Colorado. We will determine the impact of </w:t>
      </w:r>
      <w:r w:rsidR="00DD73ED" w:rsidRPr="001E1CE1">
        <w:rPr>
          <w:rFonts w:ascii="Arial" w:hAnsi="Arial" w:cs="Arial"/>
        </w:rPr>
        <w:t>vaping</w:t>
      </w:r>
      <w:r w:rsidRPr="001E1CE1">
        <w:rPr>
          <w:rFonts w:ascii="Arial" w:hAnsi="Arial" w:cs="Arial"/>
        </w:rPr>
        <w:t xml:space="preserve"> on respiratory outcomes by testing for its association with</w:t>
      </w:r>
      <w:r w:rsidR="009D29F8">
        <w:rPr>
          <w:rFonts w:ascii="Arial" w:hAnsi="Arial" w:cs="Arial"/>
        </w:rPr>
        <w:t xml:space="preserve"> respiratory symptoms</w:t>
      </w:r>
      <w:r w:rsidR="00B47CE5">
        <w:rPr>
          <w:rFonts w:ascii="Arial" w:hAnsi="Arial" w:cs="Arial"/>
        </w:rPr>
        <w:t xml:space="preserve"> (St. George’s Respiratory Questionnaire)</w:t>
      </w:r>
      <w:r w:rsidR="009D29F8">
        <w:rPr>
          <w:rFonts w:ascii="Arial" w:hAnsi="Arial" w:cs="Arial"/>
        </w:rPr>
        <w:t>,</w:t>
      </w:r>
      <w:r w:rsidRPr="001E1CE1">
        <w:rPr>
          <w:rFonts w:ascii="Arial" w:hAnsi="Arial" w:cs="Arial"/>
        </w:rPr>
        <w:t xml:space="preserve"> </w:t>
      </w:r>
      <w:r w:rsidR="00CD7ECE" w:rsidRPr="001E1CE1">
        <w:rPr>
          <w:rFonts w:ascii="Arial" w:hAnsi="Arial" w:cs="Arial"/>
        </w:rPr>
        <w:t xml:space="preserve">impulse </w:t>
      </w:r>
      <w:proofErr w:type="spellStart"/>
      <w:r w:rsidR="00CD7ECE" w:rsidRPr="001E1CE1">
        <w:rPr>
          <w:rFonts w:ascii="Arial" w:hAnsi="Arial" w:cs="Arial"/>
        </w:rPr>
        <w:t>oscillometry</w:t>
      </w:r>
      <w:proofErr w:type="spellEnd"/>
      <w:r w:rsidR="00CD7ECE" w:rsidRPr="001E1CE1">
        <w:rPr>
          <w:rFonts w:ascii="Arial" w:hAnsi="Arial" w:cs="Arial"/>
        </w:rPr>
        <w:t xml:space="preserve"> (IOS), </w:t>
      </w:r>
      <w:proofErr w:type="spellStart"/>
      <w:r w:rsidRPr="001E1CE1">
        <w:rPr>
          <w:rFonts w:ascii="Arial" w:hAnsi="Arial" w:cs="Arial"/>
        </w:rPr>
        <w:t>spirometric</w:t>
      </w:r>
      <w:proofErr w:type="spellEnd"/>
      <w:r w:rsidRPr="001E1CE1">
        <w:rPr>
          <w:rFonts w:ascii="Arial" w:hAnsi="Arial" w:cs="Arial"/>
        </w:rPr>
        <w:t xml:space="preserve"> measures of lung function</w:t>
      </w:r>
      <w:r w:rsidR="00DD73ED" w:rsidRPr="001E1CE1">
        <w:rPr>
          <w:rFonts w:ascii="Arial" w:hAnsi="Arial" w:cs="Arial"/>
        </w:rPr>
        <w:t xml:space="preserve"> (spirometry)</w:t>
      </w:r>
      <w:r w:rsidRPr="001E1CE1">
        <w:rPr>
          <w:rFonts w:ascii="Arial" w:hAnsi="Arial" w:cs="Arial"/>
        </w:rPr>
        <w:t xml:space="preserve">, and </w:t>
      </w:r>
      <w:r w:rsidR="00B47CE5">
        <w:rPr>
          <w:rFonts w:ascii="Arial" w:hAnsi="Arial" w:cs="Arial"/>
        </w:rPr>
        <w:t xml:space="preserve">fraction of </w:t>
      </w:r>
      <w:r w:rsidRPr="001E1CE1">
        <w:rPr>
          <w:rFonts w:ascii="Arial" w:hAnsi="Arial" w:cs="Arial"/>
        </w:rPr>
        <w:t>exhaled nitric oxide</w:t>
      </w:r>
      <w:r w:rsidR="00DF09FE" w:rsidRPr="001E1CE1">
        <w:rPr>
          <w:rFonts w:ascii="Arial" w:hAnsi="Arial" w:cs="Arial"/>
        </w:rPr>
        <w:t xml:space="preserve"> (</w:t>
      </w:r>
      <w:proofErr w:type="spellStart"/>
      <w:r w:rsidR="00DF09FE" w:rsidRPr="001E1CE1">
        <w:rPr>
          <w:rFonts w:ascii="Arial" w:hAnsi="Arial" w:cs="Arial"/>
        </w:rPr>
        <w:t>FeNO</w:t>
      </w:r>
      <w:proofErr w:type="spellEnd"/>
      <w:r w:rsidR="00DF09FE" w:rsidRPr="001E1CE1">
        <w:rPr>
          <w:rFonts w:ascii="Arial" w:hAnsi="Arial" w:cs="Arial"/>
        </w:rPr>
        <w:t>)</w:t>
      </w:r>
      <w:r w:rsidRPr="001E1CE1">
        <w:rPr>
          <w:rFonts w:ascii="Arial" w:hAnsi="Arial" w:cs="Arial"/>
        </w:rPr>
        <w:t>,</w:t>
      </w:r>
      <w:r w:rsidR="00DD73ED" w:rsidRPr="001E1CE1">
        <w:rPr>
          <w:rFonts w:ascii="Arial" w:hAnsi="Arial" w:cs="Arial"/>
        </w:rPr>
        <w:t xml:space="preserve"> </w:t>
      </w:r>
      <w:r w:rsidRPr="001E1CE1">
        <w:rPr>
          <w:rFonts w:ascii="Arial" w:hAnsi="Arial" w:cs="Arial"/>
        </w:rPr>
        <w:t xml:space="preserve">comparing </w:t>
      </w:r>
      <w:r w:rsidR="00DD73ED" w:rsidRPr="001E1CE1">
        <w:rPr>
          <w:rFonts w:ascii="Arial" w:hAnsi="Arial" w:cs="Arial"/>
        </w:rPr>
        <w:t xml:space="preserve">Latinx </w:t>
      </w:r>
      <w:r w:rsidRPr="001E1CE1">
        <w:rPr>
          <w:rFonts w:ascii="Arial" w:hAnsi="Arial" w:cs="Arial"/>
        </w:rPr>
        <w:t>adolescents who vape</w:t>
      </w:r>
      <w:r w:rsidR="00321961" w:rsidRPr="001E1CE1">
        <w:rPr>
          <w:rFonts w:ascii="Arial" w:hAnsi="Arial" w:cs="Arial"/>
        </w:rPr>
        <w:t xml:space="preserve"> (n=</w:t>
      </w:r>
      <w:r w:rsidR="00716164" w:rsidRPr="001E1CE1">
        <w:rPr>
          <w:rFonts w:ascii="Arial" w:hAnsi="Arial" w:cs="Arial"/>
        </w:rPr>
        <w:t>200</w:t>
      </w:r>
      <w:r w:rsidRPr="001E1CE1">
        <w:rPr>
          <w:rFonts w:ascii="Arial" w:hAnsi="Arial" w:cs="Arial"/>
        </w:rPr>
        <w:t xml:space="preserve">) with non-vaping controls (n=100) </w:t>
      </w:r>
      <w:r w:rsidR="00321961" w:rsidRPr="001E1CE1">
        <w:rPr>
          <w:rFonts w:ascii="Arial" w:hAnsi="Arial" w:cs="Arial"/>
        </w:rPr>
        <w:t xml:space="preserve">using linear models </w:t>
      </w:r>
      <w:r w:rsidRPr="001E1CE1">
        <w:rPr>
          <w:rFonts w:ascii="Arial" w:hAnsi="Arial" w:cs="Arial"/>
        </w:rPr>
        <w:t>with appropriate covariate adjustment.</w:t>
      </w:r>
    </w:p>
    <w:p w14:paraId="0D5C6A08" w14:textId="67D2F4F0" w:rsidR="00013C6F" w:rsidRPr="003B1D9C" w:rsidRDefault="00114D33" w:rsidP="006D793C">
      <w:pPr>
        <w:spacing w:after="0"/>
        <w:rPr>
          <w:rFonts w:ascii="Arial" w:hAnsi="Arial" w:cs="Arial"/>
          <w:sz w:val="10"/>
          <w:szCs w:val="10"/>
        </w:rPr>
      </w:pPr>
      <w:r w:rsidRPr="001E1CE1">
        <w:rPr>
          <w:rFonts w:ascii="Arial" w:hAnsi="Arial" w:cs="Arial"/>
        </w:rPr>
        <w:t xml:space="preserve">  </w:t>
      </w:r>
    </w:p>
    <w:p w14:paraId="3CC9DA44" w14:textId="4DC87EAC" w:rsidR="00114D33" w:rsidRPr="001E1CE1" w:rsidRDefault="00114D33" w:rsidP="006D793C">
      <w:pPr>
        <w:spacing w:after="0"/>
        <w:rPr>
          <w:rFonts w:ascii="Arial" w:hAnsi="Arial" w:cs="Arial"/>
        </w:rPr>
      </w:pPr>
      <w:r w:rsidRPr="001E1CE1">
        <w:rPr>
          <w:rFonts w:ascii="Arial" w:hAnsi="Arial" w:cs="Arial"/>
          <w:b/>
        </w:rPr>
        <w:t>Aim 2: The Gene Expression</w:t>
      </w:r>
      <w:r w:rsidR="003A7C64" w:rsidRPr="001E1CE1">
        <w:rPr>
          <w:rFonts w:ascii="Arial" w:hAnsi="Arial" w:cs="Arial"/>
          <w:b/>
        </w:rPr>
        <w:t xml:space="preserve"> Signature of Vape Use in Latinx Adolescents</w:t>
      </w:r>
      <w:r w:rsidRPr="001E1CE1">
        <w:rPr>
          <w:rFonts w:ascii="Arial" w:hAnsi="Arial" w:cs="Arial"/>
          <w:b/>
        </w:rPr>
        <w:t xml:space="preserve">: </w:t>
      </w:r>
      <w:r w:rsidRPr="001E1CE1">
        <w:rPr>
          <w:rFonts w:ascii="Arial" w:hAnsi="Arial" w:cs="Arial"/>
        </w:rPr>
        <w:t xml:space="preserve">We hypothesize that </w:t>
      </w:r>
      <w:r w:rsidR="00283528" w:rsidRPr="001E1CE1">
        <w:rPr>
          <w:rFonts w:ascii="Arial" w:hAnsi="Arial" w:cs="Arial"/>
        </w:rPr>
        <w:t xml:space="preserve">habitual vape exposure is associated with augmentation of inflammatory </w:t>
      </w:r>
      <w:r w:rsidR="00DD73ED" w:rsidRPr="001E1CE1">
        <w:rPr>
          <w:rFonts w:ascii="Arial" w:hAnsi="Arial" w:cs="Arial"/>
        </w:rPr>
        <w:t xml:space="preserve">and ciliary dysfunction </w:t>
      </w:r>
      <w:r w:rsidR="00283528" w:rsidRPr="001E1CE1">
        <w:rPr>
          <w:rFonts w:ascii="Arial" w:hAnsi="Arial" w:cs="Arial"/>
        </w:rPr>
        <w:t>gene expression pathways</w:t>
      </w:r>
      <w:r w:rsidRPr="001E1CE1">
        <w:rPr>
          <w:rFonts w:ascii="Arial" w:hAnsi="Arial" w:cs="Arial"/>
        </w:rPr>
        <w:t>. We will characterize the nasal epithelial gene expression signature of</w:t>
      </w:r>
      <w:r w:rsidR="00283528" w:rsidRPr="001E1CE1">
        <w:rPr>
          <w:rFonts w:ascii="Arial" w:hAnsi="Arial" w:cs="Arial"/>
        </w:rPr>
        <w:t xml:space="preserve"> habitual</w:t>
      </w:r>
      <w:r w:rsidRPr="001E1CE1">
        <w:rPr>
          <w:rFonts w:ascii="Arial" w:hAnsi="Arial" w:cs="Arial"/>
        </w:rPr>
        <w:t xml:space="preserve"> e-cig exposure in Latinx youth by performing RNA-sequencing (RNA-seq) on </w:t>
      </w:r>
      <w:r w:rsidR="00716164" w:rsidRPr="001E1CE1">
        <w:rPr>
          <w:rFonts w:ascii="Arial" w:hAnsi="Arial" w:cs="Arial"/>
        </w:rPr>
        <w:t>200</w:t>
      </w:r>
      <w:r w:rsidRPr="001E1CE1">
        <w:rPr>
          <w:rFonts w:ascii="Arial" w:hAnsi="Arial" w:cs="Arial"/>
        </w:rPr>
        <w:t xml:space="preserve"> vape-exposed youth and </w:t>
      </w:r>
      <w:r w:rsidR="00716164" w:rsidRPr="001E1CE1">
        <w:rPr>
          <w:rFonts w:ascii="Arial" w:hAnsi="Arial" w:cs="Arial"/>
        </w:rPr>
        <w:t>10</w:t>
      </w:r>
      <w:r w:rsidRPr="001E1CE1">
        <w:rPr>
          <w:rFonts w:ascii="Arial" w:hAnsi="Arial" w:cs="Arial"/>
        </w:rPr>
        <w:t xml:space="preserve">0 non-vaping control subjects. We will identify the genes that are differentially expressed between vape exposed and non-exposed individuals using </w:t>
      </w:r>
      <w:r w:rsidR="00DD73ED" w:rsidRPr="001E1CE1">
        <w:rPr>
          <w:rFonts w:ascii="Arial" w:hAnsi="Arial" w:cs="Arial"/>
        </w:rPr>
        <w:t xml:space="preserve">adjusted </w:t>
      </w:r>
      <w:r w:rsidRPr="001E1CE1">
        <w:rPr>
          <w:rFonts w:ascii="Arial" w:hAnsi="Arial" w:cs="Arial"/>
        </w:rPr>
        <w:t>linear models</w:t>
      </w:r>
      <w:r w:rsidR="00283528" w:rsidRPr="001E1CE1">
        <w:rPr>
          <w:rFonts w:ascii="Arial" w:hAnsi="Arial" w:cs="Arial"/>
        </w:rPr>
        <w:t xml:space="preserve"> and perform pathway enrichment analysis</w:t>
      </w:r>
      <w:r w:rsidR="00851CDE" w:rsidRPr="001E1CE1">
        <w:rPr>
          <w:rFonts w:ascii="Arial" w:hAnsi="Arial" w:cs="Arial"/>
        </w:rPr>
        <w:t xml:space="preserve"> using G</w:t>
      </w:r>
      <w:r w:rsidR="007900D9">
        <w:rPr>
          <w:rFonts w:ascii="Arial" w:hAnsi="Arial" w:cs="Arial"/>
        </w:rPr>
        <w:t>ene Set Enrichment Analysis (GSEA).</w:t>
      </w:r>
      <w:r w:rsidR="003C0CE1">
        <w:rPr>
          <w:rFonts w:ascii="Arial" w:hAnsi="Arial" w:cs="Arial"/>
        </w:rPr>
        <w:t xml:space="preserve"> We will also assess the impact of co-use by adjusting </w:t>
      </w:r>
      <w:r w:rsidR="00B47CE5">
        <w:rPr>
          <w:rFonts w:ascii="Arial" w:hAnsi="Arial" w:cs="Arial"/>
        </w:rPr>
        <w:t>the</w:t>
      </w:r>
      <w:r w:rsidR="003C0CE1">
        <w:rPr>
          <w:rFonts w:ascii="Arial" w:hAnsi="Arial" w:cs="Arial"/>
        </w:rPr>
        <w:t xml:space="preserve"> linear models for </w:t>
      </w:r>
      <w:r w:rsidR="008D3BFF">
        <w:rPr>
          <w:rFonts w:ascii="Arial" w:hAnsi="Arial" w:cs="Arial"/>
        </w:rPr>
        <w:t xml:space="preserve">concurrent </w:t>
      </w:r>
      <w:r w:rsidR="003C0CE1">
        <w:rPr>
          <w:rFonts w:ascii="Arial" w:hAnsi="Arial" w:cs="Arial"/>
        </w:rPr>
        <w:t>cannabis and</w:t>
      </w:r>
      <w:r w:rsidR="008D3BFF">
        <w:rPr>
          <w:rFonts w:ascii="Arial" w:hAnsi="Arial" w:cs="Arial"/>
        </w:rPr>
        <w:t>/or</w:t>
      </w:r>
      <w:r w:rsidR="003C0CE1">
        <w:rPr>
          <w:rFonts w:ascii="Arial" w:hAnsi="Arial" w:cs="Arial"/>
        </w:rPr>
        <w:t xml:space="preserve"> tobacco use.</w:t>
      </w:r>
    </w:p>
    <w:p w14:paraId="230B8F67" w14:textId="77777777" w:rsidR="006D793C" w:rsidRPr="003B1D9C" w:rsidRDefault="006D793C" w:rsidP="006D793C">
      <w:pPr>
        <w:spacing w:after="0"/>
        <w:rPr>
          <w:rFonts w:ascii="Arial" w:hAnsi="Arial" w:cs="Arial"/>
          <w:sz w:val="10"/>
          <w:szCs w:val="10"/>
        </w:rPr>
      </w:pPr>
    </w:p>
    <w:p w14:paraId="64E82458" w14:textId="38D53254" w:rsidR="003B1D9C" w:rsidRPr="001E1CE1" w:rsidRDefault="003A7C64" w:rsidP="006D793C">
      <w:pPr>
        <w:spacing w:after="0"/>
        <w:rPr>
          <w:rFonts w:ascii="Arial" w:hAnsi="Arial" w:cs="Arial"/>
          <w:bCs/>
        </w:rPr>
      </w:pPr>
      <w:r w:rsidRPr="001E1CE1">
        <w:rPr>
          <w:rFonts w:ascii="Arial" w:hAnsi="Arial" w:cs="Arial"/>
          <w:b/>
        </w:rPr>
        <w:t>Aim 3: Develop a C</w:t>
      </w:r>
      <w:r w:rsidR="00114D33" w:rsidRPr="001E1CE1">
        <w:rPr>
          <w:rFonts w:ascii="Arial" w:hAnsi="Arial" w:cs="Arial"/>
          <w:b/>
        </w:rPr>
        <w:t xml:space="preserve">omprehensive </w:t>
      </w:r>
      <w:r w:rsidRPr="001E1CE1">
        <w:rPr>
          <w:rFonts w:ascii="Arial" w:hAnsi="Arial" w:cs="Arial"/>
          <w:b/>
        </w:rPr>
        <w:t>Pilot Smoking Cessation I</w:t>
      </w:r>
      <w:r w:rsidR="00CE347C" w:rsidRPr="001E1CE1">
        <w:rPr>
          <w:rFonts w:ascii="Arial" w:hAnsi="Arial" w:cs="Arial"/>
          <w:b/>
        </w:rPr>
        <w:t>ntervention</w:t>
      </w:r>
      <w:r w:rsidR="00CE347C" w:rsidRPr="001E1CE1" w:rsidDel="00CE347C">
        <w:rPr>
          <w:rFonts w:ascii="Arial" w:hAnsi="Arial" w:cs="Arial"/>
          <w:b/>
        </w:rPr>
        <w:t xml:space="preserve"> </w:t>
      </w:r>
      <w:r w:rsidR="00CE347C" w:rsidRPr="001E1CE1">
        <w:rPr>
          <w:rFonts w:ascii="Arial" w:hAnsi="Arial" w:cs="Arial"/>
          <w:b/>
        </w:rPr>
        <w:t xml:space="preserve">for </w:t>
      </w:r>
      <w:r w:rsidRPr="001E1CE1">
        <w:rPr>
          <w:rFonts w:ascii="Arial" w:hAnsi="Arial" w:cs="Arial"/>
          <w:b/>
        </w:rPr>
        <w:t>Latinx Adolescents ENDS U</w:t>
      </w:r>
      <w:r w:rsidR="00CE347C" w:rsidRPr="001E1CE1">
        <w:rPr>
          <w:rFonts w:ascii="Arial" w:hAnsi="Arial" w:cs="Arial"/>
          <w:b/>
        </w:rPr>
        <w:t>sers</w:t>
      </w:r>
      <w:r w:rsidR="00030FB8">
        <w:rPr>
          <w:rFonts w:ascii="Arial" w:hAnsi="Arial" w:cs="Arial"/>
          <w:b/>
        </w:rPr>
        <w:t>:</w:t>
      </w:r>
      <w:r w:rsidR="00114D33" w:rsidRPr="001E1CE1">
        <w:rPr>
          <w:rFonts w:ascii="Arial" w:hAnsi="Arial" w:cs="Arial"/>
          <w:b/>
        </w:rPr>
        <w:t xml:space="preserve"> </w:t>
      </w:r>
      <w:r w:rsidR="00CE347C" w:rsidRPr="001E1CE1">
        <w:rPr>
          <w:rFonts w:ascii="Arial" w:hAnsi="Arial" w:cs="Arial"/>
        </w:rPr>
        <w:t>B</w:t>
      </w:r>
      <w:r w:rsidR="00114D33" w:rsidRPr="001E1CE1">
        <w:rPr>
          <w:rFonts w:ascii="Arial" w:hAnsi="Arial" w:cs="Arial"/>
        </w:rPr>
        <w:t xml:space="preserve">ased on our preliminary data from </w:t>
      </w:r>
      <w:r w:rsidR="006D793C" w:rsidRPr="001E1CE1">
        <w:rPr>
          <w:rFonts w:ascii="Arial" w:hAnsi="Arial" w:cs="Arial"/>
        </w:rPr>
        <w:t xml:space="preserve">our Pueblo-based </w:t>
      </w:r>
      <w:r w:rsidR="00114D33" w:rsidRPr="001E1CE1">
        <w:rPr>
          <w:rFonts w:ascii="Arial" w:hAnsi="Arial" w:cs="Arial"/>
        </w:rPr>
        <w:t>focus groups</w:t>
      </w:r>
      <w:r w:rsidR="00CE347C" w:rsidRPr="001E1CE1">
        <w:rPr>
          <w:rFonts w:ascii="Arial" w:hAnsi="Arial" w:cs="Arial"/>
        </w:rPr>
        <w:t xml:space="preserve"> and the Youth Risk Behavior Survey</w:t>
      </w:r>
      <w:r w:rsidR="00851CDE" w:rsidRPr="001E1CE1">
        <w:rPr>
          <w:rFonts w:ascii="Arial" w:hAnsi="Arial" w:cs="Arial"/>
        </w:rPr>
        <w:t>, we will</w:t>
      </w:r>
      <w:r w:rsidR="0037160A" w:rsidRPr="001E1CE1">
        <w:rPr>
          <w:rFonts w:ascii="Arial" w:hAnsi="Arial" w:cs="Arial"/>
        </w:rPr>
        <w:t xml:space="preserve"> </w:t>
      </w:r>
      <w:r w:rsidR="00CE347C" w:rsidRPr="001E1CE1">
        <w:rPr>
          <w:rFonts w:ascii="Arial" w:hAnsi="Arial" w:cs="Arial"/>
        </w:rPr>
        <w:t xml:space="preserve">implement </w:t>
      </w:r>
      <w:r w:rsidR="00114D33" w:rsidRPr="001E1CE1">
        <w:rPr>
          <w:rFonts w:ascii="Arial" w:hAnsi="Arial" w:cs="Arial"/>
        </w:rPr>
        <w:t>a tailored</w:t>
      </w:r>
      <w:r w:rsidR="00716164" w:rsidRPr="001E1CE1">
        <w:rPr>
          <w:rFonts w:ascii="Arial" w:hAnsi="Arial" w:cs="Arial"/>
        </w:rPr>
        <w:t xml:space="preserve"> </w:t>
      </w:r>
      <w:r w:rsidR="00716164" w:rsidRPr="001E1CE1">
        <w:rPr>
          <w:rFonts w:ascii="Arial" w:hAnsi="Arial" w:cs="Arial"/>
          <w:bCs/>
        </w:rPr>
        <w:t>mobile app-based cessation program on 75 Pueblo youth compared to 75 youth receiving standard of care Quit Line cessation support (My Life My Quit phone coaching), on self-reported and biochemically verified nicotine dependence</w:t>
      </w:r>
      <w:r w:rsidR="003C0CE1">
        <w:rPr>
          <w:rFonts w:ascii="Arial" w:hAnsi="Arial" w:cs="Arial"/>
          <w:bCs/>
        </w:rPr>
        <w:t xml:space="preserve"> (primary outcome)</w:t>
      </w:r>
      <w:r w:rsidR="00716164" w:rsidRPr="001E1CE1">
        <w:rPr>
          <w:rFonts w:ascii="Arial" w:hAnsi="Arial" w:cs="Arial"/>
          <w:bCs/>
        </w:rPr>
        <w:t xml:space="preserve">, </w:t>
      </w:r>
      <w:r w:rsidR="006D793C" w:rsidRPr="001E1CE1">
        <w:rPr>
          <w:rFonts w:ascii="Arial" w:hAnsi="Arial" w:cs="Arial"/>
          <w:bCs/>
        </w:rPr>
        <w:t xml:space="preserve">spirometry, IOS, </w:t>
      </w:r>
      <w:proofErr w:type="spellStart"/>
      <w:r w:rsidR="006D793C" w:rsidRPr="001E1CE1">
        <w:rPr>
          <w:rFonts w:ascii="Arial" w:hAnsi="Arial" w:cs="Arial"/>
          <w:bCs/>
        </w:rPr>
        <w:t>FeNO</w:t>
      </w:r>
      <w:proofErr w:type="spellEnd"/>
      <w:r w:rsidR="00716164" w:rsidRPr="001E1CE1">
        <w:rPr>
          <w:rFonts w:ascii="Arial" w:hAnsi="Arial" w:cs="Arial"/>
          <w:bCs/>
        </w:rPr>
        <w:t xml:space="preserve">, and 10 inflammatory genes identified in Aim 2 using RT-PCR from nasal epithelium obtained at six months post-cessation and at </w:t>
      </w:r>
      <w:r w:rsidR="003C0CE1">
        <w:rPr>
          <w:rFonts w:ascii="Arial" w:hAnsi="Arial" w:cs="Arial"/>
          <w:bCs/>
        </w:rPr>
        <w:t xml:space="preserve">six months and at </w:t>
      </w:r>
      <w:r w:rsidR="00716164" w:rsidRPr="001E1CE1">
        <w:rPr>
          <w:rFonts w:ascii="Arial" w:hAnsi="Arial" w:cs="Arial"/>
          <w:bCs/>
        </w:rPr>
        <w:t>one year</w:t>
      </w:r>
      <w:r w:rsidR="003C0CE1">
        <w:rPr>
          <w:rFonts w:ascii="Arial" w:hAnsi="Arial" w:cs="Arial"/>
          <w:bCs/>
        </w:rPr>
        <w:t xml:space="preserve"> (secondary outcomes)</w:t>
      </w:r>
      <w:r w:rsidR="00716164" w:rsidRPr="001E1CE1">
        <w:rPr>
          <w:rFonts w:ascii="Arial" w:hAnsi="Arial" w:cs="Arial"/>
          <w:bCs/>
        </w:rPr>
        <w:t xml:space="preserve">. </w:t>
      </w:r>
    </w:p>
    <w:p w14:paraId="4A87441C" w14:textId="77777777" w:rsidR="006D793C" w:rsidRPr="003B1D9C" w:rsidRDefault="006D793C" w:rsidP="006D793C">
      <w:pPr>
        <w:spacing w:after="0"/>
        <w:rPr>
          <w:rFonts w:ascii="Arial" w:hAnsi="Arial" w:cs="Arial"/>
          <w:bCs/>
          <w:sz w:val="10"/>
          <w:szCs w:val="10"/>
        </w:rPr>
      </w:pPr>
    </w:p>
    <w:p w14:paraId="1B06C0B6" w14:textId="0D51E637" w:rsidR="00F107FB" w:rsidRPr="001E1CE1" w:rsidRDefault="00F107FB" w:rsidP="006D793C">
      <w:pPr>
        <w:spacing w:after="0"/>
        <w:rPr>
          <w:rFonts w:ascii="Arial" w:eastAsia="Times New Roman" w:hAnsi="Arial" w:cs="Arial"/>
          <w:color w:val="212121"/>
          <w:shd w:val="clear" w:color="auto" w:fill="FFFFFF"/>
        </w:rPr>
      </w:pPr>
      <w:r w:rsidRPr="001E1CE1">
        <w:rPr>
          <w:rFonts w:ascii="Arial" w:hAnsi="Arial" w:cs="Arial"/>
        </w:rPr>
        <w:t xml:space="preserve">This project will provide a comprehensive understanding of patterns of e-cig use and its impact on airway biology and respiratory outcomes. In addition, we expect that </w:t>
      </w:r>
      <w:r w:rsidRPr="001E1CE1">
        <w:rPr>
          <w:rFonts w:ascii="Arial" w:eastAsia="Times New Roman" w:hAnsi="Arial" w:cs="Arial"/>
          <w:color w:val="212121"/>
          <w:shd w:val="clear" w:color="auto" w:fill="FFFFFF"/>
        </w:rPr>
        <w:t xml:space="preserve">identifying the impact of vaping on airway gene expression in at-risk youth and its response to cessation will provide valuable insights into their potential long-term health effects and </w:t>
      </w:r>
      <w:r w:rsidR="009D29F8">
        <w:rPr>
          <w:rFonts w:ascii="Arial" w:eastAsia="Times New Roman" w:hAnsi="Arial" w:cs="Arial"/>
          <w:color w:val="212121"/>
          <w:shd w:val="clear" w:color="auto" w:fill="FFFFFF"/>
        </w:rPr>
        <w:t xml:space="preserve">will help to </w:t>
      </w:r>
      <w:r w:rsidR="00DD73ED" w:rsidRPr="001E1CE1">
        <w:rPr>
          <w:rFonts w:ascii="Arial" w:eastAsia="Times New Roman" w:hAnsi="Arial" w:cs="Arial"/>
          <w:color w:val="212121"/>
          <w:shd w:val="clear" w:color="auto" w:fill="FFFFFF"/>
        </w:rPr>
        <w:t xml:space="preserve">optimize </w:t>
      </w:r>
      <w:r w:rsidRPr="001E1CE1">
        <w:rPr>
          <w:rFonts w:ascii="Arial" w:eastAsia="Times New Roman" w:hAnsi="Arial" w:cs="Arial"/>
          <w:color w:val="212121"/>
          <w:shd w:val="clear" w:color="auto" w:fill="FFFFFF"/>
        </w:rPr>
        <w:t>targeted cessation strategies.</w:t>
      </w:r>
    </w:p>
    <w:p w14:paraId="04C5A451" w14:textId="03720044" w:rsidR="00A62556" w:rsidRDefault="00A62556" w:rsidP="006D793C">
      <w:pPr>
        <w:spacing w:after="0"/>
        <w:rPr>
          <w:rFonts w:ascii="Arial" w:eastAsia="Times New Roman" w:hAnsi="Arial" w:cs="Arial"/>
          <w:color w:val="212121"/>
          <w:shd w:val="clear" w:color="auto" w:fill="FFFFFF"/>
        </w:rPr>
      </w:pPr>
    </w:p>
    <w:p w14:paraId="4074028C" w14:textId="48969DE8" w:rsidR="0030118D" w:rsidRDefault="0030118D" w:rsidP="0030118D">
      <w:pPr>
        <w:spacing w:after="0"/>
        <w:rPr>
          <w:rFonts w:ascii="Arial" w:hAnsi="Arial" w:cs="Arial"/>
          <w:b/>
        </w:rPr>
      </w:pPr>
      <w:r>
        <w:rPr>
          <w:rFonts w:ascii="Arial" w:hAnsi="Arial" w:cs="Arial"/>
          <w:b/>
        </w:rPr>
        <w:t xml:space="preserve">B. </w:t>
      </w:r>
      <w:r w:rsidR="005F59E0">
        <w:rPr>
          <w:rFonts w:ascii="Arial" w:hAnsi="Arial" w:cs="Arial"/>
          <w:b/>
        </w:rPr>
        <w:t>SIGNIFICANCE:</w:t>
      </w:r>
      <w:r w:rsidR="00482DD4">
        <w:rPr>
          <w:rFonts w:ascii="Arial" w:hAnsi="Arial" w:cs="Arial"/>
          <w:b/>
        </w:rPr>
        <w:t xml:space="preserve"> </w:t>
      </w:r>
    </w:p>
    <w:p w14:paraId="5AF9EC41" w14:textId="664A65B1" w:rsidR="00937742" w:rsidRDefault="00F34D4A" w:rsidP="0030118D">
      <w:pPr>
        <w:spacing w:after="0"/>
        <w:rPr>
          <w:rFonts w:ascii="Arial" w:hAnsi="Arial" w:cs="Arial"/>
        </w:rPr>
      </w:pPr>
      <w:r w:rsidRPr="00A54D95">
        <w:rPr>
          <w:rFonts w:ascii="Arial" w:hAnsi="Arial" w:cs="Arial"/>
          <w:b/>
          <w:noProof/>
        </w:rPr>
        <mc:AlternateContent>
          <mc:Choice Requires="wps">
            <w:drawing>
              <wp:anchor distT="0" distB="0" distL="114300" distR="114300" simplePos="0" relativeHeight="251656192" behindDoc="0" locked="0" layoutInCell="1" allowOverlap="1" wp14:anchorId="62558C1C" wp14:editId="5840BE79">
                <wp:simplePos x="0" y="0"/>
                <wp:positionH relativeFrom="column">
                  <wp:posOffset>4544060</wp:posOffset>
                </wp:positionH>
                <wp:positionV relativeFrom="paragraph">
                  <wp:posOffset>3742690</wp:posOffset>
                </wp:positionV>
                <wp:extent cx="2171700" cy="309880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3098800"/>
                        </a:xfrm>
                        <a:prstGeom prst="rect">
                          <a:avLst/>
                        </a:prstGeom>
                        <a:solidFill>
                          <a:srgbClr val="FFFFFF"/>
                        </a:solidFill>
                        <a:ln w="9525">
                          <a:solidFill>
                            <a:srgbClr val="000000"/>
                          </a:solidFill>
                          <a:miter lim="800000"/>
                          <a:headEnd/>
                          <a:tailEnd/>
                        </a:ln>
                      </wps:spPr>
                      <wps:txbx>
                        <w:txbxContent>
                          <w:p w14:paraId="119707A0" w14:textId="2B04151E" w:rsidR="004B1350" w:rsidRDefault="004B1350">
                            <w:pPr>
                              <w:rPr>
                                <w:rFonts w:ascii="Arial" w:hAnsi="Arial" w:cs="Arial"/>
                                <w:b/>
                              </w:rPr>
                            </w:pPr>
                            <w:r>
                              <w:rPr>
                                <w:rFonts w:ascii="Arial" w:hAnsi="Arial" w:cs="Arial"/>
                                <w:b/>
                              </w:rPr>
                              <w:t>Figure 1:</w:t>
                            </w:r>
                            <w:r>
                              <w:rPr>
                                <w:rFonts w:ascii="Arial" w:hAnsi="Arial" w:cs="Arial"/>
                                <w:b/>
                                <w:noProof/>
                              </w:rPr>
                              <w:drawing>
                                <wp:inline distT="0" distB="0" distL="0" distR="0" wp14:anchorId="77DEB03E" wp14:editId="62B90BA7">
                                  <wp:extent cx="204787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mbnail_Heavy Vape Use.png"/>
                                          <pic:cNvPicPr/>
                                        </pic:nvPicPr>
                                        <pic:blipFill rotWithShape="1">
                                          <a:blip r:embed="rId6">
                                            <a:extLst>
                                              <a:ext uri="{28A0092B-C50C-407E-A947-70E740481C1C}">
                                                <a14:useLocalDpi xmlns:a14="http://schemas.microsoft.com/office/drawing/2010/main" val="0"/>
                                              </a:ext>
                                            </a:extLst>
                                          </a:blip>
                                          <a:srcRect t="5587" r="5591" b="32015"/>
                                          <a:stretch/>
                                        </pic:blipFill>
                                        <pic:spPr bwMode="auto">
                                          <a:xfrm>
                                            <a:off x="0" y="0"/>
                                            <a:ext cx="2047875" cy="19145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6826589" w14:textId="3B65622C" w:rsidR="004B1350" w:rsidRPr="00A54D95" w:rsidRDefault="004B1350">
                            <w:pPr>
                              <w:rPr>
                                <w:rFonts w:ascii="Arial" w:hAnsi="Arial" w:cs="Arial"/>
                                <w:sz w:val="20"/>
                                <w:szCs w:val="20"/>
                              </w:rPr>
                            </w:pPr>
                            <w:r>
                              <w:rPr>
                                <w:rFonts w:ascii="Arial" w:hAnsi="Arial" w:cs="Arial"/>
                                <w:sz w:val="20"/>
                                <w:szCs w:val="20"/>
                              </w:rPr>
                              <w:t xml:space="preserve">Pueblo County (region 7) has the highest rates of heavy vape use in Colorado (17.2%) and intermittent vape use (28%) among Latino youth. </w:t>
                            </w:r>
                          </w:p>
                          <w:p w14:paraId="29EDF167" w14:textId="77777777" w:rsidR="004B1350" w:rsidRDefault="004B1350">
                            <w:pPr>
                              <w:rPr>
                                <w:rFonts w:ascii="Arial" w:hAnsi="Arial" w:cs="Arial"/>
                                <w:b/>
                              </w:rPr>
                            </w:pPr>
                          </w:p>
                          <w:p w14:paraId="6D56322E" w14:textId="77777777" w:rsidR="004B1350" w:rsidRPr="00A54D95" w:rsidRDefault="004B1350">
                            <w:pPr>
                              <w:rPr>
                                <w:rFonts w:ascii="Arial" w:hAnsi="Arial" w:cs="Arial"/>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2" o:spid="_x0000_s1026" type="#_x0000_t202" style="position:absolute;margin-left:357.8pt;margin-top:294.7pt;width:171pt;height:24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">
                <v:textbox>
                  <w:txbxContent>
                    <w:p w14:paraId="119707A0" w14:textId="2B04151E" w:rsidR="004B1350" w:rsidRDefault="004B1350">
                      <w:pPr>
                        <w:rPr>
                          <w:rFonts w:ascii="Arial" w:hAnsi="Arial" w:cs="Arial"/>
                          <w:b/>
                        </w:rPr>
                      </w:pPr>
                      <w:r>
                        <w:rPr>
                          <w:rFonts w:ascii="Arial" w:hAnsi="Arial" w:cs="Arial"/>
                          <w:b/>
                        </w:rPr>
                        <w:t>Figure 1:</w:t>
                      </w:r>
                      <w:r>
                        <w:rPr>
                          <w:rFonts w:ascii="Arial" w:hAnsi="Arial" w:cs="Arial"/>
                          <w:b/>
                          <w:noProof/>
                        </w:rPr>
                        <w:drawing>
                          <wp:inline distT="0" distB="0" distL="0" distR="0" wp14:anchorId="77DEB03E" wp14:editId="62B90BA7">
                            <wp:extent cx="204787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mbnail_Heavy Vape Use.png"/>
                                    <pic:cNvPicPr/>
                                  </pic:nvPicPr>
                                  <pic:blipFill rotWithShape="1">
                                    <a:blip r:embed="rId8">
                                      <a:extLst>
                                        <a:ext uri="{28A0092B-C50C-407E-A947-70E740481C1C}">
                                          <a14:useLocalDpi xmlns:a14="http://schemas.microsoft.com/office/drawing/2010/main" val="0"/>
                                        </a:ext>
                                      </a:extLst>
                                    </a:blip>
                                    <a:srcRect t="5587" r="5591" b="32015"/>
                                    <a:stretch/>
                                  </pic:blipFill>
                                  <pic:spPr bwMode="auto">
                                    <a:xfrm>
                                      <a:off x="0" y="0"/>
                                      <a:ext cx="2047875" cy="1914525"/>
                                    </a:xfrm>
                                    <a:prstGeom prst="rect">
                                      <a:avLst/>
                                    </a:prstGeom>
                                    <a:ln>
                                      <a:noFill/>
                                    </a:ln>
                                    <a:extLst>
                                      <a:ext uri="{53640926-AAD7-44d8-BBD7-CCE9431645EC}">
                                        <a14:shadowObscured xmlns:a14="http://schemas.microsoft.com/office/drawing/2010/main"/>
                                      </a:ext>
                                    </a:extLst>
                                  </pic:spPr>
                                </pic:pic>
                              </a:graphicData>
                            </a:graphic>
                          </wp:inline>
                        </w:drawing>
                      </w:r>
                    </w:p>
                    <w:p w14:paraId="16826589" w14:textId="3B65622C" w:rsidR="004B1350" w:rsidRPr="00A54D95" w:rsidRDefault="004B1350">
                      <w:pPr>
                        <w:rPr>
                          <w:rFonts w:ascii="Arial" w:hAnsi="Arial" w:cs="Arial"/>
                          <w:sz w:val="20"/>
                          <w:szCs w:val="20"/>
                        </w:rPr>
                      </w:pPr>
                      <w:r>
                        <w:rPr>
                          <w:rFonts w:ascii="Arial" w:hAnsi="Arial" w:cs="Arial"/>
                          <w:sz w:val="20"/>
                          <w:szCs w:val="20"/>
                        </w:rPr>
                        <w:t xml:space="preserve">Pueblo County (region 7) has the highest rates of heavy vape use in Colorado (17.2%) and intermittent vape use (28%) among Latino youth. </w:t>
                      </w:r>
                    </w:p>
                    <w:p w14:paraId="29EDF167" w14:textId="77777777" w:rsidR="004B1350" w:rsidRDefault="004B1350">
                      <w:pPr>
                        <w:rPr>
                          <w:rFonts w:ascii="Arial" w:hAnsi="Arial" w:cs="Arial"/>
                          <w:b/>
                        </w:rPr>
                      </w:pPr>
                    </w:p>
                    <w:p w14:paraId="6D56322E" w14:textId="77777777" w:rsidR="004B1350" w:rsidRPr="00A54D95" w:rsidRDefault="004B1350">
                      <w:pPr>
                        <w:rPr>
                          <w:rFonts w:ascii="Arial" w:hAnsi="Arial" w:cs="Arial"/>
                          <w:b/>
                        </w:rPr>
                      </w:pPr>
                    </w:p>
                  </w:txbxContent>
                </v:textbox>
                <w10:wrap type="square"/>
              </v:shape>
            </w:pict>
          </mc:Fallback>
        </mc:AlternateContent>
      </w:r>
      <w:r w:rsidR="007B0B93">
        <w:rPr>
          <w:rFonts w:ascii="Arial" w:hAnsi="Arial" w:cs="Arial"/>
          <w:b/>
        </w:rPr>
        <w:t xml:space="preserve">B.1. </w:t>
      </w:r>
      <w:r w:rsidR="00A75055" w:rsidRPr="00937742">
        <w:rPr>
          <w:rFonts w:ascii="Arial" w:hAnsi="Arial" w:cs="Arial"/>
          <w:b/>
        </w:rPr>
        <w:t>The Adolescent Vaping Epidemic: Prevalence and Health Disparities</w:t>
      </w:r>
      <w:r w:rsidR="00F77EEB">
        <w:rPr>
          <w:rFonts w:ascii="Arial" w:hAnsi="Arial" w:cs="Arial"/>
          <w:b/>
        </w:rPr>
        <w:t xml:space="preserve"> in Electronic Nicotine Delivery System Use</w:t>
      </w:r>
      <w:r w:rsidR="00A75055" w:rsidRPr="00937742">
        <w:rPr>
          <w:rFonts w:ascii="Arial" w:hAnsi="Arial" w:cs="Arial"/>
          <w:b/>
        </w:rPr>
        <w:t>:</w:t>
      </w:r>
      <w:r w:rsidR="00A75055" w:rsidRPr="00937742">
        <w:rPr>
          <w:rFonts w:ascii="Arial" w:hAnsi="Arial" w:cs="Arial"/>
        </w:rPr>
        <w:t xml:space="preserve"> </w:t>
      </w:r>
      <w:r w:rsidR="00F77EEB">
        <w:rPr>
          <w:rFonts w:ascii="Arial" w:hAnsi="Arial" w:cs="Arial"/>
        </w:rPr>
        <w:t>E</w:t>
      </w:r>
      <w:r w:rsidR="00482DD4" w:rsidRPr="00BB17DE">
        <w:rPr>
          <w:rFonts w:ascii="Arial" w:hAnsi="Arial" w:cs="Arial"/>
        </w:rPr>
        <w:t xml:space="preserve">lectronic nicotine delivery systems (ENDS), are hand-held devices that include a nicotine containing aerosol that is inhaled to deliver nicotine without tobacco smoke.  </w:t>
      </w:r>
      <w:r w:rsidR="001F2DE0" w:rsidRPr="00BB17DE">
        <w:rPr>
          <w:rFonts w:ascii="Arial" w:hAnsi="Arial" w:cs="Arial"/>
        </w:rPr>
        <w:t>Since they firs</w:t>
      </w:r>
      <w:r w:rsidR="008720D9">
        <w:rPr>
          <w:rFonts w:ascii="Arial" w:hAnsi="Arial" w:cs="Arial"/>
        </w:rPr>
        <w:t>t appeared on the market in 2007</w:t>
      </w:r>
      <w:r w:rsidR="001F2DE0" w:rsidRPr="00BB17DE">
        <w:rPr>
          <w:rFonts w:ascii="Arial" w:hAnsi="Arial" w:cs="Arial"/>
        </w:rPr>
        <w:t>, t</w:t>
      </w:r>
      <w:r w:rsidR="00393027">
        <w:rPr>
          <w:rFonts w:ascii="Arial" w:hAnsi="Arial" w:cs="Arial"/>
        </w:rPr>
        <w:t>hey have evolved from devic</w:t>
      </w:r>
      <w:r w:rsidR="00A75055">
        <w:rPr>
          <w:rFonts w:ascii="Arial" w:hAnsi="Arial" w:cs="Arial"/>
        </w:rPr>
        <w:t xml:space="preserve">es resembling </w:t>
      </w:r>
      <w:r w:rsidR="00F77EEB">
        <w:rPr>
          <w:rFonts w:ascii="Arial" w:hAnsi="Arial" w:cs="Arial"/>
        </w:rPr>
        <w:t xml:space="preserve">electronic </w:t>
      </w:r>
      <w:r w:rsidR="00A75055">
        <w:rPr>
          <w:rFonts w:ascii="Arial" w:hAnsi="Arial" w:cs="Arial"/>
        </w:rPr>
        <w:t>cigarettes</w:t>
      </w:r>
      <w:r w:rsidR="00F77EEB">
        <w:rPr>
          <w:rFonts w:ascii="Arial" w:hAnsi="Arial" w:cs="Arial"/>
        </w:rPr>
        <w:t xml:space="preserve"> (e-cigs)</w:t>
      </w:r>
      <w:r w:rsidR="001F2DE0" w:rsidRPr="00BB17DE">
        <w:rPr>
          <w:rFonts w:ascii="Arial" w:hAnsi="Arial" w:cs="Arial"/>
        </w:rPr>
        <w:t xml:space="preserve"> to variable shape and size electronic devices that are largely unregulated in terms of their manufacturing specification</w:t>
      </w:r>
      <w:r w:rsidR="0030118D">
        <w:rPr>
          <w:rFonts w:ascii="Arial" w:hAnsi="Arial" w:cs="Arial"/>
        </w:rPr>
        <w:t xml:space="preserve"> </w:t>
      </w:r>
      <w:r w:rsidR="00417C1B">
        <w:rPr>
          <w:rFonts w:ascii="Arial" w:hAnsi="Arial" w:cs="Arial"/>
        </w:rPr>
        <w:t>{Zhu, 2014 #12;Theron, 2019 #13}</w:t>
      </w:r>
      <w:r w:rsidR="00A75055">
        <w:rPr>
          <w:rFonts w:ascii="Arial" w:hAnsi="Arial" w:cs="Arial"/>
        </w:rPr>
        <w:t xml:space="preserve">. </w:t>
      </w:r>
      <w:r w:rsidR="008720D9">
        <w:rPr>
          <w:rFonts w:ascii="Arial" w:hAnsi="Arial" w:cs="Arial"/>
        </w:rPr>
        <w:t xml:space="preserve">Although the prevalence of adolescent combustible tobacco cigarette use has declined, adolescent’s use of alternative nicotine products including e-cigs has risen rapidly. </w:t>
      </w:r>
      <w:r w:rsidR="00F77EEB">
        <w:rPr>
          <w:rFonts w:ascii="Arial" w:hAnsi="Arial" w:cs="Arial"/>
        </w:rPr>
        <w:t>Recent estimates of ENDS</w:t>
      </w:r>
      <w:r w:rsidR="006E2C06" w:rsidRPr="00937742">
        <w:rPr>
          <w:rFonts w:ascii="Arial" w:hAnsi="Arial" w:cs="Arial"/>
        </w:rPr>
        <w:t xml:space="preserve"> use initiation among youth in the United States have been called an epidemic</w:t>
      </w:r>
      <w:r w:rsidR="00417C1B">
        <w:rPr>
          <w:rFonts w:ascii="Arial" w:hAnsi="Arial" w:cs="Arial"/>
        </w:rPr>
        <w:t xml:space="preserve">{Radio, December 18`, </w:t>
      </w:r>
      <w:proofErr w:type="gramStart"/>
      <w:r w:rsidR="00417C1B">
        <w:rPr>
          <w:rFonts w:ascii="Arial" w:hAnsi="Arial" w:cs="Arial"/>
        </w:rPr>
        <w:t>2018</w:t>
      </w:r>
      <w:proofErr w:type="gramEnd"/>
      <w:r w:rsidR="00417C1B">
        <w:rPr>
          <w:rFonts w:ascii="Arial" w:hAnsi="Arial" w:cs="Arial"/>
        </w:rPr>
        <w:t xml:space="preserve"> #3}</w:t>
      </w:r>
      <w:r w:rsidR="006E2C06" w:rsidRPr="00937742">
        <w:rPr>
          <w:rFonts w:ascii="Arial" w:hAnsi="Arial" w:cs="Arial"/>
        </w:rPr>
        <w:t xml:space="preserve"> with an increase of 10% among 12</w:t>
      </w:r>
      <w:r w:rsidR="006E2C06" w:rsidRPr="00937742">
        <w:rPr>
          <w:rFonts w:ascii="Arial" w:hAnsi="Arial" w:cs="Arial"/>
          <w:vertAlign w:val="superscript"/>
        </w:rPr>
        <w:t>th</w:t>
      </w:r>
      <w:r w:rsidR="006E2C06" w:rsidRPr="00937742">
        <w:rPr>
          <w:rFonts w:ascii="Arial" w:hAnsi="Arial" w:cs="Arial"/>
        </w:rPr>
        <w:t xml:space="preserve"> graders in 1 year</w:t>
      </w:r>
      <w:r w:rsidR="00417C1B">
        <w:rPr>
          <w:rFonts w:ascii="Arial" w:hAnsi="Arial" w:cs="Arial"/>
        </w:rPr>
        <w:t>{</w:t>
      </w:r>
      <w:proofErr w:type="spellStart"/>
      <w:r w:rsidR="00417C1B">
        <w:rPr>
          <w:rFonts w:ascii="Arial" w:hAnsi="Arial" w:cs="Arial"/>
        </w:rPr>
        <w:t>Miech</w:t>
      </w:r>
      <w:proofErr w:type="spellEnd"/>
      <w:r w:rsidR="00417C1B">
        <w:rPr>
          <w:rFonts w:ascii="Arial" w:hAnsi="Arial" w:cs="Arial"/>
        </w:rPr>
        <w:t>, 2019 #4}</w:t>
      </w:r>
      <w:r w:rsidR="006E2C06" w:rsidRPr="00937742">
        <w:rPr>
          <w:rFonts w:ascii="Arial" w:hAnsi="Arial" w:cs="Arial"/>
        </w:rPr>
        <w:t>.</w:t>
      </w:r>
      <w:r w:rsidR="00393027" w:rsidRPr="00937742">
        <w:rPr>
          <w:rFonts w:ascii="Arial" w:hAnsi="Arial" w:cs="Arial"/>
        </w:rPr>
        <w:t xml:space="preserve"> In 2018, 14.9% of U.S. adults reported having ever used an e-cigarette. Of those, 8.1 million (3.2%) reported b</w:t>
      </w:r>
      <w:r w:rsidR="00F77EEB">
        <w:rPr>
          <w:rFonts w:ascii="Arial" w:hAnsi="Arial" w:cs="Arial"/>
        </w:rPr>
        <w:t>eing current ENDS</w:t>
      </w:r>
      <w:r w:rsidR="00393027" w:rsidRPr="00937742">
        <w:rPr>
          <w:rFonts w:ascii="Arial" w:hAnsi="Arial" w:cs="Arial"/>
        </w:rPr>
        <w:t xml:space="preserve"> users</w:t>
      </w:r>
      <w:r w:rsidR="00393027" w:rsidRPr="00937742">
        <w:rPr>
          <w:rFonts w:ascii="Arial" w:eastAsiaTheme="minorEastAsia" w:hAnsi="Arial" w:cs="Arial"/>
        </w:rPr>
        <w:t xml:space="preserve"> with highest use in the 18-24year old age group</w:t>
      </w:r>
      <w:r w:rsidR="00417C1B">
        <w:rPr>
          <w:rFonts w:ascii="Arial" w:eastAsiaTheme="minorEastAsia" w:hAnsi="Arial" w:cs="Arial"/>
        </w:rPr>
        <w:t>{</w:t>
      </w:r>
      <w:proofErr w:type="spellStart"/>
      <w:r w:rsidR="00417C1B">
        <w:rPr>
          <w:rFonts w:ascii="Arial" w:eastAsiaTheme="minorEastAsia" w:hAnsi="Arial" w:cs="Arial"/>
        </w:rPr>
        <w:t>Villarroel</w:t>
      </w:r>
      <w:proofErr w:type="spellEnd"/>
      <w:r w:rsidR="00417C1B">
        <w:rPr>
          <w:rFonts w:ascii="Arial" w:eastAsiaTheme="minorEastAsia" w:hAnsi="Arial" w:cs="Arial"/>
        </w:rPr>
        <w:t>, 2020 #18}</w:t>
      </w:r>
      <w:r w:rsidR="00393027" w:rsidRPr="00937742">
        <w:rPr>
          <w:rFonts w:ascii="Arial" w:eastAsiaTheme="minorEastAsia" w:hAnsi="Arial" w:cs="Arial"/>
        </w:rPr>
        <w:t xml:space="preserve">. From the most recent estimates of use released by the Centers for Disease Control </w:t>
      </w:r>
      <w:r w:rsidR="00393027" w:rsidRPr="00A62556">
        <w:rPr>
          <w:rFonts w:ascii="Arial" w:eastAsiaTheme="minorEastAsia" w:hAnsi="Arial" w:cs="Arial"/>
        </w:rPr>
        <w:t>in 2020, 19.6% (3.02 million) high schoo</w:t>
      </w:r>
      <w:r w:rsidR="00F77EEB" w:rsidRPr="00A62556">
        <w:rPr>
          <w:rFonts w:ascii="Arial" w:eastAsiaTheme="minorEastAsia" w:hAnsi="Arial" w:cs="Arial"/>
        </w:rPr>
        <w:t>l students reported current ENDS</w:t>
      </w:r>
      <w:r w:rsidR="00393027" w:rsidRPr="00F70CFB">
        <w:rPr>
          <w:rFonts w:ascii="Arial" w:eastAsiaTheme="minorEastAsia" w:hAnsi="Arial" w:cs="Arial"/>
        </w:rPr>
        <w:t xml:space="preserve"> use, with 22.5% of those reporting daily use. Further</w:t>
      </w:r>
      <w:r w:rsidR="00F5518E">
        <w:rPr>
          <w:rFonts w:ascii="Arial" w:eastAsiaTheme="minorEastAsia" w:hAnsi="Arial" w:cs="Arial"/>
        </w:rPr>
        <w:t xml:space="preserve">, </w:t>
      </w:r>
      <w:r w:rsidR="00393027" w:rsidRPr="00F70CFB">
        <w:rPr>
          <w:rFonts w:ascii="Arial" w:eastAsiaTheme="minorEastAsia" w:hAnsi="Arial" w:cs="Arial"/>
        </w:rPr>
        <w:t>4.7% (550,000) middle school stu</w:t>
      </w:r>
      <w:r w:rsidR="00F77EEB" w:rsidRPr="002952D8">
        <w:rPr>
          <w:rFonts w:ascii="Arial" w:eastAsiaTheme="minorEastAsia" w:hAnsi="Arial" w:cs="Arial"/>
        </w:rPr>
        <w:t>dents reported current ENDS</w:t>
      </w:r>
      <w:r w:rsidR="00393027" w:rsidRPr="00DC6C48">
        <w:rPr>
          <w:rFonts w:ascii="Arial" w:eastAsiaTheme="minorEastAsia" w:hAnsi="Arial" w:cs="Arial"/>
        </w:rPr>
        <w:t xml:space="preserve"> use</w:t>
      </w:r>
      <w:r w:rsidR="00CC78C0" w:rsidRPr="000A308F">
        <w:t xml:space="preserve"> </w:t>
      </w:r>
      <w:r w:rsidR="00417C1B">
        <w:rPr>
          <w:rFonts w:ascii="Arial" w:eastAsiaTheme="minorEastAsia" w:hAnsi="Arial" w:cs="Arial"/>
        </w:rPr>
        <w:t>{Wang, 2020 #20}</w:t>
      </w:r>
      <w:r w:rsidR="00F77EEB" w:rsidRPr="008139CA">
        <w:rPr>
          <w:rFonts w:ascii="Arial" w:eastAsiaTheme="minorEastAsia" w:hAnsi="Arial" w:cs="Arial"/>
        </w:rPr>
        <w:t xml:space="preserve">. </w:t>
      </w:r>
      <w:r w:rsidR="00A62556" w:rsidRPr="00A62556">
        <w:rPr>
          <w:rFonts w:ascii="Arial" w:eastAsiaTheme="minorEastAsia" w:hAnsi="Arial" w:cs="Arial"/>
        </w:rPr>
        <w:t>The 2014-2020 National Youth Tobacco Surveys have consistently shown higher rates among Latinx middle schoolers compared to others with 7.1% of Latinx students reporting past 30 day vape use and 9.4% using any tobacco products compared to 4.3% and 5.7% of non-Hispanic White (NHW) students in 2020</w:t>
      </w:r>
      <w:r w:rsidR="007134DE" w:rsidRPr="007134DE">
        <w:rPr>
          <w:rFonts w:ascii="Arial" w:eastAsiaTheme="minorEastAsia" w:hAnsi="Arial" w:cs="Arial"/>
        </w:rPr>
        <w:t>{</w:t>
      </w:r>
      <w:proofErr w:type="spellStart"/>
      <w:r w:rsidR="007134DE" w:rsidRPr="007134DE">
        <w:rPr>
          <w:rFonts w:ascii="Arial" w:eastAsiaTheme="minorEastAsia" w:hAnsi="Arial" w:cs="Arial"/>
        </w:rPr>
        <w:t>Gentzke</w:t>
      </w:r>
      <w:proofErr w:type="spellEnd"/>
      <w:r w:rsidR="007134DE" w:rsidRPr="007134DE">
        <w:rPr>
          <w:rFonts w:ascii="Arial" w:eastAsiaTheme="minorEastAsia" w:hAnsi="Arial" w:cs="Arial"/>
        </w:rPr>
        <w:t>, 2020 #53}</w:t>
      </w:r>
      <w:r w:rsidR="00A62556">
        <w:rPr>
          <w:rFonts w:ascii="Arial" w:hAnsi="Arial" w:cs="Arial"/>
          <w:color w:val="212121"/>
          <w:shd w:val="clear" w:color="auto" w:fill="FFFFFF"/>
        </w:rPr>
        <w:t>.</w:t>
      </w:r>
      <w:r w:rsidR="00A62556">
        <w:rPr>
          <w:rFonts w:ascii="Arial" w:eastAsiaTheme="minorEastAsia" w:hAnsi="Arial" w:cs="Arial"/>
        </w:rPr>
        <w:t xml:space="preserve">  </w:t>
      </w:r>
      <w:r w:rsidR="00F77EEB">
        <w:rPr>
          <w:rFonts w:ascii="Arial" w:eastAsiaTheme="minorEastAsia" w:hAnsi="Arial" w:cs="Arial"/>
        </w:rPr>
        <w:t>Use of ENDS</w:t>
      </w:r>
      <w:r w:rsidR="00393027" w:rsidRPr="00937742">
        <w:rPr>
          <w:rFonts w:ascii="Arial" w:eastAsiaTheme="minorEastAsia" w:hAnsi="Arial" w:cs="Arial"/>
        </w:rPr>
        <w:t xml:space="preserve"> in adolescence has been shown to be associated with increased likelihood for future use </w:t>
      </w:r>
      <w:r w:rsidR="00CC78C0">
        <w:rPr>
          <w:rFonts w:ascii="Arial" w:eastAsiaTheme="minorEastAsia" w:hAnsi="Arial" w:cs="Arial"/>
        </w:rPr>
        <w:t>of combustible tobacco products</w:t>
      </w:r>
      <w:r w:rsidR="00417C1B">
        <w:rPr>
          <w:rFonts w:ascii="Arial" w:eastAsiaTheme="minorEastAsia" w:hAnsi="Arial" w:cs="Arial"/>
        </w:rPr>
        <w:t>{Soneji, 2017 #21}</w:t>
      </w:r>
      <w:r w:rsidR="00CC78C0">
        <w:rPr>
          <w:rFonts w:ascii="Arial" w:eastAsiaTheme="minorEastAsia" w:hAnsi="Arial" w:cs="Arial"/>
        </w:rPr>
        <w:t xml:space="preserve"> </w:t>
      </w:r>
      <w:r w:rsidR="00393027" w:rsidRPr="00937742">
        <w:rPr>
          <w:rFonts w:ascii="Arial" w:eastAsiaTheme="minorEastAsia" w:hAnsi="Arial" w:cs="Arial"/>
        </w:rPr>
        <w:t>and cannabis</w:t>
      </w:r>
      <w:r w:rsidR="00417C1B">
        <w:rPr>
          <w:rFonts w:ascii="Arial" w:eastAsiaTheme="minorEastAsia" w:hAnsi="Arial" w:cs="Arial"/>
        </w:rPr>
        <w:t>{Audrain-McGovern, 2018 #22}</w:t>
      </w:r>
      <w:r w:rsidR="00393027" w:rsidRPr="00937742">
        <w:rPr>
          <w:rFonts w:ascii="Arial" w:eastAsiaTheme="minorEastAsia" w:hAnsi="Arial" w:cs="Arial"/>
        </w:rPr>
        <w:t xml:space="preserve">, raising concerns about the long-term public health effects of </w:t>
      </w:r>
      <w:r w:rsidR="00F77EEB">
        <w:rPr>
          <w:rFonts w:ascii="Arial" w:eastAsiaTheme="minorEastAsia" w:hAnsi="Arial" w:cs="Arial"/>
        </w:rPr>
        <w:t>habitual ENDS</w:t>
      </w:r>
      <w:r w:rsidR="00393027" w:rsidRPr="00937742">
        <w:rPr>
          <w:rFonts w:ascii="Arial" w:eastAsiaTheme="minorEastAsia" w:hAnsi="Arial" w:cs="Arial"/>
        </w:rPr>
        <w:t xml:space="preserve"> use. </w:t>
      </w:r>
      <w:r w:rsidR="00937742" w:rsidRPr="00937742">
        <w:rPr>
          <w:rFonts w:ascii="Arial" w:hAnsi="Arial" w:cs="Arial"/>
        </w:rPr>
        <w:t xml:space="preserve">Increased use of vaping </w:t>
      </w:r>
      <w:r w:rsidR="00F77EEB">
        <w:rPr>
          <w:rFonts w:ascii="Arial" w:hAnsi="Arial" w:cs="Arial"/>
        </w:rPr>
        <w:t xml:space="preserve">products </w:t>
      </w:r>
      <w:r w:rsidR="00937742" w:rsidRPr="00937742">
        <w:rPr>
          <w:rFonts w:ascii="Arial" w:hAnsi="Arial" w:cs="Arial"/>
        </w:rPr>
        <w:t>as the entry to combustible cigarettes has been identified specifically among Hispanic/Latino youth at alarming rates much higher than non-Hispanic youth</w:t>
      </w:r>
      <w:r w:rsidR="00937742" w:rsidRPr="00937742">
        <w:t xml:space="preserve"> </w:t>
      </w:r>
      <w:r w:rsidR="00417C1B">
        <w:rPr>
          <w:rFonts w:ascii="Arial" w:hAnsi="Arial" w:cs="Arial"/>
        </w:rPr>
        <w:t>{</w:t>
      </w:r>
      <w:proofErr w:type="spellStart"/>
      <w:r w:rsidR="00417C1B">
        <w:rPr>
          <w:rFonts w:ascii="Arial" w:hAnsi="Arial" w:cs="Arial"/>
        </w:rPr>
        <w:t>Hammig</w:t>
      </w:r>
      <w:proofErr w:type="spellEnd"/>
      <w:r w:rsidR="00417C1B">
        <w:rPr>
          <w:rFonts w:ascii="Arial" w:hAnsi="Arial" w:cs="Arial"/>
        </w:rPr>
        <w:t>, 2017 #5;Unger, 2016 #17}</w:t>
      </w:r>
      <w:r w:rsidR="00937742">
        <w:rPr>
          <w:rFonts w:ascii="Arial" w:hAnsi="Arial" w:cs="Arial"/>
        </w:rPr>
        <w:t>.</w:t>
      </w:r>
      <w:r w:rsidR="00F10373">
        <w:rPr>
          <w:rFonts w:ascii="Arial" w:hAnsi="Arial" w:cs="Arial"/>
        </w:rPr>
        <w:t xml:space="preserve"> Use of ENDS products has grown increasing</w:t>
      </w:r>
      <w:r w:rsidR="008140BC">
        <w:rPr>
          <w:rFonts w:ascii="Arial" w:hAnsi="Arial" w:cs="Arial"/>
        </w:rPr>
        <w:t>ly</w:t>
      </w:r>
      <w:r w:rsidR="00F10373">
        <w:rPr>
          <w:rFonts w:ascii="Arial" w:hAnsi="Arial" w:cs="Arial"/>
        </w:rPr>
        <w:t xml:space="preserve"> concerning during the global COVID-19</w:t>
      </w:r>
      <w:r w:rsidR="008720D9">
        <w:rPr>
          <w:rFonts w:ascii="Arial" w:hAnsi="Arial" w:cs="Arial"/>
        </w:rPr>
        <w:t xml:space="preserve"> pandemic, </w:t>
      </w:r>
      <w:r w:rsidR="00F10373">
        <w:rPr>
          <w:rFonts w:ascii="Arial" w:hAnsi="Arial" w:cs="Arial"/>
        </w:rPr>
        <w:t xml:space="preserve">during </w:t>
      </w:r>
      <w:r w:rsidR="00F10373" w:rsidRPr="00F107FB">
        <w:rPr>
          <w:rFonts w:ascii="Arial" w:hAnsi="Arial" w:cs="Arial"/>
        </w:rPr>
        <w:t xml:space="preserve">which </w:t>
      </w:r>
      <w:r w:rsidR="00FA46AF" w:rsidRPr="00F107FB">
        <w:rPr>
          <w:rFonts w:ascii="Arial" w:hAnsi="Arial" w:cs="Arial"/>
        </w:rPr>
        <w:t xml:space="preserve">16.6% of underage youth </w:t>
      </w:r>
      <w:r w:rsidR="00082989" w:rsidRPr="00F107FB">
        <w:rPr>
          <w:rFonts w:ascii="Arial" w:hAnsi="Arial" w:cs="Arial"/>
        </w:rPr>
        <w:t xml:space="preserve">(age&lt;21 years) reported </w:t>
      </w:r>
      <w:r w:rsidR="00F10373" w:rsidRPr="00F107FB">
        <w:rPr>
          <w:rFonts w:ascii="Arial" w:hAnsi="Arial" w:cs="Arial"/>
        </w:rPr>
        <w:t xml:space="preserve">using </w:t>
      </w:r>
      <w:r w:rsidR="00082989" w:rsidRPr="00F107FB">
        <w:rPr>
          <w:rFonts w:ascii="Arial" w:hAnsi="Arial" w:cs="Arial"/>
        </w:rPr>
        <w:t xml:space="preserve">an </w:t>
      </w:r>
      <w:r w:rsidR="00F10373" w:rsidRPr="00F107FB">
        <w:rPr>
          <w:rFonts w:ascii="Arial" w:hAnsi="Arial" w:cs="Arial"/>
        </w:rPr>
        <w:t>increased amount of nicotine in e-cigs</w:t>
      </w:r>
      <w:r w:rsidR="00082989" w:rsidRPr="00F107FB">
        <w:rPr>
          <w:rFonts w:ascii="Arial" w:hAnsi="Arial" w:cs="Arial"/>
        </w:rPr>
        <w:t xml:space="preserve"> and that they </w:t>
      </w:r>
      <w:r w:rsidR="00FA46AF" w:rsidRPr="00F107FB">
        <w:rPr>
          <w:rFonts w:ascii="Arial" w:hAnsi="Arial" w:cs="Arial"/>
        </w:rPr>
        <w:t xml:space="preserve">more frequently </w:t>
      </w:r>
      <w:r w:rsidR="00082989" w:rsidRPr="00F107FB">
        <w:rPr>
          <w:rFonts w:ascii="Arial" w:hAnsi="Arial" w:cs="Arial"/>
        </w:rPr>
        <w:t>used vape shops and online platforms to obtain vaping products</w:t>
      </w:r>
      <w:r w:rsidR="00F10373" w:rsidRPr="00F107FB">
        <w:rPr>
          <w:rFonts w:ascii="Arial" w:hAnsi="Arial" w:cs="Arial"/>
        </w:rPr>
        <w:t xml:space="preserve"> during the pandemic</w:t>
      </w:r>
      <w:r w:rsidR="00417C1B">
        <w:rPr>
          <w:rFonts w:ascii="Arial" w:hAnsi="Arial" w:cs="Arial"/>
        </w:rPr>
        <w:t>{</w:t>
      </w:r>
      <w:proofErr w:type="spellStart"/>
      <w:r w:rsidR="00417C1B">
        <w:rPr>
          <w:rFonts w:ascii="Arial" w:hAnsi="Arial" w:cs="Arial"/>
        </w:rPr>
        <w:t>Gaiha</w:t>
      </w:r>
      <w:proofErr w:type="spellEnd"/>
      <w:r w:rsidR="00417C1B">
        <w:rPr>
          <w:rFonts w:ascii="Arial" w:hAnsi="Arial" w:cs="Arial"/>
        </w:rPr>
        <w:t>, 2020 #44}</w:t>
      </w:r>
      <w:r w:rsidR="00082989" w:rsidRPr="00F107FB">
        <w:rPr>
          <w:rFonts w:ascii="Arial" w:hAnsi="Arial" w:cs="Arial"/>
        </w:rPr>
        <w:t xml:space="preserve">. </w:t>
      </w:r>
      <w:r w:rsidR="008720D9" w:rsidRPr="00F107FB">
        <w:rPr>
          <w:rFonts w:ascii="Arial" w:hAnsi="Arial" w:cs="Arial"/>
        </w:rPr>
        <w:t xml:space="preserve"> </w:t>
      </w:r>
    </w:p>
    <w:p w14:paraId="33DC9550" w14:textId="77777777" w:rsidR="0030118D" w:rsidRPr="0030118D" w:rsidRDefault="0030118D" w:rsidP="0030118D">
      <w:pPr>
        <w:spacing w:after="0"/>
        <w:rPr>
          <w:rFonts w:ascii="Arial" w:hAnsi="Arial" w:cs="Arial"/>
          <w:b/>
          <w:sz w:val="10"/>
          <w:szCs w:val="10"/>
        </w:rPr>
      </w:pPr>
    </w:p>
    <w:p w14:paraId="40E96702" w14:textId="6E5D0167" w:rsidR="001F2DE0" w:rsidRPr="00BB17DE" w:rsidRDefault="007B0B93">
      <w:pPr>
        <w:rPr>
          <w:rFonts w:ascii="Arial" w:hAnsi="Arial" w:cs="Arial"/>
          <w:b/>
        </w:rPr>
      </w:pPr>
      <w:r>
        <w:rPr>
          <w:rFonts w:ascii="Arial" w:hAnsi="Arial" w:cs="Arial"/>
          <w:b/>
        </w:rPr>
        <w:t xml:space="preserve">B.2. </w:t>
      </w:r>
      <w:r w:rsidR="000678D4">
        <w:rPr>
          <w:rFonts w:ascii="Arial" w:hAnsi="Arial" w:cs="Arial"/>
          <w:b/>
        </w:rPr>
        <w:t xml:space="preserve">Vaping </w:t>
      </w:r>
      <w:r w:rsidR="00E57513" w:rsidRPr="00F107FB">
        <w:rPr>
          <w:rFonts w:ascii="Arial" w:hAnsi="Arial" w:cs="Arial"/>
          <w:b/>
        </w:rPr>
        <w:t xml:space="preserve">Characteristics in Colorado: </w:t>
      </w:r>
      <w:r w:rsidR="00F107FB" w:rsidRPr="00F107FB">
        <w:rPr>
          <w:rFonts w:ascii="Arial" w:hAnsi="Arial" w:cs="Arial"/>
        </w:rPr>
        <w:t>Colorado is a leader in electronic smoking device use among teenagers. In Colorado 48.4% of Latino high school youth reported ever having vaped and research shows disproportionately higher ENDS use among Latino youth in 2019 (HKCS Data dashboard</w:t>
      </w:r>
      <w:hyperlink r:id="rId9" w:history="1"/>
      <w:r w:rsidR="00F107FB" w:rsidRPr="00F107FB">
        <w:rPr>
          <w:rFonts w:ascii="Arial" w:hAnsi="Arial" w:cs="Arial"/>
        </w:rPr>
        <w:t>)</w:t>
      </w:r>
      <w:r w:rsidR="007134DE" w:rsidRPr="007134DE">
        <w:rPr>
          <w:rFonts w:ascii="Arial" w:hAnsi="Arial" w:cs="Arial"/>
        </w:rPr>
        <w:t>{Barrington-</w:t>
      </w:r>
      <w:proofErr w:type="spellStart"/>
      <w:r w:rsidR="007134DE" w:rsidRPr="007134DE">
        <w:rPr>
          <w:rFonts w:ascii="Arial" w:hAnsi="Arial" w:cs="Arial"/>
        </w:rPr>
        <w:t>Trimis</w:t>
      </w:r>
      <w:proofErr w:type="spellEnd"/>
      <w:r w:rsidR="007134DE" w:rsidRPr="007134DE">
        <w:rPr>
          <w:rFonts w:ascii="Arial" w:hAnsi="Arial" w:cs="Arial"/>
        </w:rPr>
        <w:t>, 2019 #54}</w:t>
      </w:r>
      <w:r w:rsidR="007134DE">
        <w:rPr>
          <w:rFonts w:ascii="Arial" w:hAnsi="Arial" w:cs="Arial"/>
        </w:rPr>
        <w:t>.</w:t>
      </w:r>
      <w:r w:rsidR="007134DE" w:rsidRPr="007134DE" w:rsidDel="007134DE">
        <w:rPr>
          <w:rFonts w:ascii="Arial" w:hAnsi="Arial" w:cs="Arial"/>
        </w:rPr>
        <w:t xml:space="preserve"> </w:t>
      </w:r>
      <w:r w:rsidR="00936858" w:rsidRPr="00F107FB">
        <w:rPr>
          <w:rFonts w:ascii="Arial" w:hAnsi="Arial" w:cs="Arial"/>
        </w:rPr>
        <w:t xml:space="preserve"> Using the </w:t>
      </w:r>
      <w:r w:rsidR="00690EDB" w:rsidRPr="00F107FB">
        <w:rPr>
          <w:rFonts w:ascii="Arial" w:hAnsi="Arial" w:cs="Arial"/>
        </w:rPr>
        <w:t xml:space="preserve">Healthy Colorado Kids Survey </w:t>
      </w:r>
      <w:r w:rsidR="00936858" w:rsidRPr="00F107FB">
        <w:rPr>
          <w:rFonts w:ascii="Arial" w:hAnsi="Arial" w:cs="Arial"/>
        </w:rPr>
        <w:t xml:space="preserve">data </w:t>
      </w:r>
      <w:r w:rsidR="00690EDB" w:rsidRPr="00F107FB">
        <w:rPr>
          <w:rFonts w:ascii="Arial" w:hAnsi="Arial" w:cs="Arial"/>
        </w:rPr>
        <w:t xml:space="preserve">from 2017, </w:t>
      </w:r>
      <w:r w:rsidR="00936858" w:rsidRPr="00F107FB">
        <w:rPr>
          <w:rFonts w:ascii="Arial" w:hAnsi="Arial" w:cs="Arial"/>
        </w:rPr>
        <w:t xml:space="preserve">we found that </w:t>
      </w:r>
      <w:r w:rsidR="00690EDB" w:rsidRPr="00F107FB">
        <w:rPr>
          <w:rFonts w:ascii="Arial" w:hAnsi="Arial" w:cs="Arial"/>
        </w:rPr>
        <w:t>18% of Latinx youth reported intermittent vape exposure (1-9 days a</w:t>
      </w:r>
      <w:r w:rsidR="00690EDB">
        <w:rPr>
          <w:rFonts w:ascii="Arial" w:hAnsi="Arial" w:cs="Arial"/>
        </w:rPr>
        <w:t xml:space="preserve"> month) and 7.84% reported heavy use (10-30+ d</w:t>
      </w:r>
      <w:r w:rsidR="00FA46AF">
        <w:rPr>
          <w:rFonts w:ascii="Arial" w:hAnsi="Arial" w:cs="Arial"/>
        </w:rPr>
        <w:t>ays). Furthermore, 24% of Latinx</w:t>
      </w:r>
      <w:r w:rsidR="00690EDB">
        <w:rPr>
          <w:rFonts w:ascii="Arial" w:hAnsi="Arial" w:cs="Arial"/>
        </w:rPr>
        <w:t xml:space="preserve"> participants perceived that ENDS use was not harmful compared to 16% of their non-Latino counterparts. </w:t>
      </w:r>
      <w:r w:rsidR="00A54D95">
        <w:rPr>
          <w:rFonts w:ascii="Arial" w:hAnsi="Arial" w:cs="Arial"/>
        </w:rPr>
        <w:t>No</w:t>
      </w:r>
      <w:r w:rsidR="00FA46AF">
        <w:rPr>
          <w:rFonts w:ascii="Arial" w:hAnsi="Arial" w:cs="Arial"/>
        </w:rPr>
        <w:t xml:space="preserve">tably, Pueblo County, which has a large percentage of high-risk </w:t>
      </w:r>
      <w:r w:rsidR="00A62556">
        <w:rPr>
          <w:rFonts w:ascii="Arial" w:hAnsi="Arial" w:cs="Arial"/>
        </w:rPr>
        <w:t>L</w:t>
      </w:r>
      <w:r w:rsidR="00FA46AF">
        <w:rPr>
          <w:rFonts w:ascii="Arial" w:hAnsi="Arial" w:cs="Arial"/>
        </w:rPr>
        <w:t xml:space="preserve">atinx youth, </w:t>
      </w:r>
      <w:r w:rsidR="00A54D95">
        <w:rPr>
          <w:rFonts w:ascii="Arial" w:hAnsi="Arial" w:cs="Arial"/>
        </w:rPr>
        <w:t>has the hi</w:t>
      </w:r>
      <w:r w:rsidR="00FA46AF">
        <w:rPr>
          <w:rFonts w:ascii="Arial" w:hAnsi="Arial" w:cs="Arial"/>
        </w:rPr>
        <w:t xml:space="preserve">ghest density of heavy vape use </w:t>
      </w:r>
      <w:r w:rsidR="00A54D95">
        <w:rPr>
          <w:rFonts w:ascii="Arial" w:hAnsi="Arial" w:cs="Arial"/>
        </w:rPr>
        <w:t>(17.2%)</w:t>
      </w:r>
      <w:r w:rsidR="00FA46AF">
        <w:rPr>
          <w:rFonts w:ascii="Arial" w:hAnsi="Arial" w:cs="Arial"/>
        </w:rPr>
        <w:t xml:space="preserve"> and intermittent vape use (28%) amongst </w:t>
      </w:r>
      <w:r w:rsidR="00993171">
        <w:rPr>
          <w:rFonts w:ascii="Arial" w:hAnsi="Arial" w:cs="Arial"/>
        </w:rPr>
        <w:t xml:space="preserve">Latinx </w:t>
      </w:r>
      <w:r w:rsidR="00FA46AF">
        <w:rPr>
          <w:rFonts w:ascii="Arial" w:hAnsi="Arial" w:cs="Arial"/>
        </w:rPr>
        <w:t>adolescents in Colorado</w:t>
      </w:r>
      <w:r w:rsidR="00936858">
        <w:rPr>
          <w:rFonts w:ascii="Arial" w:hAnsi="Arial" w:cs="Arial"/>
        </w:rPr>
        <w:t xml:space="preserve"> </w:t>
      </w:r>
      <w:r w:rsidR="00A54D95">
        <w:rPr>
          <w:rFonts w:ascii="Arial" w:hAnsi="Arial" w:cs="Arial"/>
        </w:rPr>
        <w:t>(</w:t>
      </w:r>
      <w:r w:rsidR="00A54D95" w:rsidRPr="00936858">
        <w:rPr>
          <w:rFonts w:ascii="Arial" w:hAnsi="Arial" w:cs="Arial"/>
          <w:b/>
        </w:rPr>
        <w:t>Fig.</w:t>
      </w:r>
      <w:r w:rsidR="00B3442F">
        <w:rPr>
          <w:rFonts w:ascii="Arial" w:hAnsi="Arial" w:cs="Arial"/>
          <w:b/>
        </w:rPr>
        <w:t>1</w:t>
      </w:r>
      <w:r w:rsidR="00A54D95">
        <w:rPr>
          <w:rFonts w:ascii="Arial" w:hAnsi="Arial" w:cs="Arial"/>
        </w:rPr>
        <w:t>)</w:t>
      </w:r>
      <w:r w:rsidR="00F10373">
        <w:rPr>
          <w:rFonts w:ascii="Arial" w:hAnsi="Arial" w:cs="Arial"/>
        </w:rPr>
        <w:t xml:space="preserve"> providing</w:t>
      </w:r>
      <w:r w:rsidR="00FA46AF">
        <w:rPr>
          <w:rFonts w:ascii="Arial" w:hAnsi="Arial" w:cs="Arial"/>
        </w:rPr>
        <w:t xml:space="preserve"> an excellent site for study recruitment and for</w:t>
      </w:r>
      <w:r w:rsidR="00936858">
        <w:rPr>
          <w:rFonts w:ascii="Arial" w:hAnsi="Arial" w:cs="Arial"/>
        </w:rPr>
        <w:t xml:space="preserve"> piloting</w:t>
      </w:r>
      <w:r w:rsidR="00FA46AF">
        <w:rPr>
          <w:rFonts w:ascii="Arial" w:hAnsi="Arial" w:cs="Arial"/>
        </w:rPr>
        <w:t xml:space="preserve"> novel intervention strategies</w:t>
      </w:r>
      <w:r w:rsidR="00A54D95">
        <w:rPr>
          <w:rFonts w:ascii="Arial" w:hAnsi="Arial" w:cs="Arial"/>
        </w:rPr>
        <w:t>.</w:t>
      </w:r>
      <w:r w:rsidR="00690EDB">
        <w:rPr>
          <w:rFonts w:ascii="Arial" w:hAnsi="Arial" w:cs="Arial"/>
        </w:rPr>
        <w:t xml:space="preserve"> </w:t>
      </w:r>
    </w:p>
    <w:p w14:paraId="5521990F" w14:textId="010BC80E" w:rsidR="001F2DE0" w:rsidRPr="00AD5DA6" w:rsidRDefault="007B0B93">
      <w:pPr>
        <w:rPr>
          <w:rFonts w:ascii="Arial" w:hAnsi="Arial" w:cs="Arial"/>
          <w:shd w:val="clear" w:color="auto" w:fill="FFFFFF"/>
        </w:rPr>
      </w:pPr>
      <w:r>
        <w:rPr>
          <w:rFonts w:ascii="Arial" w:hAnsi="Arial" w:cs="Arial"/>
          <w:b/>
        </w:rPr>
        <w:t xml:space="preserve">B.3. </w:t>
      </w:r>
      <w:r w:rsidR="000678D4">
        <w:rPr>
          <w:rFonts w:ascii="Arial" w:hAnsi="Arial" w:cs="Arial"/>
          <w:b/>
        </w:rPr>
        <w:t>Vaping</w:t>
      </w:r>
      <w:r w:rsidR="006D445A">
        <w:rPr>
          <w:rFonts w:ascii="Arial" w:hAnsi="Arial" w:cs="Arial"/>
          <w:b/>
        </w:rPr>
        <w:t xml:space="preserve"> and Adolescent</w:t>
      </w:r>
      <w:r w:rsidR="001F2DE0" w:rsidRPr="00BB17DE">
        <w:rPr>
          <w:rFonts w:ascii="Arial" w:hAnsi="Arial" w:cs="Arial"/>
          <w:b/>
        </w:rPr>
        <w:t xml:space="preserve"> Nicotine Dependence: </w:t>
      </w:r>
      <w:r w:rsidR="00393027" w:rsidRPr="00BB17DE">
        <w:rPr>
          <w:rFonts w:ascii="Arial" w:hAnsi="Arial" w:cs="Arial"/>
        </w:rPr>
        <w:t>Although e-cigarettes</w:t>
      </w:r>
      <w:r w:rsidR="00393027" w:rsidRPr="00BB17DE">
        <w:rPr>
          <w:rFonts w:ascii="Arial" w:hAnsi="Arial" w:cs="Arial"/>
          <w:color w:val="000000"/>
          <w:shd w:val="clear" w:color="auto" w:fill="FFFFFF"/>
        </w:rPr>
        <w:t xml:space="preserve"> </w:t>
      </w:r>
      <w:r w:rsidR="00393027" w:rsidRPr="00BB17DE">
        <w:rPr>
          <w:rFonts w:ascii="Arial" w:hAnsi="Arial" w:cs="Arial"/>
        </w:rPr>
        <w:t>were initially intended for use as assistive devices for smoking cessation</w:t>
      </w:r>
      <w:r w:rsidR="00F31BB8">
        <w:rPr>
          <w:rFonts w:ascii="Arial" w:hAnsi="Arial" w:cs="Arial"/>
        </w:rPr>
        <w:t xml:space="preserve"> and have been marketed as “safer alternatives” to traditional cigarettes</w:t>
      </w:r>
      <w:r w:rsidR="00393027" w:rsidRPr="00BB17DE">
        <w:rPr>
          <w:rFonts w:ascii="Arial" w:hAnsi="Arial" w:cs="Arial"/>
        </w:rPr>
        <w:t>, they have gained popularity as recreational devices especially among adolescents and young adults, many of whom have never smoked conventional cigarettes</w:t>
      </w:r>
      <w:r w:rsidR="00393027" w:rsidRPr="00BB17DE">
        <w:t xml:space="preserve"> </w:t>
      </w:r>
      <w:r w:rsidR="00417C1B">
        <w:rPr>
          <w:rFonts w:ascii="Arial" w:hAnsi="Arial" w:cs="Arial"/>
        </w:rPr>
        <w:t>{Lee, 2015 #14}</w:t>
      </w:r>
      <w:r w:rsidR="00393027" w:rsidRPr="00BB17DE">
        <w:rPr>
          <w:rFonts w:ascii="Arial" w:hAnsi="Arial" w:cs="Arial"/>
        </w:rPr>
        <w:t>.</w:t>
      </w:r>
      <w:r w:rsidR="00393027" w:rsidRPr="006E2C06">
        <w:rPr>
          <w:rFonts w:ascii="Arial" w:hAnsi="Arial" w:cs="Arial"/>
        </w:rPr>
        <w:t xml:space="preserve"> </w:t>
      </w:r>
      <w:r w:rsidR="001F2DE0" w:rsidRPr="00BB17DE">
        <w:rPr>
          <w:rFonts w:ascii="Arial" w:hAnsi="Arial" w:cs="Arial"/>
        </w:rPr>
        <w:t>ENDS consist of a cartridge containing nicotine, a solvent such as vegetable glycerin or propylene glycol, and often one or more of 7000+ available flavorings</w:t>
      </w:r>
      <w:r w:rsidR="00BB17DE" w:rsidRPr="00BB17DE">
        <w:rPr>
          <w:rFonts w:ascii="Arial" w:hAnsi="Arial" w:cs="Arial"/>
        </w:rPr>
        <w:t xml:space="preserve"> </w:t>
      </w:r>
      <w:r w:rsidR="00417C1B">
        <w:rPr>
          <w:rFonts w:ascii="Arial" w:hAnsi="Arial" w:cs="Arial"/>
        </w:rPr>
        <w:t>{Zhu, 2014 #12}</w:t>
      </w:r>
      <w:r w:rsidR="00BB17DE" w:rsidRPr="00BB17DE">
        <w:rPr>
          <w:rFonts w:ascii="Arial" w:hAnsi="Arial" w:cs="Arial"/>
        </w:rPr>
        <w:t xml:space="preserve">. The liquid is heated and then rapidly cooled to produce an aerosol that in inhaled or “vaped” by the user. </w:t>
      </w:r>
      <w:r w:rsidR="00BB17DE" w:rsidRPr="00BB17DE">
        <w:rPr>
          <w:rFonts w:ascii="Arial" w:hAnsi="Arial" w:cs="Arial"/>
          <w:color w:val="000000"/>
          <w:shd w:val="clear" w:color="auto" w:fill="FFFFFF"/>
        </w:rPr>
        <w:t xml:space="preserve">Although there is the option to omit nicotine from </w:t>
      </w:r>
      <w:r w:rsidR="00BB17DE" w:rsidRPr="00AD5DA6">
        <w:rPr>
          <w:rFonts w:ascii="Arial" w:hAnsi="Arial" w:cs="Arial"/>
          <w:shd w:val="clear" w:color="auto" w:fill="FFFFFF"/>
        </w:rPr>
        <w:t xml:space="preserve">some e-cigarette brands, the majority contain some amount of nicotine in variable levels.  A 2014 systemic review </w:t>
      </w:r>
      <w:r w:rsidR="00BB17DE" w:rsidRPr="00AD5DA6">
        <w:rPr>
          <w:rFonts w:ascii="Arial" w:hAnsi="Arial" w:cs="Arial"/>
          <w:shd w:val="clear" w:color="auto" w:fill="FFFFFF"/>
        </w:rPr>
        <w:lastRenderedPageBreak/>
        <w:t>found that nicotine levels in e-cigarette liquids ranged from 0–87.2 mg/ml</w:t>
      </w:r>
      <w:r w:rsidR="00BB17DE" w:rsidRPr="00AD5DA6">
        <w:rPr>
          <w:rFonts w:ascii="Arial" w:hAnsi="Arial"/>
        </w:rPr>
        <w:t xml:space="preserve"> </w:t>
      </w:r>
      <w:r w:rsidR="00417C1B">
        <w:rPr>
          <w:rFonts w:ascii="Arial" w:hAnsi="Arial" w:cs="Arial"/>
          <w:shd w:val="clear" w:color="auto" w:fill="FFFFFF"/>
        </w:rPr>
        <w:t>{Cheng, 2014 #15}</w:t>
      </w:r>
      <w:r w:rsidR="00BB17DE" w:rsidRPr="00AD5DA6">
        <w:rPr>
          <w:rFonts w:ascii="Arial" w:hAnsi="Arial" w:cs="Arial"/>
          <w:shd w:val="clear" w:color="auto" w:fill="FFFFFF"/>
        </w:rPr>
        <w:t>. However, it was also noted that nicotine content listed on e-cigarette solutions often significantly differed from the measured values, and nicotine delivery can vary between different e-cigarette devices within the same brand as well as from puff-to-puff using the same device</w:t>
      </w:r>
      <w:r w:rsidR="00BB17DE" w:rsidRPr="00AD5DA6">
        <w:rPr>
          <w:rFonts w:ascii="Arial" w:hAnsi="Arial"/>
        </w:rPr>
        <w:t xml:space="preserve"> </w:t>
      </w:r>
      <w:r w:rsidR="00417C1B">
        <w:rPr>
          <w:rFonts w:ascii="Arial" w:hAnsi="Arial" w:cs="Arial"/>
          <w:shd w:val="clear" w:color="auto" w:fill="FFFFFF"/>
        </w:rPr>
        <w:t>{Cheng, 2014 #15}</w:t>
      </w:r>
      <w:r w:rsidR="00BB17DE" w:rsidRPr="00AD5DA6">
        <w:rPr>
          <w:rFonts w:ascii="Arial" w:hAnsi="Arial" w:cs="Arial"/>
          <w:shd w:val="clear" w:color="auto" w:fill="FFFFFF"/>
        </w:rPr>
        <w:t xml:space="preserve">. Additional studies have shown that the variable </w:t>
      </w:r>
      <w:r w:rsidR="00F140EE">
        <w:rPr>
          <w:rFonts w:ascii="Arial" w:hAnsi="Arial" w:cs="Arial"/>
          <w:shd w:val="clear" w:color="auto" w:fill="FFFFFF"/>
        </w:rPr>
        <w:t>nicotine content in ENDS products</w:t>
      </w:r>
      <w:r w:rsidR="00BB17DE" w:rsidRPr="00AD5DA6">
        <w:rPr>
          <w:rFonts w:ascii="Arial" w:hAnsi="Arial" w:cs="Arial"/>
          <w:shd w:val="clear" w:color="auto" w:fill="FFFFFF"/>
        </w:rPr>
        <w:t xml:space="preserve"> can result in higher exposure to nicotine than from conventional cigarettes</w:t>
      </w:r>
      <w:r w:rsidR="00417C1B">
        <w:rPr>
          <w:rFonts w:ascii="Arial" w:hAnsi="Arial" w:cs="Arial"/>
          <w:shd w:val="clear" w:color="auto" w:fill="FFFFFF"/>
        </w:rPr>
        <w:t>{</w:t>
      </w:r>
      <w:proofErr w:type="spellStart"/>
      <w:r w:rsidR="00417C1B">
        <w:rPr>
          <w:rFonts w:ascii="Arial" w:hAnsi="Arial" w:cs="Arial"/>
          <w:shd w:val="clear" w:color="auto" w:fill="FFFFFF"/>
        </w:rPr>
        <w:t>Goniewicz</w:t>
      </w:r>
      <w:proofErr w:type="spellEnd"/>
      <w:r w:rsidR="00417C1B">
        <w:rPr>
          <w:rFonts w:ascii="Arial" w:hAnsi="Arial" w:cs="Arial"/>
          <w:shd w:val="clear" w:color="auto" w:fill="FFFFFF"/>
        </w:rPr>
        <w:t>, 2019 #16}</w:t>
      </w:r>
      <w:r w:rsidR="00BB17DE" w:rsidRPr="00AD5DA6">
        <w:rPr>
          <w:rFonts w:ascii="Arial" w:hAnsi="Arial" w:cs="Arial"/>
          <w:shd w:val="clear" w:color="auto" w:fill="FFFFFF"/>
        </w:rPr>
        <w:t xml:space="preserve"> potentially increasing their addictive potential. </w:t>
      </w:r>
    </w:p>
    <w:p w14:paraId="04F9AC6B" w14:textId="3C066979" w:rsidR="00D2649F" w:rsidRDefault="007B0B93" w:rsidP="00AD5DA6">
      <w:pPr>
        <w:rPr>
          <w:rFonts w:ascii="Arial" w:eastAsia="Times New Roman" w:hAnsi="Arial" w:cs="Arial"/>
          <w:shd w:val="clear" w:color="auto" w:fill="FFFFFF"/>
        </w:rPr>
      </w:pPr>
      <w:r>
        <w:rPr>
          <w:rFonts w:ascii="Arial" w:hAnsi="Arial" w:cs="Arial"/>
          <w:b/>
        </w:rPr>
        <w:t xml:space="preserve">B.4. </w:t>
      </w:r>
      <w:r w:rsidR="00F140EE">
        <w:rPr>
          <w:rFonts w:ascii="Arial" w:hAnsi="Arial" w:cs="Arial"/>
          <w:b/>
        </w:rPr>
        <w:t xml:space="preserve">Health Implications of Habitual </w:t>
      </w:r>
      <w:r w:rsidR="000678D4">
        <w:rPr>
          <w:rFonts w:ascii="Arial" w:hAnsi="Arial" w:cs="Arial"/>
          <w:b/>
        </w:rPr>
        <w:t>Vaping</w:t>
      </w:r>
      <w:r w:rsidR="00482DD4" w:rsidRPr="00AD5DA6">
        <w:rPr>
          <w:rFonts w:ascii="Arial" w:hAnsi="Arial" w:cs="Arial"/>
          <w:b/>
        </w:rPr>
        <w:t xml:space="preserve">: </w:t>
      </w:r>
      <w:r w:rsidR="00173F55">
        <w:rPr>
          <w:rFonts w:ascii="Arial" w:hAnsi="Arial" w:cs="Arial"/>
        </w:rPr>
        <w:t>Popular perception and marketing of vape products suggest that they are a safer alternative to tobacco cigarettes</w:t>
      </w:r>
      <w:r w:rsidR="00417C1B">
        <w:rPr>
          <w:rFonts w:ascii="Arial" w:hAnsi="Arial" w:cs="Arial"/>
        </w:rPr>
        <w:t>{King, 2015 #31;Martinez-Sanchez, 2015 #32}</w:t>
      </w:r>
      <w:r w:rsidR="00173F55">
        <w:rPr>
          <w:rFonts w:ascii="Arial" w:hAnsi="Arial" w:cs="Arial"/>
        </w:rPr>
        <w:t xml:space="preserve">. </w:t>
      </w:r>
      <w:r w:rsidR="00173F55">
        <w:rPr>
          <w:rFonts w:ascii="Arial" w:eastAsiaTheme="minorEastAsia" w:hAnsi="Arial" w:cs="Arial"/>
        </w:rPr>
        <w:t>However, s</w:t>
      </w:r>
      <w:r w:rsidR="00D2649F" w:rsidRPr="00AD5DA6">
        <w:rPr>
          <w:rFonts w:ascii="Arial" w:eastAsiaTheme="minorEastAsia" w:hAnsi="Arial" w:cs="Arial"/>
        </w:rPr>
        <w:t>ince the first case of e-cigarette associated lung injury (EVALI) was published in 2012</w:t>
      </w:r>
      <w:r w:rsidR="00417C1B">
        <w:rPr>
          <w:rFonts w:ascii="Arial" w:eastAsiaTheme="minorEastAsia" w:hAnsi="Arial" w:cs="Arial"/>
        </w:rPr>
        <w:t>{McCauley, 2012 #23}</w:t>
      </w:r>
      <w:r w:rsidR="00D2649F" w:rsidRPr="00AD5DA6">
        <w:rPr>
          <w:rFonts w:ascii="Arial" w:eastAsiaTheme="minorEastAsia" w:hAnsi="Arial" w:cs="Arial"/>
        </w:rPr>
        <w:t>, there has been growing evidence that vaping results in poor respiratory outcomes.</w:t>
      </w:r>
      <w:r w:rsidR="00677872">
        <w:rPr>
          <w:rFonts w:ascii="Arial" w:eastAsiaTheme="minorEastAsia" w:hAnsi="Arial" w:cs="Arial"/>
        </w:rPr>
        <w:t xml:space="preserve"> Studies have demonstrated myriad potentially harmful effects including cytotoxicity from e-cig flavorings</w:t>
      </w:r>
      <w:r w:rsidR="00417C1B">
        <w:rPr>
          <w:rFonts w:ascii="Arial" w:eastAsiaTheme="minorEastAsia" w:hAnsi="Arial" w:cs="Arial"/>
        </w:rPr>
        <w:t>{(ATS), 2015 #33}</w:t>
      </w:r>
      <w:r w:rsidR="00677872">
        <w:rPr>
          <w:rFonts w:ascii="Arial" w:eastAsiaTheme="minorEastAsia" w:hAnsi="Arial" w:cs="Arial"/>
        </w:rPr>
        <w:t>, endothelial disruption</w:t>
      </w:r>
      <w:r w:rsidR="00417C1B">
        <w:rPr>
          <w:rFonts w:ascii="Arial" w:eastAsiaTheme="minorEastAsia" w:hAnsi="Arial" w:cs="Arial"/>
        </w:rPr>
        <w:t>{Schweitzer, 2015 #34}</w:t>
      </w:r>
      <w:r w:rsidR="00677872">
        <w:rPr>
          <w:rFonts w:ascii="Arial" w:eastAsiaTheme="minorEastAsia" w:hAnsi="Arial" w:cs="Arial"/>
        </w:rPr>
        <w:t>, and DNA damage</w:t>
      </w:r>
      <w:r w:rsidR="00417C1B">
        <w:rPr>
          <w:rFonts w:ascii="Arial" w:eastAsiaTheme="minorEastAsia" w:hAnsi="Arial" w:cs="Arial"/>
        </w:rPr>
        <w:t>{Lee, 2018 #35}</w:t>
      </w:r>
      <w:r w:rsidR="00677872">
        <w:rPr>
          <w:rFonts w:ascii="Arial" w:eastAsiaTheme="minorEastAsia" w:hAnsi="Arial" w:cs="Arial"/>
        </w:rPr>
        <w:t>.</w:t>
      </w:r>
      <w:r w:rsidR="00D2649F" w:rsidRPr="00AD5DA6">
        <w:rPr>
          <w:rFonts w:ascii="Arial" w:eastAsiaTheme="minorEastAsia" w:hAnsi="Arial" w:cs="Arial"/>
        </w:rPr>
        <w:t xml:space="preserve"> </w:t>
      </w:r>
      <w:r w:rsidR="00677872">
        <w:rPr>
          <w:rFonts w:ascii="Arial" w:eastAsiaTheme="minorEastAsia" w:hAnsi="Arial" w:cs="Arial"/>
        </w:rPr>
        <w:t xml:space="preserve"> </w:t>
      </w:r>
      <w:r w:rsidR="00FA46AF">
        <w:rPr>
          <w:rFonts w:ascii="Arial" w:hAnsi="Arial" w:cs="Arial"/>
        </w:rPr>
        <w:t>E-cigs have been specifically</w:t>
      </w:r>
      <w:r w:rsidR="00D2649F" w:rsidRPr="00AD5DA6">
        <w:rPr>
          <w:rFonts w:ascii="Arial" w:hAnsi="Arial" w:cs="Arial"/>
        </w:rPr>
        <w:t xml:space="preserve"> shown to be associated with increased</w:t>
      </w:r>
      <w:r w:rsidR="00AB66C6" w:rsidRPr="00AD5DA6">
        <w:rPr>
          <w:rFonts w:ascii="Arial" w:hAnsi="Arial" w:cs="Arial"/>
        </w:rPr>
        <w:t xml:space="preserve"> respiratory symptoms including</w:t>
      </w:r>
      <w:r w:rsidR="00D2649F" w:rsidRPr="00AD5DA6">
        <w:rPr>
          <w:rFonts w:ascii="Arial" w:hAnsi="Arial" w:cs="Arial"/>
        </w:rPr>
        <w:t xml:space="preserve"> </w:t>
      </w:r>
      <w:r w:rsidR="00CC78C0" w:rsidRPr="00AD5DA6">
        <w:rPr>
          <w:rFonts w:ascii="Arial" w:hAnsi="Arial" w:cs="Arial"/>
        </w:rPr>
        <w:t>wheezing</w:t>
      </w:r>
      <w:r w:rsidR="00D2649F" w:rsidRPr="00AD5DA6">
        <w:rPr>
          <w:rFonts w:ascii="Arial" w:hAnsi="Arial" w:cs="Arial"/>
        </w:rPr>
        <w:t xml:space="preserve"> </w:t>
      </w:r>
      <w:r w:rsidR="00417C1B">
        <w:rPr>
          <w:rFonts w:ascii="Arial" w:hAnsi="Arial" w:cs="Arial"/>
        </w:rPr>
        <w:t>{Li, 2020 #24}</w:t>
      </w:r>
      <w:r w:rsidR="00CC78C0" w:rsidRPr="00AD5DA6">
        <w:rPr>
          <w:rFonts w:ascii="Arial" w:hAnsi="Arial" w:cs="Arial"/>
        </w:rPr>
        <w:t xml:space="preserve"> </w:t>
      </w:r>
      <w:r w:rsidR="00AB66C6" w:rsidRPr="00AD5DA6">
        <w:rPr>
          <w:rFonts w:ascii="Arial" w:hAnsi="Arial" w:cs="Arial"/>
        </w:rPr>
        <w:t>and asthma symptoms</w:t>
      </w:r>
      <w:r w:rsidR="00F140EE">
        <w:rPr>
          <w:rFonts w:ascii="Arial" w:hAnsi="Arial" w:cs="Arial"/>
        </w:rPr>
        <w:t xml:space="preserve"> in adults</w:t>
      </w:r>
      <w:r w:rsidR="00AB66C6" w:rsidRPr="00AD5DA6">
        <w:rPr>
          <w:rFonts w:ascii="Arial" w:hAnsi="Arial" w:cs="Arial"/>
        </w:rPr>
        <w:t xml:space="preserve">. </w:t>
      </w:r>
      <w:r w:rsidR="00F31BB8">
        <w:rPr>
          <w:rFonts w:ascii="Arial" w:hAnsi="Arial" w:cs="Arial"/>
        </w:rPr>
        <w:t xml:space="preserve">Furthermore, </w:t>
      </w:r>
      <w:r w:rsidR="00AB66C6" w:rsidRPr="00AD5DA6">
        <w:rPr>
          <w:rFonts w:ascii="Arial" w:hAnsi="Arial" w:cs="Arial"/>
        </w:rPr>
        <w:t>ENDS use</w:t>
      </w:r>
      <w:r w:rsidR="00D2649F" w:rsidRPr="00AD5DA6">
        <w:rPr>
          <w:rFonts w:ascii="Arial" w:hAnsi="Arial" w:cs="Arial"/>
        </w:rPr>
        <w:t xml:space="preserve"> </w:t>
      </w:r>
      <w:r w:rsidR="00F31BB8">
        <w:rPr>
          <w:rFonts w:ascii="Arial" w:hAnsi="Arial" w:cs="Arial"/>
        </w:rPr>
        <w:t xml:space="preserve">in adults </w:t>
      </w:r>
      <w:r w:rsidR="00AB66C6" w:rsidRPr="00AD5DA6">
        <w:rPr>
          <w:rFonts w:ascii="Arial" w:eastAsiaTheme="minorEastAsia" w:hAnsi="Arial" w:cs="Arial"/>
        </w:rPr>
        <w:t>has also</w:t>
      </w:r>
      <w:r w:rsidR="00D2649F" w:rsidRPr="00AD5DA6">
        <w:rPr>
          <w:rFonts w:ascii="Arial" w:eastAsiaTheme="minorEastAsia" w:hAnsi="Arial" w:cs="Arial"/>
        </w:rPr>
        <w:t xml:space="preserve"> been shown to cause abnormalities in </w:t>
      </w:r>
      <w:r w:rsidR="00FE4F28">
        <w:rPr>
          <w:rFonts w:ascii="Arial" w:eastAsiaTheme="minorEastAsia" w:hAnsi="Arial" w:cs="Arial"/>
        </w:rPr>
        <w:t xml:space="preserve">impulse </w:t>
      </w:r>
      <w:proofErr w:type="spellStart"/>
      <w:r w:rsidR="00FE4F28">
        <w:rPr>
          <w:rFonts w:ascii="Arial" w:eastAsiaTheme="minorEastAsia" w:hAnsi="Arial" w:cs="Arial"/>
        </w:rPr>
        <w:t>oscillometry</w:t>
      </w:r>
      <w:proofErr w:type="spellEnd"/>
      <w:r w:rsidR="00D2649F" w:rsidRPr="00AD5DA6">
        <w:rPr>
          <w:rFonts w:ascii="Arial" w:eastAsiaTheme="minorEastAsia" w:hAnsi="Arial" w:cs="Arial"/>
        </w:rPr>
        <w:t xml:space="preserve"> including an acute increase in airways resistance after use</w:t>
      </w:r>
      <w:r w:rsidR="00CC78C0" w:rsidRPr="00AD5DA6">
        <w:rPr>
          <w:rFonts w:ascii="Arial" w:hAnsi="Arial"/>
        </w:rPr>
        <w:t xml:space="preserve"> </w:t>
      </w:r>
      <w:r w:rsidR="00417C1B">
        <w:rPr>
          <w:rFonts w:ascii="Arial" w:eastAsiaTheme="minorEastAsia" w:hAnsi="Arial" w:cs="Arial"/>
        </w:rPr>
        <w:t>{</w:t>
      </w:r>
      <w:proofErr w:type="spellStart"/>
      <w:r w:rsidR="00417C1B">
        <w:rPr>
          <w:rFonts w:ascii="Arial" w:eastAsiaTheme="minorEastAsia" w:hAnsi="Arial" w:cs="Arial"/>
        </w:rPr>
        <w:t>Vardavas</w:t>
      </w:r>
      <w:proofErr w:type="spellEnd"/>
      <w:r w:rsidR="00417C1B">
        <w:rPr>
          <w:rFonts w:ascii="Arial" w:eastAsiaTheme="minorEastAsia" w:hAnsi="Arial" w:cs="Arial"/>
        </w:rPr>
        <w:t>, 2012 #26;Lappas, 2018 #27}</w:t>
      </w:r>
      <w:r w:rsidR="005556F5">
        <w:rPr>
          <w:rFonts w:ascii="Arial" w:eastAsiaTheme="minorEastAsia" w:hAnsi="Arial" w:cs="Arial"/>
        </w:rPr>
        <w:t xml:space="preserve">, </w:t>
      </w:r>
      <w:r w:rsidR="00FE4F28">
        <w:rPr>
          <w:rFonts w:ascii="Arial" w:eastAsiaTheme="minorEastAsia" w:hAnsi="Arial" w:cs="Arial"/>
        </w:rPr>
        <w:t>which likely reflects</w:t>
      </w:r>
      <w:r w:rsidR="005556F5">
        <w:rPr>
          <w:rFonts w:ascii="Arial" w:eastAsiaTheme="minorEastAsia" w:hAnsi="Arial" w:cs="Arial"/>
        </w:rPr>
        <w:t xml:space="preserve"> </w:t>
      </w:r>
      <w:r w:rsidR="00F5518E">
        <w:rPr>
          <w:rFonts w:ascii="Arial" w:eastAsiaTheme="minorEastAsia" w:hAnsi="Arial" w:cs="Arial"/>
        </w:rPr>
        <w:t xml:space="preserve">formaldehyde </w:t>
      </w:r>
      <w:r w:rsidR="005556F5">
        <w:rPr>
          <w:rFonts w:ascii="Arial" w:eastAsiaTheme="minorEastAsia" w:hAnsi="Arial" w:cs="Arial"/>
        </w:rPr>
        <w:t>induced injury</w:t>
      </w:r>
      <w:r w:rsidR="00FE4F28">
        <w:rPr>
          <w:rFonts w:ascii="Arial" w:eastAsiaTheme="minorEastAsia" w:hAnsi="Arial" w:cs="Arial"/>
        </w:rPr>
        <w:t>/inflammation</w:t>
      </w:r>
      <w:r w:rsidR="005556F5">
        <w:rPr>
          <w:rFonts w:ascii="Arial" w:eastAsiaTheme="minorEastAsia" w:hAnsi="Arial" w:cs="Arial"/>
        </w:rPr>
        <w:t xml:space="preserve"> to the </w:t>
      </w:r>
      <w:r w:rsidR="00FE4F28">
        <w:rPr>
          <w:rFonts w:ascii="Arial" w:eastAsiaTheme="minorEastAsia" w:hAnsi="Arial" w:cs="Arial"/>
        </w:rPr>
        <w:t xml:space="preserve">airways. </w:t>
      </w:r>
      <w:r w:rsidR="000E50FB">
        <w:rPr>
          <w:rFonts w:ascii="Arial" w:eastAsiaTheme="minorEastAsia" w:hAnsi="Arial" w:cs="Arial"/>
        </w:rPr>
        <w:t>However, t</w:t>
      </w:r>
      <w:r w:rsidR="00FE4F28">
        <w:rPr>
          <w:rFonts w:ascii="Arial" w:eastAsiaTheme="minorEastAsia" w:hAnsi="Arial" w:cs="Arial"/>
        </w:rPr>
        <w:t xml:space="preserve">his vaping effect is not detected using simple spirometry </w:t>
      </w:r>
      <w:r w:rsidR="00417C1B">
        <w:rPr>
          <w:rFonts w:ascii="Arial" w:eastAsiaTheme="minorEastAsia" w:hAnsi="Arial" w:cs="Times New Roman"/>
        </w:rPr>
        <w:t>{</w:t>
      </w:r>
      <w:proofErr w:type="spellStart"/>
      <w:r w:rsidR="00417C1B">
        <w:rPr>
          <w:rFonts w:ascii="Arial" w:eastAsiaTheme="minorEastAsia" w:hAnsi="Arial" w:cs="Times New Roman"/>
        </w:rPr>
        <w:t>Flouris</w:t>
      </w:r>
      <w:proofErr w:type="spellEnd"/>
      <w:r w:rsidR="00417C1B">
        <w:rPr>
          <w:rFonts w:ascii="Arial" w:eastAsiaTheme="minorEastAsia" w:hAnsi="Arial" w:cs="Times New Roman"/>
        </w:rPr>
        <w:t>, 2013 #28;Staudt, 2018 #29;Polosa, 2017 #30}</w:t>
      </w:r>
      <w:r w:rsidR="00D2649F" w:rsidRPr="00AD5DA6">
        <w:rPr>
          <w:rFonts w:ascii="Arial" w:eastAsiaTheme="minorEastAsia" w:hAnsi="Arial" w:cs="Times New Roman"/>
        </w:rPr>
        <w:t>.</w:t>
      </w:r>
      <w:r w:rsidR="00F31BB8">
        <w:rPr>
          <w:rFonts w:ascii="Arial" w:eastAsiaTheme="minorEastAsia" w:hAnsi="Arial" w:cs="Times New Roman"/>
        </w:rPr>
        <w:t xml:space="preserve"> Similar investigations in adolescent populations are limited.</w:t>
      </w:r>
      <w:r w:rsidR="008340EC">
        <w:rPr>
          <w:rFonts w:ascii="Arial" w:eastAsiaTheme="minorEastAsia" w:hAnsi="Arial" w:cs="Times New Roman"/>
        </w:rPr>
        <w:t xml:space="preserve"> Notably, in</w:t>
      </w:r>
      <w:r w:rsidR="00AB66C6" w:rsidRPr="00AD5DA6">
        <w:rPr>
          <w:rFonts w:ascii="Arial" w:eastAsiaTheme="minorEastAsia" w:hAnsi="Arial" w:cs="Times New Roman"/>
        </w:rPr>
        <w:t xml:space="preserve"> addition to its impact on respiratory symptoms, habitual use of ENDS products has also been shown to increase the risk for inf</w:t>
      </w:r>
      <w:r w:rsidR="00AD5DA6" w:rsidRPr="00AD5DA6">
        <w:rPr>
          <w:rFonts w:ascii="Arial" w:eastAsiaTheme="minorEastAsia" w:hAnsi="Arial" w:cs="Times New Roman"/>
        </w:rPr>
        <w:t>ection with the SARS-COV-2</w:t>
      </w:r>
      <w:r w:rsidR="00417C1B">
        <w:rPr>
          <w:rFonts w:ascii="Arial" w:eastAsiaTheme="minorEastAsia" w:hAnsi="Arial" w:cs="Times New Roman"/>
        </w:rPr>
        <w:t>{</w:t>
      </w:r>
      <w:proofErr w:type="spellStart"/>
      <w:r w:rsidR="00417C1B">
        <w:rPr>
          <w:rFonts w:ascii="Arial" w:eastAsiaTheme="minorEastAsia" w:hAnsi="Arial" w:cs="Times New Roman"/>
        </w:rPr>
        <w:t>Samet</w:t>
      </w:r>
      <w:proofErr w:type="spellEnd"/>
      <w:r w:rsidR="00417C1B">
        <w:rPr>
          <w:rFonts w:ascii="Arial" w:eastAsiaTheme="minorEastAsia" w:hAnsi="Arial" w:cs="Times New Roman"/>
        </w:rPr>
        <w:t>, 2020 #36;Gaiha, 2020 #37}</w:t>
      </w:r>
      <w:r w:rsidR="003C1C35">
        <w:rPr>
          <w:rFonts w:ascii="Arial" w:eastAsiaTheme="minorEastAsia" w:hAnsi="Arial" w:cs="Times New Roman"/>
        </w:rPr>
        <w:t xml:space="preserve"> </w:t>
      </w:r>
      <w:r w:rsidR="00AB66C6" w:rsidRPr="00AD5DA6">
        <w:rPr>
          <w:rFonts w:ascii="Arial" w:eastAsiaTheme="minorEastAsia" w:hAnsi="Arial" w:cs="Times New Roman"/>
        </w:rPr>
        <w:t>and the increased mortality related to COVID-19 disease even in adolescent populations</w:t>
      </w:r>
      <w:r w:rsidR="00417C1B">
        <w:rPr>
          <w:rFonts w:ascii="Arial" w:eastAsiaTheme="minorEastAsia" w:hAnsi="Arial" w:cs="Times New Roman"/>
        </w:rPr>
        <w:t>{</w:t>
      </w:r>
      <w:proofErr w:type="spellStart"/>
      <w:r w:rsidR="00417C1B">
        <w:rPr>
          <w:rFonts w:ascii="Arial" w:eastAsiaTheme="minorEastAsia" w:hAnsi="Arial" w:cs="Times New Roman"/>
        </w:rPr>
        <w:t>Samet</w:t>
      </w:r>
      <w:proofErr w:type="spellEnd"/>
      <w:r w:rsidR="00417C1B">
        <w:rPr>
          <w:rFonts w:ascii="Arial" w:eastAsiaTheme="minorEastAsia" w:hAnsi="Arial" w:cs="Times New Roman"/>
        </w:rPr>
        <w:t>, 2020 #36}</w:t>
      </w:r>
      <w:r w:rsidR="00AD5DA6" w:rsidRPr="00AD5DA6">
        <w:rPr>
          <w:rFonts w:ascii="Arial" w:eastAsia="Times New Roman" w:hAnsi="Arial" w:cs="Arial"/>
          <w:shd w:val="clear" w:color="auto" w:fill="FFFFFF"/>
        </w:rPr>
        <w:t>.</w:t>
      </w:r>
    </w:p>
    <w:p w14:paraId="008DE67A" w14:textId="5D091D20" w:rsidR="0012365E" w:rsidRPr="008A406D" w:rsidRDefault="007B0B93" w:rsidP="00AD5DA6">
      <w:pPr>
        <w:rPr>
          <w:rFonts w:ascii="Arial" w:eastAsia="Times New Roman" w:hAnsi="Arial" w:cs="Arial"/>
          <w:shd w:val="clear" w:color="auto" w:fill="FFFFFF"/>
        </w:rPr>
      </w:pPr>
      <w:r>
        <w:rPr>
          <w:rFonts w:ascii="Arial" w:eastAsia="Times New Roman" w:hAnsi="Arial" w:cs="Arial"/>
          <w:b/>
          <w:shd w:val="clear" w:color="auto" w:fill="FFFFFF"/>
        </w:rPr>
        <w:t xml:space="preserve">B.5. </w:t>
      </w:r>
      <w:r w:rsidR="0012365E">
        <w:rPr>
          <w:rFonts w:ascii="Arial" w:eastAsia="Times New Roman" w:hAnsi="Arial" w:cs="Arial"/>
          <w:b/>
          <w:shd w:val="clear" w:color="auto" w:fill="FFFFFF"/>
        </w:rPr>
        <w:t xml:space="preserve">Gene Expression Changes Due to </w:t>
      </w:r>
      <w:r w:rsidR="000678D4">
        <w:rPr>
          <w:rFonts w:ascii="Arial" w:eastAsia="Times New Roman" w:hAnsi="Arial" w:cs="Arial"/>
          <w:b/>
          <w:shd w:val="clear" w:color="auto" w:fill="FFFFFF"/>
        </w:rPr>
        <w:t>Vaping</w:t>
      </w:r>
      <w:r w:rsidR="0012365E">
        <w:rPr>
          <w:rFonts w:ascii="Arial" w:eastAsia="Times New Roman" w:hAnsi="Arial" w:cs="Arial"/>
          <w:b/>
          <w:shd w:val="clear" w:color="auto" w:fill="FFFFFF"/>
        </w:rPr>
        <w:t xml:space="preserve">: </w:t>
      </w:r>
      <w:r w:rsidR="008A406D">
        <w:rPr>
          <w:rFonts w:ascii="Arial" w:eastAsia="Times New Roman" w:hAnsi="Arial" w:cs="Arial"/>
          <w:b/>
          <w:shd w:val="clear" w:color="auto" w:fill="FFFFFF"/>
        </w:rPr>
        <w:t xml:space="preserve"> </w:t>
      </w:r>
      <w:r w:rsidR="008A406D">
        <w:rPr>
          <w:rFonts w:ascii="Arial" w:eastAsia="Times New Roman" w:hAnsi="Arial" w:cs="Arial"/>
          <w:shd w:val="clear" w:color="auto" w:fill="FFFFFF"/>
        </w:rPr>
        <w:t xml:space="preserve">Gene expression changes due to </w:t>
      </w:r>
      <w:r w:rsidR="00E16746">
        <w:rPr>
          <w:rFonts w:ascii="Arial" w:eastAsia="Times New Roman" w:hAnsi="Arial" w:cs="Arial"/>
          <w:shd w:val="clear" w:color="auto" w:fill="FFFFFF"/>
        </w:rPr>
        <w:t xml:space="preserve">traditional </w:t>
      </w:r>
      <w:r w:rsidR="008A406D">
        <w:rPr>
          <w:rFonts w:ascii="Arial" w:eastAsia="Times New Roman" w:hAnsi="Arial" w:cs="Arial"/>
          <w:shd w:val="clear" w:color="auto" w:fill="FFFFFF"/>
        </w:rPr>
        <w:t xml:space="preserve">cigarette smoke exposure in the bronchial epithelium </w:t>
      </w:r>
      <w:r w:rsidR="00E16746">
        <w:rPr>
          <w:rFonts w:ascii="Arial" w:eastAsia="Times New Roman" w:hAnsi="Arial" w:cs="Arial"/>
          <w:shd w:val="clear" w:color="auto" w:fill="FFFFFF"/>
        </w:rPr>
        <w:t xml:space="preserve">of adults </w:t>
      </w:r>
      <w:r w:rsidR="008A406D">
        <w:rPr>
          <w:rFonts w:ascii="Arial" w:eastAsia="Times New Roman" w:hAnsi="Arial" w:cs="Arial"/>
          <w:shd w:val="clear" w:color="auto" w:fill="FFFFFF"/>
        </w:rPr>
        <w:t>have been well documented including the induction of genes in inflammatory and oxidative str</w:t>
      </w:r>
      <w:r w:rsidR="004B4090">
        <w:rPr>
          <w:rFonts w:ascii="Arial" w:eastAsia="Times New Roman" w:hAnsi="Arial" w:cs="Arial"/>
          <w:shd w:val="clear" w:color="auto" w:fill="FFFFFF"/>
        </w:rPr>
        <w:t>ess pathways</w:t>
      </w:r>
      <w:r w:rsidR="00417C1B">
        <w:rPr>
          <w:rFonts w:ascii="Arial" w:eastAsia="Times New Roman" w:hAnsi="Arial" w:cs="Arial"/>
          <w:shd w:val="clear" w:color="auto" w:fill="FFFFFF"/>
        </w:rPr>
        <w:t>{</w:t>
      </w:r>
      <w:proofErr w:type="spellStart"/>
      <w:r w:rsidR="00417C1B">
        <w:rPr>
          <w:rFonts w:ascii="Arial" w:eastAsia="Times New Roman" w:hAnsi="Arial" w:cs="Arial"/>
          <w:shd w:val="clear" w:color="auto" w:fill="FFFFFF"/>
        </w:rPr>
        <w:t>Billatos</w:t>
      </w:r>
      <w:proofErr w:type="spellEnd"/>
      <w:r w:rsidR="00417C1B">
        <w:rPr>
          <w:rFonts w:ascii="Arial" w:eastAsia="Times New Roman" w:hAnsi="Arial" w:cs="Arial"/>
          <w:shd w:val="clear" w:color="auto" w:fill="FFFFFF"/>
        </w:rPr>
        <w:t>, 2018 #38}</w:t>
      </w:r>
      <w:r w:rsidR="008A406D">
        <w:rPr>
          <w:rFonts w:ascii="Arial" w:eastAsia="Times New Roman" w:hAnsi="Arial" w:cs="Arial"/>
          <w:shd w:val="clear" w:color="auto" w:fill="FFFFFF"/>
        </w:rPr>
        <w:t>.</w:t>
      </w:r>
      <w:r w:rsidR="00E16746">
        <w:rPr>
          <w:rFonts w:ascii="Arial" w:eastAsia="Times New Roman" w:hAnsi="Arial" w:cs="Arial"/>
          <w:shd w:val="clear" w:color="auto" w:fill="FFFFFF"/>
        </w:rPr>
        <w:t xml:space="preserve"> </w:t>
      </w:r>
      <w:r w:rsidR="00677872">
        <w:rPr>
          <w:rFonts w:ascii="Arial" w:eastAsia="Times New Roman" w:hAnsi="Arial" w:cs="Arial"/>
          <w:shd w:val="clear" w:color="auto" w:fill="FFFFFF"/>
        </w:rPr>
        <w:t>Cigarette-associated gene expression changes identified in the bronchial epithelium have also been shown to overlap with gene expression changes in the nasal epithelium demonstrating that cigarette s</w:t>
      </w:r>
      <w:r w:rsidR="004B4090">
        <w:rPr>
          <w:rFonts w:ascii="Arial" w:eastAsia="Times New Roman" w:hAnsi="Arial" w:cs="Arial"/>
          <w:shd w:val="clear" w:color="auto" w:fill="FFFFFF"/>
        </w:rPr>
        <w:t>moke exposure effects are demonstrated throughout the airway.</w:t>
      </w:r>
      <w:r w:rsidR="00E6392B">
        <w:rPr>
          <w:rFonts w:ascii="Arial" w:eastAsia="Times New Roman" w:hAnsi="Arial" w:cs="Arial"/>
          <w:shd w:val="clear" w:color="auto" w:fill="FFFFFF"/>
        </w:rPr>
        <w:t xml:space="preserve"> Importantly</w:t>
      </w:r>
      <w:r w:rsidR="00E16746">
        <w:rPr>
          <w:rFonts w:ascii="Arial" w:eastAsia="Times New Roman" w:hAnsi="Arial" w:cs="Arial"/>
          <w:shd w:val="clear" w:color="auto" w:fill="FFFFFF"/>
        </w:rPr>
        <w:t xml:space="preserve">, many of the gene expression changes that occur in airway epithelium due to cigarette smoke exposure are reversed upon tobacco cessation with most of these genes being </w:t>
      </w:r>
      <w:proofErr w:type="gramStart"/>
      <w:r w:rsidR="00E16746">
        <w:rPr>
          <w:rFonts w:ascii="Arial" w:eastAsia="Times New Roman" w:hAnsi="Arial" w:cs="Arial"/>
          <w:shd w:val="clear" w:color="auto" w:fill="FFFFFF"/>
        </w:rPr>
        <w:t>down-regulated</w:t>
      </w:r>
      <w:proofErr w:type="gramEnd"/>
      <w:r w:rsidR="00E16746">
        <w:rPr>
          <w:rFonts w:ascii="Arial" w:eastAsia="Times New Roman" w:hAnsi="Arial" w:cs="Arial"/>
          <w:shd w:val="clear" w:color="auto" w:fill="FFFFFF"/>
        </w:rPr>
        <w:t xml:space="preserve"> afte</w:t>
      </w:r>
      <w:r w:rsidR="005F616D">
        <w:rPr>
          <w:rFonts w:ascii="Arial" w:eastAsia="Times New Roman" w:hAnsi="Arial" w:cs="Arial"/>
          <w:shd w:val="clear" w:color="auto" w:fill="FFFFFF"/>
        </w:rPr>
        <w:t>r 8 weeks of cessation</w:t>
      </w:r>
      <w:r w:rsidR="00417C1B">
        <w:rPr>
          <w:rFonts w:ascii="Arial" w:eastAsia="Times New Roman" w:hAnsi="Arial" w:cs="Arial"/>
          <w:shd w:val="clear" w:color="auto" w:fill="FFFFFF"/>
        </w:rPr>
        <w:t>{Hijazi, 2019 #39}</w:t>
      </w:r>
      <w:r w:rsidR="00EC3458">
        <w:rPr>
          <w:rFonts w:ascii="Arial" w:eastAsia="Times New Roman" w:hAnsi="Arial" w:cs="Arial"/>
          <w:shd w:val="clear" w:color="auto" w:fill="FFFFFF"/>
        </w:rPr>
        <w:t xml:space="preserve">. </w:t>
      </w:r>
      <w:r w:rsidR="00BB561C">
        <w:rPr>
          <w:rFonts w:ascii="Arial" w:eastAsia="Times New Roman" w:hAnsi="Arial" w:cs="Arial"/>
          <w:shd w:val="clear" w:color="auto" w:fill="FFFFFF"/>
        </w:rPr>
        <w:t xml:space="preserve">In adults, gene expression changes in bronchial epithelium of active e-cig users </w:t>
      </w:r>
      <w:proofErr w:type="gramStart"/>
      <w:r w:rsidR="00BB561C">
        <w:rPr>
          <w:rFonts w:ascii="Arial" w:eastAsia="Times New Roman" w:hAnsi="Arial" w:cs="Arial"/>
          <w:shd w:val="clear" w:color="auto" w:fill="FFFFFF"/>
        </w:rPr>
        <w:t>was</w:t>
      </w:r>
      <w:proofErr w:type="gramEnd"/>
      <w:r w:rsidR="00BB561C">
        <w:rPr>
          <w:rFonts w:ascii="Arial" w:eastAsia="Times New Roman" w:hAnsi="Arial" w:cs="Arial"/>
          <w:shd w:val="clear" w:color="auto" w:fill="FFFFFF"/>
        </w:rPr>
        <w:t xml:space="preserve"> similar to previous tobacco cigarette smokers</w:t>
      </w:r>
      <w:r w:rsidR="00417C1B">
        <w:rPr>
          <w:rFonts w:ascii="Arial" w:eastAsia="Times New Roman" w:hAnsi="Arial" w:cs="Arial"/>
          <w:shd w:val="clear" w:color="auto" w:fill="FFFFFF"/>
        </w:rPr>
        <w:t>{Corbett, 2019 #42}</w:t>
      </w:r>
      <w:r w:rsidR="00876BA2">
        <w:rPr>
          <w:rFonts w:ascii="Arial" w:eastAsia="Times New Roman" w:hAnsi="Arial" w:cs="Arial"/>
          <w:shd w:val="clear" w:color="auto" w:fill="FFFFFF"/>
        </w:rPr>
        <w:t xml:space="preserve">. </w:t>
      </w:r>
      <w:r w:rsidR="00EC3458">
        <w:rPr>
          <w:rFonts w:ascii="Arial" w:eastAsia="Times New Roman" w:hAnsi="Arial" w:cs="Arial"/>
          <w:shd w:val="clear" w:color="auto" w:fill="FFFFFF"/>
        </w:rPr>
        <w:t>Previous studies demonstrat</w:t>
      </w:r>
      <w:r w:rsidR="00E6392B">
        <w:rPr>
          <w:rFonts w:ascii="Arial" w:eastAsia="Times New Roman" w:hAnsi="Arial" w:cs="Arial"/>
          <w:shd w:val="clear" w:color="auto" w:fill="FFFFFF"/>
        </w:rPr>
        <w:t xml:space="preserve">e that ENDS exposure results in dysregulation of genes </w:t>
      </w:r>
      <w:r w:rsidR="00EC3458">
        <w:rPr>
          <w:rFonts w:ascii="Arial" w:eastAsia="Times New Roman" w:hAnsi="Arial" w:cs="Arial"/>
          <w:shd w:val="clear" w:color="auto" w:fill="FFFFFF"/>
        </w:rPr>
        <w:t xml:space="preserve">in </w:t>
      </w:r>
      <w:r w:rsidR="00E6392B">
        <w:rPr>
          <w:rFonts w:ascii="Arial" w:eastAsia="Times New Roman" w:hAnsi="Arial" w:cs="Arial"/>
          <w:shd w:val="clear" w:color="auto" w:fill="FFFFFF"/>
        </w:rPr>
        <w:t xml:space="preserve">the </w:t>
      </w:r>
      <w:r w:rsidR="00EC3458">
        <w:rPr>
          <w:rFonts w:ascii="Arial" w:eastAsia="Times New Roman" w:hAnsi="Arial" w:cs="Arial"/>
          <w:shd w:val="clear" w:color="auto" w:fill="FFFFFF"/>
        </w:rPr>
        <w:t>xenobiotic metabolism</w:t>
      </w:r>
      <w:r w:rsidR="00E6392B">
        <w:rPr>
          <w:rFonts w:ascii="Arial" w:eastAsia="Times New Roman" w:hAnsi="Arial" w:cs="Arial"/>
          <w:shd w:val="clear" w:color="auto" w:fill="FFFFFF"/>
        </w:rPr>
        <w:t xml:space="preserve"> pathway</w:t>
      </w:r>
      <w:r w:rsidR="00417C1B">
        <w:rPr>
          <w:rFonts w:ascii="Arial" w:eastAsia="Times New Roman" w:hAnsi="Arial" w:cs="Arial"/>
          <w:shd w:val="clear" w:color="auto" w:fill="FFFFFF"/>
        </w:rPr>
        <w:t>{Moses, 2017 #40}</w:t>
      </w:r>
      <w:r w:rsidR="00EC3458">
        <w:rPr>
          <w:rFonts w:ascii="Arial" w:eastAsia="Times New Roman" w:hAnsi="Arial" w:cs="Arial"/>
          <w:shd w:val="clear" w:color="auto" w:fill="FFFFFF"/>
        </w:rPr>
        <w:t>, oxidative stress</w:t>
      </w:r>
      <w:r w:rsidR="00417C1B">
        <w:rPr>
          <w:rFonts w:ascii="Arial" w:eastAsia="Times New Roman" w:hAnsi="Arial" w:cs="Arial"/>
          <w:shd w:val="clear" w:color="auto" w:fill="FFFFFF"/>
        </w:rPr>
        <w:t>{Moses, 2017 #40}</w:t>
      </w:r>
      <w:r w:rsidR="00BB561C">
        <w:rPr>
          <w:rFonts w:ascii="Arial" w:eastAsia="Times New Roman" w:hAnsi="Arial" w:cs="Arial"/>
          <w:shd w:val="clear" w:color="auto" w:fill="FFFFFF"/>
        </w:rPr>
        <w:t xml:space="preserve"> g</w:t>
      </w:r>
      <w:r w:rsidR="00E6392B">
        <w:rPr>
          <w:rFonts w:ascii="Arial" w:eastAsia="Times New Roman" w:hAnsi="Arial" w:cs="Arial"/>
          <w:shd w:val="clear" w:color="auto" w:fill="FFFFFF"/>
        </w:rPr>
        <w:t>enes, and alteration</w:t>
      </w:r>
      <w:r w:rsidR="00BB561C">
        <w:rPr>
          <w:rFonts w:ascii="Arial" w:eastAsia="Times New Roman" w:hAnsi="Arial" w:cs="Arial"/>
          <w:shd w:val="clear" w:color="auto" w:fill="FFFFFF"/>
        </w:rPr>
        <w:t xml:space="preserve"> of </w:t>
      </w:r>
      <w:r w:rsidR="00EC3458">
        <w:rPr>
          <w:rFonts w:ascii="Arial" w:eastAsia="Times New Roman" w:hAnsi="Arial" w:cs="Arial"/>
          <w:shd w:val="clear" w:color="auto" w:fill="FFFFFF"/>
        </w:rPr>
        <w:t xml:space="preserve">immune </w:t>
      </w:r>
      <w:r w:rsidR="00BB561C">
        <w:rPr>
          <w:rFonts w:ascii="Arial" w:eastAsia="Times New Roman" w:hAnsi="Arial" w:cs="Arial"/>
          <w:shd w:val="clear" w:color="auto" w:fill="FFFFFF"/>
        </w:rPr>
        <w:t xml:space="preserve">and inflammatory </w:t>
      </w:r>
      <w:r w:rsidR="00EC3458">
        <w:rPr>
          <w:rFonts w:ascii="Arial" w:eastAsia="Times New Roman" w:hAnsi="Arial" w:cs="Arial"/>
          <w:shd w:val="clear" w:color="auto" w:fill="FFFFFF"/>
        </w:rPr>
        <w:t>genes</w:t>
      </w:r>
      <w:r w:rsidR="00BB561C">
        <w:rPr>
          <w:rFonts w:ascii="Arial" w:eastAsia="Times New Roman" w:hAnsi="Arial" w:cs="Arial"/>
          <w:shd w:val="clear" w:color="auto" w:fill="FFFFFF"/>
        </w:rPr>
        <w:t xml:space="preserve"> in nasal epithelium</w:t>
      </w:r>
      <w:r w:rsidR="00417C1B">
        <w:rPr>
          <w:rFonts w:ascii="Arial" w:eastAsia="Times New Roman" w:hAnsi="Arial" w:cs="Arial"/>
          <w:shd w:val="clear" w:color="auto" w:fill="FFFFFF"/>
        </w:rPr>
        <w:t>{Martin, 2016 #41}</w:t>
      </w:r>
      <w:r w:rsidR="00BB561C">
        <w:rPr>
          <w:rFonts w:ascii="Arial" w:eastAsia="Times New Roman" w:hAnsi="Arial" w:cs="Arial"/>
          <w:shd w:val="clear" w:color="auto" w:fill="FFFFFF"/>
        </w:rPr>
        <w:t>.</w:t>
      </w:r>
      <w:r w:rsidR="00E57E93" w:rsidRPr="00E57E93">
        <w:rPr>
          <w:rFonts w:ascii="Arial" w:eastAsia="Times New Roman" w:hAnsi="Arial" w:cs="Arial"/>
          <w:shd w:val="clear" w:color="auto" w:fill="FFFFFF"/>
        </w:rPr>
        <w:t xml:space="preserve"> </w:t>
      </w:r>
      <w:r w:rsidR="00E57E93">
        <w:rPr>
          <w:rFonts w:ascii="Arial" w:eastAsia="Times New Roman" w:hAnsi="Arial" w:cs="Arial"/>
          <w:shd w:val="clear" w:color="auto" w:fill="FFFFFF"/>
        </w:rPr>
        <w:t xml:space="preserve">Gene expression studies due to ENDS exposure </w:t>
      </w:r>
      <w:r w:rsidR="007900D9">
        <w:rPr>
          <w:rFonts w:ascii="Arial" w:eastAsia="Times New Roman" w:hAnsi="Arial" w:cs="Arial"/>
          <w:shd w:val="clear" w:color="auto" w:fill="FFFFFF"/>
        </w:rPr>
        <w:t>remain sparse, and to our knowledge,</w:t>
      </w:r>
      <w:r w:rsidR="00082609">
        <w:rPr>
          <w:rFonts w:ascii="Arial" w:eastAsia="Times New Roman" w:hAnsi="Arial" w:cs="Arial"/>
          <w:shd w:val="clear" w:color="auto" w:fill="FFFFFF"/>
        </w:rPr>
        <w:t xml:space="preserve"> </w:t>
      </w:r>
      <w:r w:rsidR="007900D9">
        <w:rPr>
          <w:rFonts w:ascii="Arial" w:eastAsia="Times New Roman" w:hAnsi="Arial" w:cs="Arial"/>
          <w:shd w:val="clear" w:color="auto" w:fill="FFFFFF"/>
        </w:rPr>
        <w:t xml:space="preserve">has not been evaluated in adolescent populations.  </w:t>
      </w:r>
      <w:r w:rsidR="00E6392B">
        <w:rPr>
          <w:rFonts w:ascii="Arial" w:eastAsia="Times New Roman" w:hAnsi="Arial" w:cs="Arial"/>
          <w:shd w:val="clear" w:color="auto" w:fill="FFFFFF"/>
        </w:rPr>
        <w:t>N</w:t>
      </w:r>
      <w:r w:rsidR="00E57E93">
        <w:rPr>
          <w:rFonts w:ascii="Arial" w:eastAsia="Times New Roman" w:hAnsi="Arial" w:cs="Arial"/>
          <w:shd w:val="clear" w:color="auto" w:fill="FFFFFF"/>
        </w:rPr>
        <w:t>asal epithelium can serve as a minimally invasive tool to meas</w:t>
      </w:r>
      <w:r w:rsidR="00E6392B">
        <w:rPr>
          <w:rFonts w:ascii="Arial" w:eastAsia="Times New Roman" w:hAnsi="Arial" w:cs="Arial"/>
          <w:shd w:val="clear" w:color="auto" w:fill="FFFFFF"/>
        </w:rPr>
        <w:t>ure the impact of ENDS exposure and</w:t>
      </w:r>
      <w:r w:rsidR="00E57E93">
        <w:rPr>
          <w:rFonts w:ascii="Arial" w:eastAsia="Times New Roman" w:hAnsi="Arial" w:cs="Arial"/>
          <w:shd w:val="clear" w:color="auto" w:fill="FFFFFF"/>
        </w:rPr>
        <w:t xml:space="preserve"> nasal epithelial gene expression profiling in adolescent ENDS users can be used to identify the underlying biological impact of ENDS exposure and</w:t>
      </w:r>
      <w:r w:rsidR="00F10373">
        <w:rPr>
          <w:rFonts w:ascii="Arial" w:eastAsia="Times New Roman" w:hAnsi="Arial" w:cs="Arial"/>
          <w:shd w:val="clear" w:color="auto" w:fill="FFFFFF"/>
        </w:rPr>
        <w:t xml:space="preserve"> can be used</w:t>
      </w:r>
      <w:r w:rsidR="00E57E93">
        <w:rPr>
          <w:rFonts w:ascii="Arial" w:eastAsia="Times New Roman" w:hAnsi="Arial" w:cs="Arial"/>
          <w:shd w:val="clear" w:color="auto" w:fill="FFFFFF"/>
        </w:rPr>
        <w:t xml:space="preserve"> to easily assess the physiological impact of changes in smoking behaviors</w:t>
      </w:r>
      <w:r w:rsidR="00417C1B">
        <w:rPr>
          <w:rFonts w:ascii="Arial" w:eastAsia="Times New Roman" w:hAnsi="Arial" w:cs="Arial"/>
          <w:shd w:val="clear" w:color="auto" w:fill="FFFFFF"/>
        </w:rPr>
        <w:t>{Zhang, 2010 #43}</w:t>
      </w:r>
      <w:r w:rsidR="00E57E93">
        <w:rPr>
          <w:rFonts w:ascii="Arial" w:eastAsia="Times New Roman" w:hAnsi="Arial" w:cs="Arial"/>
          <w:shd w:val="clear" w:color="auto" w:fill="FFFFFF"/>
        </w:rPr>
        <w:t xml:space="preserve">. </w:t>
      </w:r>
    </w:p>
    <w:p w14:paraId="3422DA4D" w14:textId="41AF3595" w:rsidR="005F59E0" w:rsidRPr="00A37B29" w:rsidRDefault="007B0B93" w:rsidP="00AD5DA6">
      <w:pPr>
        <w:rPr>
          <w:rFonts w:ascii="Arial" w:eastAsia="Times New Roman" w:hAnsi="Arial" w:cs="Arial"/>
          <w:bCs/>
        </w:rPr>
      </w:pPr>
      <w:bookmarkStart w:id="0" w:name="_Hlk61513563"/>
      <w:r>
        <w:rPr>
          <w:rFonts w:ascii="Arial" w:eastAsia="Times New Roman" w:hAnsi="Arial" w:cs="Arial"/>
          <w:b/>
        </w:rPr>
        <w:t xml:space="preserve">B.6. </w:t>
      </w:r>
      <w:r w:rsidR="00035310">
        <w:rPr>
          <w:rFonts w:ascii="Arial" w:eastAsia="Times New Roman" w:hAnsi="Arial" w:cs="Arial"/>
          <w:b/>
        </w:rPr>
        <w:t xml:space="preserve">Cessation Programs in </w:t>
      </w:r>
      <w:proofErr w:type="gramStart"/>
      <w:r w:rsidR="00035310">
        <w:rPr>
          <w:rFonts w:ascii="Arial" w:eastAsia="Times New Roman" w:hAnsi="Arial" w:cs="Arial"/>
          <w:b/>
        </w:rPr>
        <w:t>High Risk</w:t>
      </w:r>
      <w:proofErr w:type="gramEnd"/>
      <w:r w:rsidR="00035310">
        <w:rPr>
          <w:rFonts w:ascii="Arial" w:eastAsia="Times New Roman" w:hAnsi="Arial" w:cs="Arial"/>
          <w:b/>
        </w:rPr>
        <w:t xml:space="preserve"> Adolescents: </w:t>
      </w:r>
      <w:bookmarkEnd w:id="0"/>
      <w:r w:rsidR="00F107FB" w:rsidRPr="00E10DD3">
        <w:rPr>
          <w:rFonts w:ascii="Arial" w:eastAsia="Times New Roman" w:hAnsi="Arial" w:cs="Arial"/>
          <w:bCs/>
        </w:rPr>
        <w:t>Currently, few youth vaping cessation programs have been evaluated and peer-reviewed</w:t>
      </w:r>
      <w:r w:rsidR="002C1E8C" w:rsidRPr="002C1E8C">
        <w:rPr>
          <w:rFonts w:ascii="Arial" w:eastAsia="Times New Roman" w:hAnsi="Arial" w:cs="Arial"/>
          <w:bCs/>
        </w:rPr>
        <w:t xml:space="preserve">{National Mental Health and Substance Use Policy </w:t>
      </w:r>
      <w:proofErr w:type="spellStart"/>
      <w:r w:rsidR="002C1E8C" w:rsidRPr="002C1E8C">
        <w:rPr>
          <w:rFonts w:ascii="Arial" w:eastAsia="Times New Roman" w:hAnsi="Arial" w:cs="Arial"/>
          <w:bCs/>
        </w:rPr>
        <w:t>Laborator</w:t>
      </w:r>
      <w:proofErr w:type="spellEnd"/>
      <w:r w:rsidR="002C1E8C" w:rsidRPr="002C1E8C">
        <w:rPr>
          <w:rFonts w:ascii="Arial" w:eastAsia="Times New Roman" w:hAnsi="Arial" w:cs="Arial"/>
          <w:bCs/>
        </w:rPr>
        <w:t>, 2020 #55}</w:t>
      </w:r>
      <w:r w:rsidR="00F107FB" w:rsidRPr="00E10DD3">
        <w:rPr>
          <w:rFonts w:ascii="Arial" w:eastAsia="Times New Roman" w:hAnsi="Arial" w:cs="Arial"/>
          <w:bCs/>
        </w:rPr>
        <w:t xml:space="preserve">. </w:t>
      </w:r>
      <w:r w:rsidR="00082609">
        <w:rPr>
          <w:rFonts w:ascii="Arial" w:eastAsia="Times New Roman" w:hAnsi="Arial" w:cs="Arial"/>
          <w:bCs/>
        </w:rPr>
        <w:t>“</w:t>
      </w:r>
      <w:r w:rsidR="00F107FB" w:rsidRPr="00E10DD3">
        <w:rPr>
          <w:rFonts w:ascii="Arial" w:eastAsia="Times New Roman" w:hAnsi="Arial" w:cs="Arial"/>
          <w:bCs/>
        </w:rPr>
        <w:t>This is Quitting</w:t>
      </w:r>
      <w:r w:rsidR="00082609">
        <w:rPr>
          <w:rFonts w:ascii="Arial" w:eastAsia="Times New Roman" w:hAnsi="Arial" w:cs="Arial"/>
          <w:bCs/>
        </w:rPr>
        <w:t>” is one of the few vaping cessation programs that has undergone</w:t>
      </w:r>
      <w:r w:rsidR="00F107FB" w:rsidRPr="00E10DD3">
        <w:rPr>
          <w:rFonts w:ascii="Arial" w:eastAsia="Times New Roman" w:hAnsi="Arial" w:cs="Arial"/>
          <w:bCs/>
        </w:rPr>
        <w:t xml:space="preserve"> </w:t>
      </w:r>
      <w:r w:rsidR="00082609">
        <w:rPr>
          <w:rFonts w:ascii="Arial" w:eastAsia="Times New Roman" w:hAnsi="Arial" w:cs="Arial"/>
          <w:bCs/>
        </w:rPr>
        <w:t>rigorous evaluation</w:t>
      </w:r>
      <w:r w:rsidR="00417C1B" w:rsidRPr="00417C1B">
        <w:rPr>
          <w:rFonts w:ascii="Arial" w:eastAsia="Times New Roman" w:hAnsi="Arial" w:cs="Arial"/>
          <w:bCs/>
        </w:rPr>
        <w:t>{Liu, 2020 #56}</w:t>
      </w:r>
      <w:r w:rsidR="00417C1B">
        <w:rPr>
          <w:rFonts w:ascii="Arial" w:eastAsia="Times New Roman" w:hAnsi="Arial" w:cs="Arial"/>
          <w:bCs/>
        </w:rPr>
        <w:t>.</w:t>
      </w:r>
      <w:r w:rsidR="00082609">
        <w:rPr>
          <w:rFonts w:ascii="Arial" w:eastAsia="Times New Roman" w:hAnsi="Arial" w:cs="Arial"/>
          <w:bCs/>
        </w:rPr>
        <w:t xml:space="preserve"> It </w:t>
      </w:r>
      <w:r w:rsidR="00F107FB" w:rsidRPr="00E10DD3">
        <w:rPr>
          <w:rFonts w:ascii="Arial" w:eastAsia="Times New Roman" w:hAnsi="Arial" w:cs="Arial"/>
          <w:bCs/>
        </w:rPr>
        <w:t xml:space="preserve">enrolled 13,421 teens over a </w:t>
      </w:r>
      <w:r w:rsidR="00082609" w:rsidRPr="00E10DD3">
        <w:rPr>
          <w:rFonts w:ascii="Arial" w:eastAsia="Times New Roman" w:hAnsi="Arial" w:cs="Arial"/>
          <w:bCs/>
        </w:rPr>
        <w:t>5-week</w:t>
      </w:r>
      <w:r w:rsidR="00F107FB" w:rsidRPr="00E10DD3">
        <w:rPr>
          <w:rFonts w:ascii="Arial" w:eastAsia="Times New Roman" w:hAnsi="Arial" w:cs="Arial"/>
          <w:bCs/>
        </w:rPr>
        <w:t xml:space="preserve"> period through paid advertising and social media</w:t>
      </w:r>
      <w:r w:rsidR="00417C1B" w:rsidRPr="00417C1B">
        <w:t xml:space="preserve"> </w:t>
      </w:r>
      <w:r w:rsidR="00417C1B" w:rsidRPr="00417C1B">
        <w:rPr>
          <w:rFonts w:ascii="Arial" w:eastAsia="Times New Roman" w:hAnsi="Arial" w:cs="Arial"/>
          <w:bCs/>
        </w:rPr>
        <w:t>{Graham, 2020 #57}</w:t>
      </w:r>
      <w:r w:rsidR="00F107FB" w:rsidRPr="00E10DD3">
        <w:rPr>
          <w:rFonts w:ascii="Arial" w:eastAsia="Times New Roman" w:hAnsi="Arial" w:cs="Arial"/>
          <w:bCs/>
        </w:rPr>
        <w:t>. Sixty-nine percent of the youth set a quit date and within 2 weeks, 46.5% of the enrolled adolescents reduced and 12.3% quit vaping. At 90 days, the texting program showed a 7-day point prevalence abstinence (</w:t>
      </w:r>
      <w:proofErr w:type="spellStart"/>
      <w:r w:rsidR="00F107FB" w:rsidRPr="00E10DD3">
        <w:rPr>
          <w:rFonts w:ascii="Arial" w:eastAsia="Times New Roman" w:hAnsi="Arial" w:cs="Arial"/>
          <w:bCs/>
        </w:rPr>
        <w:t>ppa</w:t>
      </w:r>
      <w:proofErr w:type="spellEnd"/>
      <w:r w:rsidR="00F107FB" w:rsidRPr="00E10DD3">
        <w:rPr>
          <w:rFonts w:ascii="Arial" w:eastAsia="Times New Roman" w:hAnsi="Arial" w:cs="Arial"/>
          <w:bCs/>
        </w:rPr>
        <w:t xml:space="preserve">) of 23.8% among the enrolled teens and a 30-day </w:t>
      </w:r>
      <w:proofErr w:type="spellStart"/>
      <w:r w:rsidR="00F107FB" w:rsidRPr="00E10DD3">
        <w:rPr>
          <w:rFonts w:ascii="Arial" w:eastAsia="Times New Roman" w:hAnsi="Arial" w:cs="Arial"/>
          <w:bCs/>
        </w:rPr>
        <w:t>ppa</w:t>
      </w:r>
      <w:proofErr w:type="spellEnd"/>
      <w:r w:rsidR="00F107FB" w:rsidRPr="00E10DD3">
        <w:rPr>
          <w:rFonts w:ascii="Arial" w:eastAsia="Times New Roman" w:hAnsi="Arial" w:cs="Arial"/>
          <w:bCs/>
        </w:rPr>
        <w:t xml:space="preserve"> of 15.8%. The Truth Initiative’s short-term outcomes provide early data on cessation messages, and cessation service delivery to this unique group. Adolescents perceive vaping as different from tobacco use, and early reports show this group may be reluctant or unaware of cessation services offered through tobacco control programs. There are some unique differences between the tobacco and vaping cessation processes</w:t>
      </w:r>
      <w:r w:rsidR="00417C1B" w:rsidRPr="00417C1B">
        <w:rPr>
          <w:rFonts w:ascii="Arial" w:eastAsia="Times New Roman" w:hAnsi="Arial" w:cs="Arial"/>
          <w:bCs/>
        </w:rPr>
        <w:t>{Sanchez, 2021 #58}</w:t>
      </w:r>
      <w:r w:rsidR="00F107FB" w:rsidRPr="00E10DD3">
        <w:rPr>
          <w:rFonts w:ascii="Arial" w:eastAsia="Times New Roman" w:hAnsi="Arial" w:cs="Arial"/>
          <w:bCs/>
        </w:rPr>
        <w:t xml:space="preserve">. Sanchez et al identified five key differences in how youth view vaping compared to tobacco use including youth enjoyment of vape flavoring, ability to vape where smoking is not allowed, lack of awareness of vaping frequency, lack of trusted </w:t>
      </w:r>
      <w:r w:rsidR="00F107FB" w:rsidRPr="00E10DD3">
        <w:rPr>
          <w:rFonts w:ascii="Arial" w:eastAsia="Times New Roman" w:hAnsi="Arial" w:cs="Arial"/>
          <w:bCs/>
        </w:rPr>
        <w:lastRenderedPageBreak/>
        <w:t>sources of information, and the acceptability of vaping.  Youth vaping cessation programs must acknowledge and incorporate these</w:t>
      </w:r>
      <w:r w:rsidR="00F107FB">
        <w:rPr>
          <w:rFonts w:ascii="Arial" w:eastAsia="Times New Roman" w:hAnsi="Arial" w:cs="Arial"/>
          <w:bCs/>
        </w:rPr>
        <w:t xml:space="preserve"> differences into services originating from youth tobacco cessation programming.</w:t>
      </w:r>
    </w:p>
    <w:p w14:paraId="4A4AB17F" w14:textId="79A7709D" w:rsidR="001E1CE1" w:rsidRPr="00E10DD3" w:rsidRDefault="007B0B93" w:rsidP="001E1CE1">
      <w:pPr>
        <w:pStyle w:val="CommentText"/>
        <w:rPr>
          <w:rFonts w:ascii="Arial" w:hAnsi="Arial" w:cs="Arial"/>
          <w:sz w:val="22"/>
          <w:szCs w:val="22"/>
        </w:rPr>
      </w:pPr>
      <w:r>
        <w:rPr>
          <w:rFonts w:ascii="Arial" w:hAnsi="Arial" w:cs="Arial"/>
          <w:b/>
          <w:sz w:val="22"/>
          <w:szCs w:val="22"/>
        </w:rPr>
        <w:t xml:space="preserve">B.7. </w:t>
      </w:r>
      <w:r w:rsidR="005F59E0" w:rsidRPr="00E10DD3">
        <w:rPr>
          <w:rFonts w:ascii="Arial" w:hAnsi="Arial" w:cs="Arial"/>
          <w:b/>
          <w:sz w:val="22"/>
          <w:szCs w:val="22"/>
        </w:rPr>
        <w:t>Scien</w:t>
      </w:r>
      <w:r w:rsidR="00825A58" w:rsidRPr="00E10DD3">
        <w:rPr>
          <w:rFonts w:ascii="Arial" w:hAnsi="Arial" w:cs="Arial"/>
          <w:b/>
          <w:sz w:val="22"/>
          <w:szCs w:val="22"/>
        </w:rPr>
        <w:t>tific Premise</w:t>
      </w:r>
      <w:r w:rsidR="005F59E0" w:rsidRPr="00E10DD3">
        <w:rPr>
          <w:rFonts w:ascii="Arial" w:hAnsi="Arial" w:cs="Arial"/>
          <w:b/>
          <w:sz w:val="22"/>
          <w:szCs w:val="22"/>
        </w:rPr>
        <w:t xml:space="preserve"> for the Project:</w:t>
      </w:r>
      <w:r w:rsidR="00075C6E" w:rsidRPr="00E10DD3">
        <w:rPr>
          <w:rFonts w:ascii="Arial" w:hAnsi="Arial" w:cs="Arial"/>
          <w:b/>
          <w:sz w:val="22"/>
          <w:szCs w:val="22"/>
        </w:rPr>
        <w:t xml:space="preserve"> </w:t>
      </w:r>
      <w:r w:rsidR="00075C6E" w:rsidRPr="00E10DD3">
        <w:rPr>
          <w:rFonts w:ascii="Arial" w:hAnsi="Arial" w:cs="Arial"/>
          <w:sz w:val="22"/>
          <w:szCs w:val="22"/>
        </w:rPr>
        <w:t>Our preliminary data and prior studies provide evidence that ENDS exposure in Latinx adolescent</w:t>
      </w:r>
      <w:r w:rsidR="00466F9F" w:rsidRPr="00E10DD3">
        <w:rPr>
          <w:rFonts w:ascii="Arial" w:hAnsi="Arial" w:cs="Arial"/>
          <w:sz w:val="22"/>
          <w:szCs w:val="22"/>
        </w:rPr>
        <w:t>s</w:t>
      </w:r>
      <w:r w:rsidR="00075C6E" w:rsidRPr="00E10DD3">
        <w:rPr>
          <w:rFonts w:ascii="Arial" w:hAnsi="Arial" w:cs="Arial"/>
          <w:sz w:val="22"/>
          <w:szCs w:val="22"/>
        </w:rPr>
        <w:t xml:space="preserve"> presents a public health crisis, identifies an emerging health disparity, and mo</w:t>
      </w:r>
      <w:r w:rsidR="00466F9F" w:rsidRPr="00E10DD3">
        <w:rPr>
          <w:rFonts w:ascii="Arial" w:hAnsi="Arial" w:cs="Arial"/>
          <w:sz w:val="22"/>
          <w:szCs w:val="22"/>
        </w:rPr>
        <w:t>tivates implementation of</w:t>
      </w:r>
      <w:r w:rsidR="00075C6E" w:rsidRPr="00E10DD3">
        <w:rPr>
          <w:rFonts w:ascii="Arial" w:hAnsi="Arial" w:cs="Arial"/>
          <w:sz w:val="22"/>
          <w:szCs w:val="22"/>
        </w:rPr>
        <w:t xml:space="preserve"> novel intervention strategies in this </w:t>
      </w:r>
      <w:r w:rsidR="00CE79A1" w:rsidRPr="00E10DD3">
        <w:rPr>
          <w:rFonts w:ascii="Arial" w:hAnsi="Arial" w:cs="Arial"/>
          <w:sz w:val="22"/>
          <w:szCs w:val="22"/>
        </w:rPr>
        <w:t>high-risk</w:t>
      </w:r>
      <w:r w:rsidR="00075C6E" w:rsidRPr="00E10DD3">
        <w:rPr>
          <w:rFonts w:ascii="Arial" w:hAnsi="Arial" w:cs="Arial"/>
          <w:sz w:val="22"/>
          <w:szCs w:val="22"/>
        </w:rPr>
        <w:t xml:space="preserve"> </w:t>
      </w:r>
      <w:r w:rsidR="00E6392B" w:rsidRPr="00E10DD3">
        <w:rPr>
          <w:rFonts w:ascii="Arial" w:hAnsi="Arial" w:cs="Arial"/>
          <w:sz w:val="22"/>
          <w:szCs w:val="22"/>
        </w:rPr>
        <w:t xml:space="preserve">youth </w:t>
      </w:r>
      <w:r w:rsidR="00075C6E" w:rsidRPr="00E10DD3">
        <w:rPr>
          <w:rFonts w:ascii="Arial" w:hAnsi="Arial" w:cs="Arial"/>
          <w:sz w:val="22"/>
          <w:szCs w:val="22"/>
        </w:rPr>
        <w:t xml:space="preserve">population. </w:t>
      </w:r>
      <w:r w:rsidR="00466F9F" w:rsidRPr="00E10DD3">
        <w:rPr>
          <w:rFonts w:ascii="Arial" w:hAnsi="Arial" w:cs="Arial"/>
          <w:sz w:val="22"/>
          <w:szCs w:val="22"/>
        </w:rPr>
        <w:t>To date, tobacco cessation programs are targeted for adult populations and often fail to</w:t>
      </w:r>
      <w:r w:rsidR="00E10DD3">
        <w:rPr>
          <w:rFonts w:ascii="Arial" w:hAnsi="Arial" w:cs="Arial"/>
          <w:sz w:val="22"/>
          <w:szCs w:val="22"/>
        </w:rPr>
        <w:t xml:space="preserve"> </w:t>
      </w:r>
      <w:r w:rsidR="00466F9F" w:rsidRPr="00E10DD3">
        <w:rPr>
          <w:rFonts w:ascii="Arial" w:hAnsi="Arial" w:cs="Arial"/>
          <w:sz w:val="22"/>
          <w:szCs w:val="22"/>
        </w:rPr>
        <w:t>address ENDS product use and are not modified for younger populations who are at risk for habitual use. Our preliminary data confirms a high use of ENDS products in Latinx youth in Pueblo, Colorado</w:t>
      </w:r>
      <w:r w:rsidR="009C65AA" w:rsidRPr="00E10DD3">
        <w:rPr>
          <w:rFonts w:ascii="Arial" w:hAnsi="Arial" w:cs="Arial"/>
          <w:sz w:val="22"/>
          <w:szCs w:val="22"/>
        </w:rPr>
        <w:t xml:space="preserve"> and that </w:t>
      </w:r>
      <w:r w:rsidR="00466F9F" w:rsidRPr="00E10DD3">
        <w:rPr>
          <w:rFonts w:ascii="Arial" w:hAnsi="Arial" w:cs="Arial"/>
          <w:sz w:val="22"/>
          <w:szCs w:val="22"/>
        </w:rPr>
        <w:t xml:space="preserve">both a perception of less harm from ENDS products compared to traditional tobacco cigarettes and frequent parental </w:t>
      </w:r>
      <w:r w:rsidR="008F3B3F" w:rsidRPr="00E10DD3">
        <w:rPr>
          <w:rFonts w:ascii="Arial" w:hAnsi="Arial" w:cs="Arial"/>
          <w:sz w:val="22"/>
          <w:szCs w:val="22"/>
        </w:rPr>
        <w:t xml:space="preserve">use of </w:t>
      </w:r>
      <w:r w:rsidR="00E10DD3">
        <w:rPr>
          <w:rFonts w:ascii="Arial" w:hAnsi="Arial" w:cs="Arial"/>
          <w:sz w:val="22"/>
          <w:szCs w:val="22"/>
        </w:rPr>
        <w:t>vaping</w:t>
      </w:r>
      <w:r w:rsidR="008F3B3F" w:rsidRPr="00E10DD3">
        <w:rPr>
          <w:rFonts w:ascii="Arial" w:hAnsi="Arial" w:cs="Arial"/>
          <w:sz w:val="22"/>
          <w:szCs w:val="22"/>
        </w:rPr>
        <w:t xml:space="preserve"> products are key drivers for the increased risk of use in these </w:t>
      </w:r>
      <w:r w:rsidR="00E10DD3">
        <w:rPr>
          <w:rFonts w:ascii="Arial" w:hAnsi="Arial" w:cs="Arial"/>
          <w:sz w:val="22"/>
          <w:szCs w:val="22"/>
        </w:rPr>
        <w:t>adolescents</w:t>
      </w:r>
      <w:r w:rsidR="008F3B3F" w:rsidRPr="00E10DD3">
        <w:rPr>
          <w:rFonts w:ascii="Arial" w:hAnsi="Arial" w:cs="Arial"/>
          <w:sz w:val="22"/>
          <w:szCs w:val="22"/>
        </w:rPr>
        <w:t xml:space="preserve">. </w:t>
      </w:r>
      <w:r w:rsidR="00A62556" w:rsidRPr="00DA3A37">
        <w:rPr>
          <w:rFonts w:ascii="Arial" w:hAnsi="Arial" w:cs="Arial"/>
          <w:sz w:val="22"/>
          <w:szCs w:val="22"/>
        </w:rPr>
        <w:t xml:space="preserve">Furthermore, focus groups with middle and high school Latinx adolescents have identified </w:t>
      </w:r>
      <w:r w:rsidR="00B26B05" w:rsidRPr="00DA3A37">
        <w:rPr>
          <w:rFonts w:ascii="Arial" w:hAnsi="Arial" w:cs="Arial"/>
          <w:sz w:val="22"/>
          <w:szCs w:val="22"/>
          <w:lang w:val="en-US"/>
        </w:rPr>
        <w:t>primary</w:t>
      </w:r>
      <w:r w:rsidR="00B26B05" w:rsidRPr="00DA3A37">
        <w:rPr>
          <w:rFonts w:ascii="Arial" w:hAnsi="Arial" w:cs="Arial"/>
          <w:sz w:val="22"/>
          <w:szCs w:val="22"/>
        </w:rPr>
        <w:t xml:space="preserve"> </w:t>
      </w:r>
      <w:r w:rsidR="00A62556" w:rsidRPr="00DA3A37">
        <w:rPr>
          <w:rFonts w:ascii="Arial" w:hAnsi="Arial" w:cs="Arial"/>
          <w:sz w:val="22"/>
          <w:szCs w:val="22"/>
        </w:rPr>
        <w:t>aspects of vape use associated with: school policies and staff knowledge; consistent lower perceptions of vaping harm compared to tobacco; lure and interest in vape flavors; ease of use within the community including schools and home settings; family acceptance and use of ENDS; and the use of nicotine for managing academic and family-related stress. These themes are consistent with those found in current liter</w:t>
      </w:r>
      <w:r w:rsidR="005A5BF6" w:rsidRPr="00DA3A37">
        <w:rPr>
          <w:rFonts w:ascii="Arial" w:hAnsi="Arial" w:cs="Arial"/>
          <w:sz w:val="22"/>
          <w:szCs w:val="22"/>
          <w:lang w:val="en-US"/>
        </w:rPr>
        <w:t>a</w:t>
      </w:r>
      <w:r w:rsidR="00A62556" w:rsidRPr="00DA3A37">
        <w:rPr>
          <w:rFonts w:ascii="Arial" w:hAnsi="Arial" w:cs="Arial"/>
          <w:sz w:val="22"/>
          <w:szCs w:val="22"/>
        </w:rPr>
        <w:t>ture</w:t>
      </w:r>
      <w:r w:rsidR="00417C1B" w:rsidRPr="00417C1B">
        <w:rPr>
          <w:rFonts w:ascii="Arial" w:hAnsi="Arial" w:cs="Arial"/>
          <w:sz w:val="22"/>
          <w:szCs w:val="22"/>
        </w:rPr>
        <w:t>{Sanchez, 2021 #58}</w:t>
      </w:r>
      <w:r w:rsidR="001E1CE1" w:rsidRPr="00DA3A37">
        <w:rPr>
          <w:rFonts w:ascii="Arial" w:hAnsi="Arial" w:cs="Arial"/>
          <w:color w:val="212121"/>
          <w:sz w:val="22"/>
          <w:szCs w:val="22"/>
          <w:shd w:val="clear" w:color="auto" w:fill="FFFFFF"/>
        </w:rPr>
        <w:t xml:space="preserve">, </w:t>
      </w:r>
      <w:r w:rsidR="00A62556" w:rsidRPr="00DA3A37">
        <w:rPr>
          <w:rFonts w:ascii="Arial" w:hAnsi="Arial" w:cs="Arial"/>
          <w:sz w:val="22"/>
          <w:szCs w:val="22"/>
        </w:rPr>
        <w:t>but add additional importance of Latino family and parental attitudes to vape cessation efforts</w:t>
      </w:r>
      <w:r w:rsidR="002E3A8B">
        <w:rPr>
          <w:rFonts w:ascii="Arial" w:hAnsi="Arial" w:cs="Arial"/>
          <w:sz w:val="22"/>
          <w:szCs w:val="22"/>
          <w:lang w:val="en-US"/>
        </w:rPr>
        <w:t>, which is A</w:t>
      </w:r>
      <w:r w:rsidR="00A62556" w:rsidRPr="00DA3A37">
        <w:rPr>
          <w:rFonts w:ascii="Arial" w:hAnsi="Arial" w:cs="Arial"/>
          <w:sz w:val="22"/>
          <w:szCs w:val="22"/>
        </w:rPr>
        <w:t>lso shown in our analysis of Healthy Kids Colorado Survey.</w:t>
      </w:r>
      <w:r w:rsidR="00A62556" w:rsidRPr="00E10DD3">
        <w:rPr>
          <w:rFonts w:ascii="Arial" w:hAnsi="Arial" w:cs="Arial"/>
          <w:sz w:val="22"/>
          <w:szCs w:val="22"/>
        </w:rPr>
        <w:t xml:space="preserve"> </w:t>
      </w:r>
      <w:r w:rsidR="008F3B3F" w:rsidRPr="00E10DD3">
        <w:rPr>
          <w:rFonts w:ascii="Arial" w:hAnsi="Arial" w:cs="Arial"/>
          <w:sz w:val="22"/>
          <w:szCs w:val="22"/>
        </w:rPr>
        <w:t>Based on</w:t>
      </w:r>
      <w:r w:rsidR="00E10DD3">
        <w:rPr>
          <w:rFonts w:ascii="Arial" w:hAnsi="Arial" w:cs="Arial"/>
          <w:sz w:val="22"/>
          <w:szCs w:val="22"/>
        </w:rPr>
        <w:t xml:space="preserve"> our focus groups performed amonst Latinx high school </w:t>
      </w:r>
      <w:r w:rsidR="00B26B05">
        <w:rPr>
          <w:rFonts w:ascii="Arial" w:hAnsi="Arial" w:cs="Arial"/>
          <w:sz w:val="22"/>
          <w:szCs w:val="22"/>
          <w:lang w:val="en-US"/>
        </w:rPr>
        <w:t>students</w:t>
      </w:r>
      <w:r w:rsidR="00B26B05">
        <w:rPr>
          <w:rFonts w:ascii="Arial" w:hAnsi="Arial" w:cs="Arial"/>
          <w:sz w:val="22"/>
          <w:szCs w:val="22"/>
        </w:rPr>
        <w:t xml:space="preserve"> </w:t>
      </w:r>
      <w:r w:rsidR="00E10DD3">
        <w:rPr>
          <w:rFonts w:ascii="Arial" w:hAnsi="Arial" w:cs="Arial"/>
          <w:sz w:val="22"/>
          <w:szCs w:val="22"/>
        </w:rPr>
        <w:t>in Pueblo, Colorado</w:t>
      </w:r>
      <w:r w:rsidR="009C65AA" w:rsidRPr="00E10DD3">
        <w:rPr>
          <w:rFonts w:ascii="Arial" w:hAnsi="Arial" w:cs="Arial"/>
          <w:color w:val="4F4F65"/>
          <w:sz w:val="22"/>
          <w:szCs w:val="22"/>
          <w:shd w:val="clear" w:color="auto" w:fill="F4F4F5"/>
        </w:rPr>
        <w:t xml:space="preserve">, </w:t>
      </w:r>
      <w:r w:rsidR="008F3B3F" w:rsidRPr="00E10DD3">
        <w:rPr>
          <w:rFonts w:ascii="Arial" w:hAnsi="Arial" w:cs="Arial"/>
          <w:sz w:val="22"/>
          <w:szCs w:val="22"/>
        </w:rPr>
        <w:t>our preliminary data</w:t>
      </w:r>
      <w:r w:rsidR="009C65AA" w:rsidRPr="00E10DD3">
        <w:rPr>
          <w:rFonts w:ascii="Arial" w:hAnsi="Arial" w:cs="Arial"/>
          <w:sz w:val="22"/>
          <w:szCs w:val="22"/>
        </w:rPr>
        <w:t xml:space="preserve"> not only demonstrate the feasibility of our proposed specific aims, but</w:t>
      </w:r>
      <w:r w:rsidR="008F3B3F" w:rsidRPr="00E10DD3">
        <w:rPr>
          <w:rFonts w:ascii="Arial" w:hAnsi="Arial" w:cs="Arial"/>
          <w:sz w:val="22"/>
          <w:szCs w:val="22"/>
        </w:rPr>
        <w:t xml:space="preserve"> h</w:t>
      </w:r>
      <w:r w:rsidR="009C65AA" w:rsidRPr="00E10DD3">
        <w:rPr>
          <w:rFonts w:ascii="Arial" w:hAnsi="Arial" w:cs="Arial"/>
          <w:sz w:val="22"/>
          <w:szCs w:val="22"/>
        </w:rPr>
        <w:t>as also allowed us to</w:t>
      </w:r>
      <w:r w:rsidR="008F3B3F" w:rsidRPr="00E10DD3">
        <w:rPr>
          <w:rFonts w:ascii="Arial" w:hAnsi="Arial" w:cs="Arial"/>
          <w:sz w:val="22"/>
          <w:szCs w:val="22"/>
        </w:rPr>
        <w:t xml:space="preserve"> develop a targeted multifaceted intervention strategy that will be piloted </w:t>
      </w:r>
      <w:r w:rsidR="009C65AA" w:rsidRPr="00E10DD3">
        <w:rPr>
          <w:rFonts w:ascii="Arial" w:hAnsi="Arial" w:cs="Arial"/>
          <w:sz w:val="22"/>
          <w:szCs w:val="22"/>
        </w:rPr>
        <w:t>with the support</w:t>
      </w:r>
      <w:r w:rsidR="008F3B3F" w:rsidRPr="00E10DD3">
        <w:rPr>
          <w:rFonts w:ascii="Arial" w:hAnsi="Arial" w:cs="Arial"/>
          <w:sz w:val="22"/>
          <w:szCs w:val="22"/>
        </w:rPr>
        <w:t xml:space="preserve"> </w:t>
      </w:r>
      <w:r w:rsidR="009C65AA" w:rsidRPr="00E10DD3">
        <w:rPr>
          <w:rFonts w:ascii="Arial" w:hAnsi="Arial" w:cs="Arial"/>
          <w:sz w:val="22"/>
          <w:szCs w:val="22"/>
        </w:rPr>
        <w:t xml:space="preserve">of </w:t>
      </w:r>
      <w:r w:rsidR="008F3B3F" w:rsidRPr="00E10DD3">
        <w:rPr>
          <w:rFonts w:ascii="Arial" w:hAnsi="Arial" w:cs="Arial"/>
          <w:sz w:val="22"/>
          <w:szCs w:val="22"/>
        </w:rPr>
        <w:t xml:space="preserve">the Pueblo </w:t>
      </w:r>
      <w:r w:rsidR="009C65AA" w:rsidRPr="00E10DD3">
        <w:rPr>
          <w:rFonts w:ascii="Arial" w:hAnsi="Arial" w:cs="Arial"/>
          <w:sz w:val="22"/>
          <w:szCs w:val="22"/>
        </w:rPr>
        <w:t xml:space="preserve">Public </w:t>
      </w:r>
      <w:r w:rsidR="008F3B3F" w:rsidRPr="00E10DD3">
        <w:rPr>
          <w:rFonts w:ascii="Arial" w:hAnsi="Arial" w:cs="Arial"/>
          <w:sz w:val="22"/>
          <w:szCs w:val="22"/>
        </w:rPr>
        <w:t xml:space="preserve">School </w:t>
      </w:r>
      <w:r w:rsidR="00A62556" w:rsidRPr="00E10DD3">
        <w:rPr>
          <w:rFonts w:ascii="Arial" w:hAnsi="Arial" w:cs="Arial"/>
          <w:sz w:val="22"/>
          <w:szCs w:val="22"/>
        </w:rPr>
        <w:t>District</w:t>
      </w:r>
      <w:r w:rsidR="00CE79A1" w:rsidRPr="00E10DD3">
        <w:rPr>
          <w:rFonts w:ascii="Arial" w:hAnsi="Arial" w:cs="Arial"/>
          <w:sz w:val="22"/>
          <w:szCs w:val="22"/>
        </w:rPr>
        <w:t xml:space="preserve"> (See support letter appendix)</w:t>
      </w:r>
      <w:r w:rsidR="00A62556" w:rsidRPr="00E10DD3">
        <w:rPr>
          <w:rFonts w:ascii="Arial" w:hAnsi="Arial" w:cs="Arial"/>
          <w:sz w:val="22"/>
          <w:szCs w:val="22"/>
        </w:rPr>
        <w:t>.</w:t>
      </w:r>
      <w:r w:rsidR="008F3B3F" w:rsidRPr="00E10DD3">
        <w:rPr>
          <w:rFonts w:ascii="Arial" w:hAnsi="Arial" w:cs="Arial"/>
          <w:sz w:val="22"/>
          <w:szCs w:val="22"/>
        </w:rPr>
        <w:t xml:space="preserve"> In addition</w:t>
      </w:r>
      <w:r w:rsidR="009C65AA" w:rsidRPr="00E10DD3">
        <w:rPr>
          <w:rFonts w:ascii="Arial" w:hAnsi="Arial" w:cs="Arial"/>
          <w:sz w:val="22"/>
          <w:szCs w:val="22"/>
        </w:rPr>
        <w:t xml:space="preserve"> to elucidating the impact of habitual vape use on measures of lung function and respiratory symptoms, we will also investigate the biological mechanisms underlying these associations using nasal epithelial gene expression in Latinx adolescents who vape. </w:t>
      </w:r>
      <w:r w:rsidR="008F3B3F" w:rsidRPr="00E10DD3">
        <w:rPr>
          <w:rFonts w:ascii="Arial" w:hAnsi="Arial" w:cs="Arial"/>
          <w:sz w:val="22"/>
          <w:szCs w:val="22"/>
        </w:rPr>
        <w:t xml:space="preserve"> </w:t>
      </w:r>
      <w:r w:rsidR="009C65AA" w:rsidRPr="00E10DD3">
        <w:rPr>
          <w:rFonts w:ascii="Arial" w:hAnsi="Arial" w:cs="Arial"/>
          <w:sz w:val="22"/>
          <w:szCs w:val="22"/>
        </w:rPr>
        <w:t xml:space="preserve">We will also pilot a novel intervention program </w:t>
      </w:r>
      <w:r w:rsidR="008F3B3F" w:rsidRPr="00E10DD3">
        <w:rPr>
          <w:rFonts w:ascii="Arial" w:hAnsi="Arial" w:cs="Arial"/>
          <w:sz w:val="22"/>
          <w:szCs w:val="22"/>
        </w:rPr>
        <w:t>to determi</w:t>
      </w:r>
      <w:r w:rsidR="009C65AA" w:rsidRPr="00E10DD3">
        <w:rPr>
          <w:rFonts w:ascii="Arial" w:hAnsi="Arial" w:cs="Arial"/>
          <w:sz w:val="22"/>
          <w:szCs w:val="22"/>
        </w:rPr>
        <w:t>ne</w:t>
      </w:r>
      <w:r w:rsidR="008F3B3F" w:rsidRPr="00E10DD3">
        <w:rPr>
          <w:rFonts w:ascii="Arial" w:hAnsi="Arial" w:cs="Arial"/>
          <w:sz w:val="22"/>
          <w:szCs w:val="22"/>
        </w:rPr>
        <w:t xml:space="preserve"> its efficacy to decrease nicotine dependence</w:t>
      </w:r>
      <w:r w:rsidR="009C65AA" w:rsidRPr="00E10DD3">
        <w:rPr>
          <w:rFonts w:ascii="Arial" w:hAnsi="Arial" w:cs="Arial"/>
          <w:sz w:val="22"/>
          <w:szCs w:val="22"/>
        </w:rPr>
        <w:t xml:space="preserve"> and</w:t>
      </w:r>
      <w:r w:rsidR="008F3B3F" w:rsidRPr="00E10DD3">
        <w:rPr>
          <w:rFonts w:ascii="Arial" w:hAnsi="Arial" w:cs="Arial"/>
          <w:sz w:val="22"/>
          <w:szCs w:val="22"/>
        </w:rPr>
        <w:t xml:space="preserve"> </w:t>
      </w:r>
      <w:r w:rsidR="00E6392B" w:rsidRPr="00E10DD3">
        <w:rPr>
          <w:rFonts w:ascii="Arial" w:hAnsi="Arial" w:cs="Arial"/>
          <w:sz w:val="22"/>
          <w:szCs w:val="22"/>
        </w:rPr>
        <w:t xml:space="preserve">determine how cessation </w:t>
      </w:r>
      <w:r w:rsidR="008F3B3F" w:rsidRPr="00E10DD3">
        <w:rPr>
          <w:rFonts w:ascii="Arial" w:hAnsi="Arial" w:cs="Arial"/>
          <w:sz w:val="22"/>
          <w:szCs w:val="22"/>
        </w:rPr>
        <w:t>impact</w:t>
      </w:r>
      <w:r w:rsidR="00E6392B" w:rsidRPr="00E10DD3">
        <w:rPr>
          <w:rFonts w:ascii="Arial" w:hAnsi="Arial" w:cs="Arial"/>
          <w:sz w:val="22"/>
          <w:szCs w:val="22"/>
        </w:rPr>
        <w:t>s</w:t>
      </w:r>
      <w:r w:rsidR="008F3B3F" w:rsidRPr="00E10DD3">
        <w:rPr>
          <w:rFonts w:ascii="Arial" w:hAnsi="Arial" w:cs="Arial"/>
          <w:sz w:val="22"/>
          <w:szCs w:val="22"/>
        </w:rPr>
        <w:t xml:space="preserve"> lung health including</w:t>
      </w:r>
      <w:r w:rsidR="00E6392B" w:rsidRPr="00E10DD3">
        <w:rPr>
          <w:rFonts w:ascii="Arial" w:hAnsi="Arial" w:cs="Arial"/>
          <w:sz w:val="22"/>
          <w:szCs w:val="22"/>
        </w:rPr>
        <w:t xml:space="preserve"> improvement in</w:t>
      </w:r>
      <w:r w:rsidR="008F3B3F" w:rsidRPr="00E10DD3">
        <w:rPr>
          <w:rFonts w:ascii="Arial" w:hAnsi="Arial" w:cs="Arial"/>
          <w:sz w:val="22"/>
          <w:szCs w:val="22"/>
        </w:rPr>
        <w:t xml:space="preserve"> lung function and reversal of the gene e</w:t>
      </w:r>
      <w:r w:rsidR="00C13CB0" w:rsidRPr="00E10DD3">
        <w:rPr>
          <w:rFonts w:ascii="Arial" w:hAnsi="Arial" w:cs="Arial"/>
          <w:sz w:val="22"/>
          <w:szCs w:val="22"/>
        </w:rPr>
        <w:t>xpression changes that result from</w:t>
      </w:r>
      <w:r w:rsidR="008F3B3F" w:rsidRPr="00E10DD3">
        <w:rPr>
          <w:rFonts w:ascii="Arial" w:hAnsi="Arial" w:cs="Arial"/>
          <w:sz w:val="22"/>
          <w:szCs w:val="22"/>
        </w:rPr>
        <w:t xml:space="preserve"> ENDS use.</w:t>
      </w:r>
      <w:r w:rsidR="00C13CB0" w:rsidRPr="00E10DD3">
        <w:rPr>
          <w:rFonts w:ascii="Arial" w:hAnsi="Arial" w:cs="Arial"/>
          <w:sz w:val="22"/>
          <w:szCs w:val="22"/>
        </w:rPr>
        <w:t xml:space="preserve"> A comprehensive understanding of ENDS use behaviors and the impact of ENDS use on respiratory symptoms, lung function, and nasal epithelial gene expression and </w:t>
      </w:r>
      <w:r w:rsidR="00E6392B" w:rsidRPr="00E10DD3">
        <w:rPr>
          <w:rFonts w:ascii="Arial" w:hAnsi="Arial" w:cs="Arial"/>
          <w:sz w:val="22"/>
          <w:szCs w:val="22"/>
        </w:rPr>
        <w:t xml:space="preserve">a better understanding of vape initiation, nicotine dependence, and barriers to quitting in adolescents </w:t>
      </w:r>
      <w:r w:rsidR="00C13CB0" w:rsidRPr="00E10DD3">
        <w:rPr>
          <w:rFonts w:ascii="Arial" w:hAnsi="Arial" w:cs="Arial"/>
          <w:sz w:val="22"/>
          <w:szCs w:val="22"/>
        </w:rPr>
        <w:t>will help to further modify tar</w:t>
      </w:r>
      <w:r w:rsidR="00F60BD5" w:rsidRPr="00E10DD3">
        <w:rPr>
          <w:rFonts w:ascii="Arial" w:hAnsi="Arial" w:cs="Arial"/>
          <w:sz w:val="22"/>
          <w:szCs w:val="22"/>
        </w:rPr>
        <w:t>geted intervention strategies for this high-risk, underserved adolescent</w:t>
      </w:r>
      <w:r w:rsidR="00C13CB0" w:rsidRPr="00E10DD3">
        <w:rPr>
          <w:rFonts w:ascii="Arial" w:hAnsi="Arial" w:cs="Arial"/>
          <w:sz w:val="22"/>
          <w:szCs w:val="22"/>
        </w:rPr>
        <w:t xml:space="preserve"> population.  </w:t>
      </w:r>
    </w:p>
    <w:p w14:paraId="5FE9D6AD" w14:textId="2E883EC9" w:rsidR="005F59E0" w:rsidRPr="001E1CE1" w:rsidRDefault="008F3B3F" w:rsidP="001E1CE1">
      <w:pPr>
        <w:pStyle w:val="CommentText"/>
        <w:rPr>
          <w:lang w:val="en-US"/>
        </w:rPr>
      </w:pPr>
      <w:r>
        <w:rPr>
          <w:rFonts w:ascii="Arial" w:hAnsi="Arial" w:cs="Arial"/>
        </w:rPr>
        <w:t xml:space="preserve">  </w:t>
      </w:r>
      <w:r w:rsidR="00466F9F">
        <w:rPr>
          <w:rFonts w:ascii="Arial" w:hAnsi="Arial" w:cs="Arial"/>
        </w:rPr>
        <w:t xml:space="preserve"> </w:t>
      </w:r>
    </w:p>
    <w:p w14:paraId="3AA50140" w14:textId="1035908B" w:rsidR="005F59E0" w:rsidRPr="00F60BD5" w:rsidRDefault="007B0B93" w:rsidP="00AD5DA6">
      <w:pPr>
        <w:rPr>
          <w:rFonts w:ascii="Arial" w:eastAsia="Times New Roman" w:hAnsi="Arial" w:cs="Arial"/>
        </w:rPr>
      </w:pPr>
      <w:r>
        <w:rPr>
          <w:rFonts w:ascii="Arial" w:eastAsia="Times New Roman" w:hAnsi="Arial" w:cs="Arial"/>
          <w:b/>
        </w:rPr>
        <w:t xml:space="preserve">B.7. </w:t>
      </w:r>
      <w:r w:rsidR="005F59E0">
        <w:rPr>
          <w:rFonts w:ascii="Arial" w:eastAsia="Times New Roman" w:hAnsi="Arial" w:cs="Arial"/>
          <w:b/>
        </w:rPr>
        <w:t xml:space="preserve">How the Proposed Project </w:t>
      </w:r>
      <w:r w:rsidR="00017EC7">
        <w:rPr>
          <w:rFonts w:ascii="Arial" w:eastAsia="Times New Roman" w:hAnsi="Arial" w:cs="Arial"/>
          <w:b/>
        </w:rPr>
        <w:t>Address</w:t>
      </w:r>
      <w:r w:rsidR="00B04DF5">
        <w:rPr>
          <w:rFonts w:ascii="Arial" w:eastAsia="Times New Roman" w:hAnsi="Arial" w:cs="Arial"/>
          <w:b/>
        </w:rPr>
        <w:t>es</w:t>
      </w:r>
      <w:r w:rsidR="00017EC7">
        <w:rPr>
          <w:rFonts w:ascii="Arial" w:eastAsia="Times New Roman" w:hAnsi="Arial" w:cs="Arial"/>
          <w:b/>
        </w:rPr>
        <w:t xml:space="preserve"> an Emerging Health Disparity and </w:t>
      </w:r>
      <w:r w:rsidR="005F59E0">
        <w:rPr>
          <w:rFonts w:ascii="Arial" w:eastAsia="Times New Roman" w:hAnsi="Arial" w:cs="Arial"/>
          <w:b/>
        </w:rPr>
        <w:t>Will Improve the Health of Latinx Youth:</w:t>
      </w:r>
      <w:r w:rsidR="00A429C0">
        <w:rPr>
          <w:rFonts w:ascii="Arial" w:eastAsia="Times New Roman" w:hAnsi="Arial" w:cs="Arial"/>
          <w:b/>
        </w:rPr>
        <w:t xml:space="preserve"> </w:t>
      </w:r>
      <w:r w:rsidR="00A429C0">
        <w:rPr>
          <w:rFonts w:ascii="Arial" w:eastAsia="Times New Roman" w:hAnsi="Arial" w:cs="Arial"/>
        </w:rPr>
        <w:t xml:space="preserve">1) </w:t>
      </w:r>
      <w:r w:rsidR="00A429C0" w:rsidRPr="00F60BD5">
        <w:rPr>
          <w:rFonts w:ascii="Arial" w:eastAsia="Times New Roman" w:hAnsi="Arial" w:cs="Arial"/>
          <w:u w:val="single"/>
        </w:rPr>
        <w:t xml:space="preserve">Understanding </w:t>
      </w:r>
      <w:r w:rsidR="006D793C">
        <w:rPr>
          <w:rFonts w:ascii="Arial" w:eastAsia="Times New Roman" w:hAnsi="Arial" w:cs="Arial"/>
          <w:u w:val="single"/>
        </w:rPr>
        <w:t>vape</w:t>
      </w:r>
      <w:r w:rsidR="00A429C0" w:rsidRPr="00F60BD5">
        <w:rPr>
          <w:rFonts w:ascii="Arial" w:eastAsia="Times New Roman" w:hAnsi="Arial" w:cs="Arial"/>
          <w:u w:val="single"/>
        </w:rPr>
        <w:t xml:space="preserve"> use behaviors and barriers to cessation in Latinx youth</w:t>
      </w:r>
      <w:r w:rsidR="00A429C0">
        <w:rPr>
          <w:rFonts w:ascii="Arial" w:eastAsia="Times New Roman" w:hAnsi="Arial" w:cs="Arial"/>
        </w:rPr>
        <w:t xml:space="preserve">: By characterizing the behaviors associated with </w:t>
      </w:r>
      <w:r w:rsidR="006D793C">
        <w:rPr>
          <w:rFonts w:ascii="Arial" w:eastAsia="Times New Roman" w:hAnsi="Arial" w:cs="Arial"/>
        </w:rPr>
        <w:t>vape</w:t>
      </w:r>
      <w:r w:rsidR="00A429C0">
        <w:rPr>
          <w:rFonts w:ascii="Arial" w:eastAsia="Times New Roman" w:hAnsi="Arial" w:cs="Arial"/>
        </w:rPr>
        <w:t xml:space="preserve"> use and the existing barriers to cessation</w:t>
      </w:r>
      <w:r w:rsidR="00D2626C">
        <w:rPr>
          <w:rFonts w:ascii="Arial" w:eastAsia="Times New Roman" w:hAnsi="Arial" w:cs="Arial"/>
        </w:rPr>
        <w:t>,</w:t>
      </w:r>
      <w:r w:rsidR="00A429C0">
        <w:rPr>
          <w:rFonts w:ascii="Arial" w:eastAsia="Times New Roman" w:hAnsi="Arial" w:cs="Arial"/>
        </w:rPr>
        <w:t xml:space="preserve"> we have developed a targeted cessation intervention strategy to address this increasingly recognized health disparity.  2) </w:t>
      </w:r>
      <w:r w:rsidR="00F60BD5" w:rsidRPr="00F60BD5">
        <w:rPr>
          <w:rFonts w:ascii="Arial" w:eastAsia="Times New Roman" w:hAnsi="Arial" w:cs="Arial"/>
          <w:u w:val="single"/>
        </w:rPr>
        <w:t xml:space="preserve">Identify the respiratory health consequences of </w:t>
      </w:r>
      <w:r w:rsidR="006D793C">
        <w:rPr>
          <w:rFonts w:ascii="Arial" w:eastAsia="Times New Roman" w:hAnsi="Arial" w:cs="Arial"/>
          <w:u w:val="single"/>
        </w:rPr>
        <w:t>vape</w:t>
      </w:r>
      <w:r w:rsidR="00F60BD5" w:rsidRPr="00F60BD5">
        <w:rPr>
          <w:rFonts w:ascii="Arial" w:eastAsia="Times New Roman" w:hAnsi="Arial" w:cs="Arial"/>
          <w:u w:val="single"/>
        </w:rPr>
        <w:t xml:space="preserve"> use in Latinx youth</w:t>
      </w:r>
      <w:r w:rsidR="00F60BD5">
        <w:rPr>
          <w:rFonts w:ascii="Arial" w:eastAsia="Times New Roman" w:hAnsi="Arial" w:cs="Arial"/>
        </w:rPr>
        <w:t xml:space="preserve">: A comprehensive assessment of the impact of </w:t>
      </w:r>
      <w:r w:rsidR="006D793C">
        <w:rPr>
          <w:rFonts w:ascii="Arial" w:eastAsia="Times New Roman" w:hAnsi="Arial" w:cs="Arial"/>
        </w:rPr>
        <w:t>vape</w:t>
      </w:r>
      <w:r w:rsidR="00F60BD5">
        <w:rPr>
          <w:rFonts w:ascii="Arial" w:eastAsia="Times New Roman" w:hAnsi="Arial" w:cs="Arial"/>
        </w:rPr>
        <w:t xml:space="preserve"> product use on respiratory symptoms, measurements of lung function, airway inflammation, and nasal gene expression are necessary to help counsel at risk adolescent populations</w:t>
      </w:r>
      <w:r w:rsidR="00017EC7">
        <w:rPr>
          <w:rFonts w:ascii="Arial" w:eastAsia="Times New Roman" w:hAnsi="Arial" w:cs="Arial"/>
        </w:rPr>
        <w:t xml:space="preserve"> on the risks of vape use</w:t>
      </w:r>
      <w:r w:rsidR="00F60BD5">
        <w:rPr>
          <w:rFonts w:ascii="Arial" w:eastAsia="Times New Roman" w:hAnsi="Arial" w:cs="Arial"/>
        </w:rPr>
        <w:t xml:space="preserve"> and to modify intervention strategies. </w:t>
      </w:r>
      <w:r w:rsidR="00A429C0">
        <w:rPr>
          <w:rFonts w:ascii="Arial" w:eastAsia="Times New Roman" w:hAnsi="Arial" w:cs="Arial"/>
        </w:rPr>
        <w:t xml:space="preserve">3) </w:t>
      </w:r>
      <w:r w:rsidR="00A429C0" w:rsidRPr="004C5A3E">
        <w:rPr>
          <w:rFonts w:ascii="Arial" w:eastAsia="Times New Roman" w:hAnsi="Arial" w:cs="Arial"/>
          <w:u w:val="single"/>
        </w:rPr>
        <w:t>Guide the development of behavioral interventions for Latinx ENDS exposure</w:t>
      </w:r>
      <w:r w:rsidR="00F60BD5">
        <w:rPr>
          <w:rFonts w:ascii="Arial" w:eastAsia="Times New Roman" w:hAnsi="Arial" w:cs="Arial"/>
        </w:rPr>
        <w:t>: This study will identify additional modifiable determinants of behaviors associated with ENDS product use in the Latinx adolescent population</w:t>
      </w:r>
      <w:r w:rsidR="00A62556">
        <w:rPr>
          <w:rFonts w:ascii="Arial" w:eastAsia="Times New Roman" w:hAnsi="Arial" w:cs="Arial"/>
        </w:rPr>
        <w:t xml:space="preserve"> by addressing individual, interpersonal and school-level factors. </w:t>
      </w:r>
      <w:r w:rsidR="00F60BD5">
        <w:rPr>
          <w:rFonts w:ascii="Arial" w:eastAsia="Times New Roman" w:hAnsi="Arial" w:cs="Arial"/>
        </w:rPr>
        <w:t xml:space="preserve"> The information is key for adapting behavioral interventions developed for ENDS use prevention and cessation.  </w:t>
      </w:r>
    </w:p>
    <w:p w14:paraId="3BF41328" w14:textId="71F6E1DC" w:rsidR="00AA35B9" w:rsidRDefault="007B0B93" w:rsidP="00AD5DA6">
      <w:pPr>
        <w:rPr>
          <w:rFonts w:ascii="Arial" w:eastAsia="Times New Roman" w:hAnsi="Arial" w:cs="Arial"/>
        </w:rPr>
      </w:pPr>
      <w:r>
        <w:rPr>
          <w:rFonts w:ascii="Arial" w:eastAsia="Times New Roman" w:hAnsi="Arial" w:cs="Arial"/>
          <w:b/>
        </w:rPr>
        <w:t xml:space="preserve">C. </w:t>
      </w:r>
      <w:r w:rsidR="005F59E0">
        <w:rPr>
          <w:rFonts w:ascii="Arial" w:eastAsia="Times New Roman" w:hAnsi="Arial" w:cs="Arial"/>
          <w:b/>
        </w:rPr>
        <w:t>INNOVATION:</w:t>
      </w:r>
      <w:r w:rsidR="0068449F" w:rsidRPr="0068449F">
        <w:rPr>
          <w:rFonts w:ascii="Arial" w:eastAsia="Times New Roman" w:hAnsi="Arial" w:cs="Arial"/>
        </w:rPr>
        <w:t xml:space="preserve"> </w:t>
      </w:r>
      <w:r w:rsidR="0068449F">
        <w:rPr>
          <w:rFonts w:ascii="Arial" w:eastAsia="Times New Roman" w:hAnsi="Arial" w:cs="Arial"/>
        </w:rPr>
        <w:t xml:space="preserve">1) </w:t>
      </w:r>
      <w:r w:rsidR="0068449F" w:rsidRPr="0068449F">
        <w:rPr>
          <w:rFonts w:ascii="Arial" w:eastAsia="Times New Roman" w:hAnsi="Arial" w:cs="Arial"/>
          <w:u w:val="single"/>
        </w:rPr>
        <w:t xml:space="preserve">First study to evaluate </w:t>
      </w:r>
      <w:r w:rsidR="006D793C">
        <w:rPr>
          <w:rFonts w:ascii="Arial" w:eastAsia="Times New Roman" w:hAnsi="Arial" w:cs="Arial"/>
          <w:u w:val="single"/>
        </w:rPr>
        <w:t>vape</w:t>
      </w:r>
      <w:r w:rsidR="0068449F" w:rsidRPr="0068449F">
        <w:rPr>
          <w:rFonts w:ascii="Arial" w:eastAsia="Times New Roman" w:hAnsi="Arial" w:cs="Arial"/>
          <w:u w:val="single"/>
        </w:rPr>
        <w:t xml:space="preserve"> use in Latinx adolescents:</w:t>
      </w:r>
      <w:r w:rsidR="0068449F">
        <w:rPr>
          <w:rFonts w:ascii="Arial" w:eastAsia="Times New Roman" w:hAnsi="Arial" w:cs="Arial"/>
        </w:rPr>
        <w:t xml:space="preserve"> A comprehensive understanding </w:t>
      </w:r>
      <w:r w:rsidR="00B225D0">
        <w:rPr>
          <w:rFonts w:ascii="Arial" w:eastAsia="Times New Roman" w:hAnsi="Arial" w:cs="Arial"/>
        </w:rPr>
        <w:t xml:space="preserve">of </w:t>
      </w:r>
      <w:r w:rsidR="0068449F">
        <w:rPr>
          <w:rFonts w:ascii="Arial" w:eastAsia="Times New Roman" w:hAnsi="Arial" w:cs="Arial"/>
        </w:rPr>
        <w:t>the impact of ENDS use on respiratory symptoms, lung function measures, and markers of airway inflammation in this high-risk population is essential to elucidate the</w:t>
      </w:r>
      <w:r w:rsidR="00466F9F">
        <w:rPr>
          <w:rFonts w:ascii="Arial" w:eastAsia="Times New Roman" w:hAnsi="Arial" w:cs="Arial"/>
        </w:rPr>
        <w:t xml:space="preserve"> impact</w:t>
      </w:r>
      <w:r w:rsidR="0068449F">
        <w:rPr>
          <w:rFonts w:ascii="Arial" w:eastAsia="Times New Roman" w:hAnsi="Arial" w:cs="Arial"/>
        </w:rPr>
        <w:t xml:space="preserve"> of ENDS initiation during adolescence on lung health</w:t>
      </w:r>
      <w:r w:rsidR="00466F9F">
        <w:rPr>
          <w:rFonts w:ascii="Arial" w:eastAsia="Times New Roman" w:hAnsi="Arial" w:cs="Arial"/>
        </w:rPr>
        <w:t xml:space="preserve"> and can help counsel at-risk populations</w:t>
      </w:r>
      <w:r w:rsidR="0068449F">
        <w:rPr>
          <w:rFonts w:ascii="Arial" w:eastAsia="Times New Roman" w:hAnsi="Arial" w:cs="Arial"/>
        </w:rPr>
        <w:t>. 2</w:t>
      </w:r>
      <w:r w:rsidR="0068449F" w:rsidRPr="0068449F">
        <w:rPr>
          <w:rFonts w:ascii="Arial" w:eastAsia="Times New Roman" w:hAnsi="Arial" w:cs="Arial"/>
          <w:u w:val="single"/>
        </w:rPr>
        <w:t>)</w:t>
      </w:r>
      <w:r w:rsidR="00B225D0">
        <w:rPr>
          <w:rFonts w:ascii="Arial" w:eastAsia="Times New Roman" w:hAnsi="Arial" w:cs="Arial"/>
        </w:rPr>
        <w:t xml:space="preserve"> </w:t>
      </w:r>
      <w:r w:rsidR="0068449F" w:rsidRPr="0068449F">
        <w:rPr>
          <w:rFonts w:ascii="Arial" w:eastAsia="Times New Roman" w:hAnsi="Arial" w:cs="Arial"/>
          <w:u w:val="single"/>
        </w:rPr>
        <w:t xml:space="preserve">Application of high throughput genomic technologies to the investigation of </w:t>
      </w:r>
      <w:r w:rsidR="006D793C">
        <w:rPr>
          <w:rFonts w:ascii="Arial" w:eastAsia="Times New Roman" w:hAnsi="Arial" w:cs="Arial"/>
          <w:u w:val="single"/>
        </w:rPr>
        <w:t>vaping</w:t>
      </w:r>
      <w:r w:rsidR="00B225D0">
        <w:rPr>
          <w:rFonts w:ascii="Arial" w:eastAsia="Times New Roman" w:hAnsi="Arial" w:cs="Arial"/>
        </w:rPr>
        <w:t xml:space="preserve">: </w:t>
      </w:r>
      <w:r w:rsidR="005E2B3D">
        <w:rPr>
          <w:rFonts w:ascii="Arial" w:eastAsia="Times New Roman" w:hAnsi="Arial" w:cs="Arial"/>
        </w:rPr>
        <w:t xml:space="preserve">We will </w:t>
      </w:r>
      <w:r w:rsidR="00B225D0">
        <w:rPr>
          <w:rFonts w:ascii="Arial" w:eastAsia="Times New Roman" w:hAnsi="Arial" w:cs="Arial"/>
        </w:rPr>
        <w:t xml:space="preserve">apply RNA-sequencing (RNA-seq) technology </w:t>
      </w:r>
      <w:r w:rsidR="005E2B3D">
        <w:rPr>
          <w:rFonts w:ascii="Arial" w:eastAsia="Times New Roman" w:hAnsi="Arial" w:cs="Arial"/>
        </w:rPr>
        <w:t>to nasal epithelial brush samples from</w:t>
      </w:r>
      <w:r w:rsidR="00B225D0">
        <w:rPr>
          <w:rFonts w:ascii="Arial" w:eastAsia="Times New Roman" w:hAnsi="Arial" w:cs="Arial"/>
        </w:rPr>
        <w:t xml:space="preserve"> Latinx adolescents with significant ENDS use, allowing us to </w:t>
      </w:r>
      <w:r w:rsidR="00F60BD5">
        <w:rPr>
          <w:rFonts w:ascii="Arial" w:eastAsia="Times New Roman" w:hAnsi="Arial" w:cs="Arial"/>
        </w:rPr>
        <w:t xml:space="preserve">identify novel biologic pathways that are impacted by ENDS exposure </w:t>
      </w:r>
      <w:r w:rsidR="004C5A3E">
        <w:rPr>
          <w:rFonts w:ascii="Arial" w:eastAsia="Times New Roman" w:hAnsi="Arial" w:cs="Arial"/>
        </w:rPr>
        <w:t xml:space="preserve">in the airway epithelium </w:t>
      </w:r>
      <w:r w:rsidR="00F60BD5">
        <w:rPr>
          <w:rFonts w:ascii="Arial" w:eastAsia="Times New Roman" w:hAnsi="Arial" w:cs="Arial"/>
        </w:rPr>
        <w:t xml:space="preserve">and </w:t>
      </w:r>
      <w:r w:rsidR="004C5A3E">
        <w:rPr>
          <w:rFonts w:ascii="Arial" w:eastAsia="Times New Roman" w:hAnsi="Arial" w:cs="Arial"/>
        </w:rPr>
        <w:t>to determine whether</w:t>
      </w:r>
      <w:r w:rsidR="00F60BD5">
        <w:rPr>
          <w:rFonts w:ascii="Arial" w:eastAsia="Times New Roman" w:hAnsi="Arial" w:cs="Arial"/>
        </w:rPr>
        <w:t xml:space="preserve"> these gene expression changes are reversible with cessation interventions. </w:t>
      </w:r>
      <w:r w:rsidR="004974BB">
        <w:rPr>
          <w:rFonts w:ascii="Arial" w:eastAsia="Times New Roman" w:hAnsi="Arial" w:cs="Arial"/>
        </w:rPr>
        <w:t xml:space="preserve">3) </w:t>
      </w:r>
      <w:r w:rsidR="004974BB" w:rsidRPr="005E2B3D">
        <w:rPr>
          <w:rFonts w:ascii="Arial" w:eastAsia="Times New Roman" w:hAnsi="Arial" w:cs="Arial"/>
          <w:u w:val="single"/>
        </w:rPr>
        <w:t xml:space="preserve">Assessment of the biobehavioral determinants of </w:t>
      </w:r>
      <w:r w:rsidR="006D793C" w:rsidRPr="005E2B3D">
        <w:rPr>
          <w:rFonts w:ascii="Arial" w:eastAsia="Times New Roman" w:hAnsi="Arial" w:cs="Arial"/>
          <w:u w:val="single"/>
        </w:rPr>
        <w:t>vaping</w:t>
      </w:r>
      <w:r w:rsidR="004974BB" w:rsidRPr="005E2B3D">
        <w:rPr>
          <w:rFonts w:ascii="Arial" w:eastAsia="Times New Roman" w:hAnsi="Arial" w:cs="Arial"/>
          <w:u w:val="single"/>
        </w:rPr>
        <w:t xml:space="preserve"> in </w:t>
      </w:r>
      <w:r w:rsidR="00CE79A1" w:rsidRPr="005E2B3D">
        <w:rPr>
          <w:rFonts w:ascii="Arial" w:eastAsia="Times New Roman" w:hAnsi="Arial" w:cs="Arial"/>
          <w:u w:val="single"/>
        </w:rPr>
        <w:t>high-risk</w:t>
      </w:r>
      <w:r w:rsidR="004974BB" w:rsidRPr="005E2B3D">
        <w:rPr>
          <w:rFonts w:ascii="Arial" w:eastAsia="Times New Roman" w:hAnsi="Arial" w:cs="Arial"/>
          <w:u w:val="single"/>
        </w:rPr>
        <w:t xml:space="preserve"> adolescents</w:t>
      </w:r>
      <w:r w:rsidR="004974BB">
        <w:rPr>
          <w:rFonts w:ascii="Arial" w:eastAsia="Times New Roman" w:hAnsi="Arial" w:cs="Arial"/>
        </w:rPr>
        <w:t xml:space="preserve">: We will combine the expertise of our multidisciplinary team to provide an integrated assessment of the biological-behavioral determinants and outcomes of Latinx adolescent vapers, which will inform future intervention strategies. </w:t>
      </w:r>
    </w:p>
    <w:p w14:paraId="70FD6773" w14:textId="77777777" w:rsidR="006663A8" w:rsidRDefault="006663A8" w:rsidP="00AD5DA6">
      <w:pPr>
        <w:rPr>
          <w:rFonts w:ascii="Arial" w:eastAsia="Times New Roman" w:hAnsi="Arial" w:cs="Arial"/>
          <w:b/>
        </w:rPr>
      </w:pPr>
    </w:p>
    <w:p w14:paraId="33934D3F" w14:textId="79CCDE75" w:rsidR="00C43737" w:rsidRDefault="007B0B93" w:rsidP="00AD5DA6">
      <w:pPr>
        <w:rPr>
          <w:rFonts w:ascii="Arial" w:eastAsia="Times New Roman" w:hAnsi="Arial" w:cs="Arial"/>
          <w:b/>
        </w:rPr>
      </w:pPr>
      <w:r>
        <w:rPr>
          <w:rFonts w:ascii="Arial" w:eastAsia="Times New Roman" w:hAnsi="Arial" w:cs="Arial"/>
          <w:b/>
        </w:rPr>
        <w:lastRenderedPageBreak/>
        <w:t>D</w:t>
      </w:r>
      <w:r w:rsidR="0030118D">
        <w:rPr>
          <w:rFonts w:ascii="Arial" w:eastAsia="Times New Roman" w:hAnsi="Arial" w:cs="Arial"/>
          <w:b/>
        </w:rPr>
        <w:t xml:space="preserve">. </w:t>
      </w:r>
      <w:r>
        <w:rPr>
          <w:rFonts w:ascii="Arial" w:hAnsi="Arial" w:cs="Arial"/>
          <w:b/>
        </w:rPr>
        <w:t>RESEARCH DESIGN</w:t>
      </w:r>
      <w:r w:rsidDel="007B0B93">
        <w:rPr>
          <w:rFonts w:ascii="Arial" w:eastAsia="Times New Roman" w:hAnsi="Arial" w:cs="Arial"/>
          <w:b/>
        </w:rPr>
        <w:t xml:space="preserve"> </w:t>
      </w:r>
    </w:p>
    <w:p w14:paraId="1D8FC631" w14:textId="026059CC" w:rsidR="00AA35B9" w:rsidRPr="001E1CE1" w:rsidRDefault="00DB63B0" w:rsidP="00AD5DA6">
      <w:pPr>
        <w:rPr>
          <w:rFonts w:ascii="Arial" w:hAnsi="Arial" w:cs="Arial"/>
        </w:rPr>
      </w:pPr>
      <w:r w:rsidRPr="00DB63B0">
        <w:rPr>
          <w:rFonts w:ascii="Arial" w:eastAsia="Times New Roman" w:hAnsi="Arial" w:cs="Arial"/>
          <w:b/>
          <w:noProof/>
        </w:rPr>
        <mc:AlternateContent>
          <mc:Choice Requires="wps">
            <w:drawing>
              <wp:anchor distT="45720" distB="45720" distL="114300" distR="114300" simplePos="0" relativeHeight="251657216" behindDoc="0" locked="0" layoutInCell="1" allowOverlap="1" wp14:anchorId="3087542A" wp14:editId="43C19E43">
                <wp:simplePos x="0" y="0"/>
                <wp:positionH relativeFrom="column">
                  <wp:posOffset>3429000</wp:posOffset>
                </wp:positionH>
                <wp:positionV relativeFrom="paragraph">
                  <wp:posOffset>1210945</wp:posOffset>
                </wp:positionV>
                <wp:extent cx="3409950" cy="2884805"/>
                <wp:effectExtent l="0" t="0" r="19050" b="3619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2884805"/>
                        </a:xfrm>
                        <a:prstGeom prst="rect">
                          <a:avLst/>
                        </a:prstGeom>
                        <a:solidFill>
                          <a:srgbClr val="FFFFFF"/>
                        </a:solidFill>
                        <a:ln w="9525">
                          <a:solidFill>
                            <a:srgbClr val="000000"/>
                          </a:solidFill>
                          <a:miter lim="800000"/>
                          <a:headEnd/>
                          <a:tailEnd/>
                        </a:ln>
                      </wps:spPr>
                      <wps:txbx>
                        <w:txbxContent>
                          <w:p w14:paraId="7674E38B" w14:textId="2D746ABA" w:rsidR="004B1350" w:rsidRDefault="004B1350">
                            <w:pPr>
                              <w:rPr>
                                <w:rFonts w:ascii="Arial" w:hAnsi="Arial" w:cs="Arial"/>
                                <w:b/>
                                <w:sz w:val="20"/>
                                <w:szCs w:val="20"/>
                              </w:rPr>
                            </w:pPr>
                            <w:r>
                              <w:rPr>
                                <w:rFonts w:ascii="Arial" w:hAnsi="Arial" w:cs="Arial"/>
                                <w:b/>
                                <w:sz w:val="20"/>
                                <w:szCs w:val="20"/>
                              </w:rPr>
                              <w:t>Figure 2: Study Design</w:t>
                            </w:r>
                          </w:p>
                          <w:p w14:paraId="26B6FECF" w14:textId="54EBD83B" w:rsidR="004B1350" w:rsidRPr="00DB63B0" w:rsidRDefault="004B1350">
                            <w:pPr>
                              <w:rPr>
                                <w:rFonts w:ascii="Arial" w:hAnsi="Arial" w:cs="Arial"/>
                                <w:b/>
                                <w:sz w:val="20"/>
                                <w:szCs w:val="20"/>
                              </w:rPr>
                            </w:pPr>
                            <w:r>
                              <w:rPr>
                                <w:rFonts w:ascii="Arial" w:hAnsi="Arial" w:cs="Arial"/>
                                <w:b/>
                                <w:noProof/>
                                <w:sz w:val="20"/>
                                <w:szCs w:val="20"/>
                              </w:rPr>
                              <w:drawing>
                                <wp:inline distT="0" distB="0" distL="0" distR="0" wp14:anchorId="76D33DCD" wp14:editId="61125F6C">
                                  <wp:extent cx="3213100" cy="25347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2_blue.tif"/>
                                          <pic:cNvPicPr/>
                                        </pic:nvPicPr>
                                        <pic:blipFill rotWithShape="1">
                                          <a:blip r:embed="rId10">
                                            <a:extLst>
                                              <a:ext uri="{28A0092B-C50C-407E-A947-70E740481C1C}">
                                                <a14:useLocalDpi xmlns:a14="http://schemas.microsoft.com/office/drawing/2010/main" val="0"/>
                                              </a:ext>
                                            </a:extLst>
                                          </a:blip>
                                          <a:srcRect l="15513"/>
                                          <a:stretch/>
                                        </pic:blipFill>
                                        <pic:spPr bwMode="auto">
                                          <a:xfrm>
                                            <a:off x="0" y="0"/>
                                            <a:ext cx="3220513" cy="254059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_x0000_s1027" type="#_x0000_t202" style="position:absolute;margin-left:270pt;margin-top:95.35pt;width:268.5pt;height:227.1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">
                <v:textbox>
                  <w:txbxContent>
                    <w:p w14:paraId="7674E38B" w14:textId="2D746ABA" w:rsidR="004B1350" w:rsidRDefault="004B1350">
                      <w:pPr>
                        <w:rPr>
                          <w:rFonts w:ascii="Arial" w:hAnsi="Arial" w:cs="Arial"/>
                          <w:b/>
                          <w:sz w:val="20"/>
                          <w:szCs w:val="20"/>
                        </w:rPr>
                      </w:pPr>
                      <w:r>
                        <w:rPr>
                          <w:rFonts w:ascii="Arial" w:hAnsi="Arial" w:cs="Arial"/>
                          <w:b/>
                          <w:sz w:val="20"/>
                          <w:szCs w:val="20"/>
                        </w:rPr>
                        <w:t>Figure 2: Study Design</w:t>
                      </w:r>
                    </w:p>
                    <w:p w14:paraId="26B6FECF" w14:textId="54EBD83B" w:rsidR="004B1350" w:rsidRPr="00DB63B0" w:rsidRDefault="004B1350">
                      <w:pPr>
                        <w:rPr>
                          <w:rFonts w:ascii="Arial" w:hAnsi="Arial" w:cs="Arial"/>
                          <w:b/>
                          <w:sz w:val="20"/>
                          <w:szCs w:val="20"/>
                        </w:rPr>
                      </w:pPr>
                      <w:r>
                        <w:rPr>
                          <w:rFonts w:ascii="Arial" w:hAnsi="Arial" w:cs="Arial"/>
                          <w:b/>
                          <w:noProof/>
                          <w:sz w:val="20"/>
                          <w:szCs w:val="20"/>
                        </w:rPr>
                        <w:drawing>
                          <wp:inline distT="0" distB="0" distL="0" distR="0" wp14:anchorId="76D33DCD" wp14:editId="61125F6C">
                            <wp:extent cx="3213100" cy="25347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2_blue.tif"/>
                                    <pic:cNvPicPr/>
                                  </pic:nvPicPr>
                                  <pic:blipFill rotWithShape="1">
                                    <a:blip r:embed="rId11">
                                      <a:extLst>
                                        <a:ext uri="{28A0092B-C50C-407E-A947-70E740481C1C}">
                                          <a14:useLocalDpi xmlns:a14="http://schemas.microsoft.com/office/drawing/2010/main" val="0"/>
                                        </a:ext>
                                      </a:extLst>
                                    </a:blip>
                                    <a:srcRect l="15513"/>
                                    <a:stretch/>
                                  </pic:blipFill>
                                  <pic:spPr bwMode="auto">
                                    <a:xfrm>
                                      <a:off x="0" y="0"/>
                                      <a:ext cx="3220513" cy="2540594"/>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7B0B93">
        <w:rPr>
          <w:rFonts w:ascii="Arial" w:eastAsia="Times New Roman" w:hAnsi="Arial" w:cs="Arial"/>
          <w:b/>
        </w:rPr>
        <w:t>D</w:t>
      </w:r>
      <w:r w:rsidR="00C43737" w:rsidRPr="001E1CE1">
        <w:rPr>
          <w:rFonts w:ascii="Arial" w:eastAsia="Times New Roman" w:hAnsi="Arial" w:cs="Arial"/>
          <w:b/>
        </w:rPr>
        <w:t xml:space="preserve">.1. Study Rationale: </w:t>
      </w:r>
      <w:r w:rsidR="000E50FB" w:rsidRPr="001E1CE1">
        <w:rPr>
          <w:rFonts w:ascii="Arial" w:hAnsi="Arial" w:cs="Arial"/>
        </w:rPr>
        <w:t xml:space="preserve">This project will provide a comprehensive understanding of patterns of e-cig use and its impact on airway biology and respiratory outcomes, to </w:t>
      </w:r>
      <w:r w:rsidR="00B04DF5">
        <w:rPr>
          <w:rFonts w:ascii="Arial" w:hAnsi="Arial" w:cs="Arial"/>
        </w:rPr>
        <w:t>help optimize</w:t>
      </w:r>
      <w:r w:rsidR="000E50FB" w:rsidRPr="001E1CE1">
        <w:rPr>
          <w:rFonts w:ascii="Arial" w:hAnsi="Arial" w:cs="Arial"/>
        </w:rPr>
        <w:t xml:space="preserve"> targeted intervention strategies for at-risk Latinx youth. In addition, we expect that </w:t>
      </w:r>
      <w:r w:rsidR="000E50FB" w:rsidRPr="001E1CE1">
        <w:rPr>
          <w:rFonts w:ascii="Arial" w:eastAsia="Times New Roman" w:hAnsi="Arial" w:cs="Arial"/>
          <w:color w:val="212121"/>
          <w:shd w:val="clear" w:color="auto" w:fill="FFFFFF"/>
        </w:rPr>
        <w:t>identifying the impact of vaping on airway gene expression in at-risk youth and its response to cessation will provide valuable insights into their potential long-term health effects and establish the need for targeted cessation strategies.</w:t>
      </w:r>
      <w:r w:rsidR="00C43737" w:rsidRPr="001E1CE1">
        <w:rPr>
          <w:rFonts w:ascii="Arial" w:hAnsi="Arial" w:cs="Arial"/>
          <w:b/>
        </w:rPr>
        <w:t xml:space="preserve"> We hypothesize that a) habitual vaping results in increased respiratory symptoms, abnormal airway resistance and dysregulation of genes involved in inflammation and ciliary dysfunction in adolescent Latinx vaping compared to non-vaping controls; and b) that a novel pilot cessation program developed utilizing demographic and behavioral characteristics associated with these subjects will decrease </w:t>
      </w:r>
      <w:r w:rsidR="00B04DF5">
        <w:rPr>
          <w:rFonts w:ascii="Arial" w:hAnsi="Arial" w:cs="Arial"/>
          <w:b/>
        </w:rPr>
        <w:t>nicotine dependence</w:t>
      </w:r>
      <w:r w:rsidR="00C43737" w:rsidRPr="001E1CE1">
        <w:rPr>
          <w:rFonts w:ascii="Arial" w:hAnsi="Arial" w:cs="Arial"/>
          <w:b/>
        </w:rPr>
        <w:t>, improve respiratory symptoms, airway resistance, and will normalize inflammatory gene expression.</w:t>
      </w:r>
    </w:p>
    <w:p w14:paraId="5FEE6890" w14:textId="582E41B0" w:rsidR="007B0B93" w:rsidRDefault="007B0B93" w:rsidP="007B0B93">
      <w:pPr>
        <w:spacing w:after="0" w:line="240" w:lineRule="auto"/>
        <w:jc w:val="both"/>
        <w:rPr>
          <w:rFonts w:ascii="Arial" w:hAnsi="Arial" w:cs="Arial"/>
        </w:rPr>
      </w:pPr>
      <w:r>
        <w:rPr>
          <w:rFonts w:ascii="Arial" w:eastAsia="Times New Roman" w:hAnsi="Arial" w:cs="Arial"/>
          <w:b/>
        </w:rPr>
        <w:t>D</w:t>
      </w:r>
      <w:r w:rsidR="00C43737" w:rsidRPr="001E1CE1">
        <w:rPr>
          <w:rFonts w:ascii="Arial" w:eastAsia="Times New Roman" w:hAnsi="Arial" w:cs="Arial"/>
          <w:b/>
        </w:rPr>
        <w:t>.2. Study Design:</w:t>
      </w:r>
      <w:r w:rsidR="00C43737" w:rsidRPr="001E1CE1">
        <w:rPr>
          <w:rFonts w:ascii="Arial" w:hAnsi="Arial" w:cs="Arial"/>
        </w:rPr>
        <w:t xml:space="preserve"> To test these hypotheses, we propose a novel </w:t>
      </w:r>
      <w:r w:rsidR="002B708B">
        <w:rPr>
          <w:rFonts w:ascii="Arial" w:hAnsi="Arial" w:cs="Arial"/>
        </w:rPr>
        <w:t>biobehavioral</w:t>
      </w:r>
      <w:r w:rsidR="00C43737" w:rsidRPr="001E1CE1">
        <w:rPr>
          <w:rFonts w:ascii="Arial" w:hAnsi="Arial" w:cs="Arial"/>
        </w:rPr>
        <w:t xml:space="preserve"> approach to </w:t>
      </w:r>
      <w:r w:rsidR="00C43737" w:rsidRPr="001E1CE1">
        <w:rPr>
          <w:rFonts w:ascii="Arial" w:hAnsi="Arial" w:cs="Arial"/>
          <w:b/>
        </w:rPr>
        <w:t>Aim 1</w:t>
      </w:r>
      <w:r w:rsidR="00C43737" w:rsidRPr="001E1CE1">
        <w:rPr>
          <w:rFonts w:ascii="Arial" w:hAnsi="Arial" w:cs="Arial"/>
        </w:rPr>
        <w:t xml:space="preserve">) identify the impact of vaping on respiratory symptoms and lung function in Latinx adolescents, </w:t>
      </w:r>
      <w:r w:rsidR="00C43737" w:rsidRPr="001E1CE1">
        <w:rPr>
          <w:rFonts w:ascii="Arial" w:hAnsi="Arial" w:cs="Arial"/>
          <w:b/>
        </w:rPr>
        <w:t>Aim 2</w:t>
      </w:r>
      <w:r w:rsidR="00C43737" w:rsidRPr="001E1CE1">
        <w:rPr>
          <w:rFonts w:ascii="Arial" w:hAnsi="Arial" w:cs="Arial"/>
        </w:rPr>
        <w:t>)</w:t>
      </w:r>
      <w:r w:rsidR="00C43737" w:rsidRPr="001E1CE1">
        <w:rPr>
          <w:rFonts w:ascii="Arial" w:hAnsi="Arial" w:cs="Arial"/>
          <w:b/>
        </w:rPr>
        <w:t xml:space="preserve"> </w:t>
      </w:r>
      <w:r w:rsidR="00C43737" w:rsidRPr="001E1CE1">
        <w:rPr>
          <w:rFonts w:ascii="Arial" w:hAnsi="Arial" w:cs="Arial"/>
        </w:rPr>
        <w:t xml:space="preserve">investigate the nasal epithelial gene expression signature of habitual vaping, and </w:t>
      </w:r>
      <w:r w:rsidR="00C43737" w:rsidRPr="001E1CE1">
        <w:rPr>
          <w:rFonts w:ascii="Arial" w:hAnsi="Arial" w:cs="Arial"/>
          <w:b/>
        </w:rPr>
        <w:t>Aim 3</w:t>
      </w:r>
      <w:r w:rsidR="00C43737" w:rsidRPr="001E1CE1">
        <w:rPr>
          <w:rFonts w:ascii="Arial" w:hAnsi="Arial" w:cs="Arial"/>
        </w:rPr>
        <w:t>) pilot a multi-faceted intervention strategy specifically for this at risk population and test whether this intervention strategy can decrease nicotine dependence and improve respiratory symptoms, airway resistance, and inflammatory gene expression</w:t>
      </w:r>
      <w:r>
        <w:rPr>
          <w:rFonts w:ascii="Arial" w:hAnsi="Arial" w:cs="Arial"/>
        </w:rPr>
        <w:t xml:space="preserve">. An overview of our study design is provided in </w:t>
      </w:r>
      <w:r w:rsidRPr="00B72E16">
        <w:rPr>
          <w:rFonts w:ascii="Arial" w:hAnsi="Arial" w:cs="Arial"/>
          <w:b/>
        </w:rPr>
        <w:t>Figure 2</w:t>
      </w:r>
      <w:r>
        <w:rPr>
          <w:rFonts w:ascii="Arial" w:hAnsi="Arial" w:cs="Arial"/>
        </w:rPr>
        <w:t xml:space="preserve">. </w:t>
      </w:r>
    </w:p>
    <w:p w14:paraId="0B7AC44A" w14:textId="1847BD7E" w:rsidR="00C43737" w:rsidRPr="001E1CE1" w:rsidRDefault="00C43737" w:rsidP="00B3442F">
      <w:pPr>
        <w:spacing w:after="0"/>
        <w:rPr>
          <w:rFonts w:ascii="Arial" w:eastAsia="Times New Roman" w:hAnsi="Arial" w:cs="Arial"/>
          <w:b/>
        </w:rPr>
      </w:pPr>
    </w:p>
    <w:p w14:paraId="6F277EB7" w14:textId="37F7DEC2" w:rsidR="00981FE0" w:rsidRPr="001E1CE1" w:rsidRDefault="007B0B93" w:rsidP="00AD5DA6">
      <w:pPr>
        <w:rPr>
          <w:rFonts w:ascii="Arial" w:eastAsia="Times New Roman" w:hAnsi="Arial" w:cs="Arial"/>
          <w:b/>
        </w:rPr>
      </w:pPr>
      <w:r>
        <w:rPr>
          <w:rFonts w:ascii="Arial" w:eastAsia="Times New Roman" w:hAnsi="Arial" w:cs="Arial"/>
          <w:b/>
        </w:rPr>
        <w:t xml:space="preserve">D.3. </w:t>
      </w:r>
      <w:r w:rsidR="00825A58" w:rsidRPr="001E1CE1">
        <w:rPr>
          <w:rFonts w:ascii="Arial" w:eastAsia="Times New Roman" w:hAnsi="Arial" w:cs="Arial"/>
          <w:b/>
        </w:rPr>
        <w:t>Qualifications</w:t>
      </w:r>
      <w:r w:rsidR="00C82739" w:rsidRPr="001E1CE1">
        <w:rPr>
          <w:rFonts w:ascii="Arial" w:eastAsia="Times New Roman" w:hAnsi="Arial" w:cs="Arial"/>
          <w:b/>
        </w:rPr>
        <w:t xml:space="preserve"> of the Research Team</w:t>
      </w:r>
      <w:r w:rsidR="00825A58" w:rsidRPr="001E1CE1">
        <w:rPr>
          <w:rFonts w:ascii="Arial" w:eastAsia="Times New Roman" w:hAnsi="Arial" w:cs="Arial"/>
          <w:b/>
        </w:rPr>
        <w:t xml:space="preserve">: </w:t>
      </w:r>
      <w:r w:rsidR="00825A58" w:rsidRPr="001E1CE1">
        <w:rPr>
          <w:rFonts w:ascii="Arial" w:hAnsi="Arial" w:cs="Arial"/>
        </w:rPr>
        <w:t>The multidisciplinary team is comprised of investigators with expertise in public health, tobacco control and cessation, behavioral research, respiratory physiology, exposure assessment and genomics who have collaborated in the past</w:t>
      </w:r>
      <w:r w:rsidR="00CD70A3" w:rsidRPr="001E1CE1">
        <w:rPr>
          <w:rFonts w:ascii="Arial" w:hAnsi="Arial" w:cs="Arial"/>
        </w:rPr>
        <w:t xml:space="preserve"> (</w:t>
      </w:r>
      <w:r w:rsidR="00CD70A3" w:rsidRPr="001E1CE1">
        <w:rPr>
          <w:rFonts w:ascii="Arial" w:hAnsi="Arial" w:cs="Arial"/>
          <w:b/>
        </w:rPr>
        <w:t>Table 1</w:t>
      </w:r>
      <w:r w:rsidR="00CD70A3" w:rsidRPr="001E1CE1">
        <w:rPr>
          <w:rFonts w:ascii="Arial" w:hAnsi="Arial" w:cs="Arial"/>
        </w:rPr>
        <w:t>)</w:t>
      </w:r>
      <w:r w:rsidR="00825A58" w:rsidRPr="001E1CE1">
        <w:rPr>
          <w:rFonts w:ascii="Arial" w:hAnsi="Arial" w:cs="Arial"/>
        </w:rPr>
        <w:t>.</w:t>
      </w:r>
    </w:p>
    <w:tbl>
      <w:tblPr>
        <w:tblStyle w:val="TableGrid"/>
        <w:tblW w:w="0" w:type="auto"/>
        <w:tblLook w:val="04A0" w:firstRow="1" w:lastRow="0" w:firstColumn="1" w:lastColumn="0" w:noHBand="0" w:noVBand="1"/>
      </w:tblPr>
      <w:tblGrid>
        <w:gridCol w:w="3561"/>
        <w:gridCol w:w="1595"/>
        <w:gridCol w:w="2576"/>
        <w:gridCol w:w="3284"/>
      </w:tblGrid>
      <w:tr w:rsidR="00981FE0" w:rsidRPr="001E1CE1" w14:paraId="679D9098" w14:textId="77777777" w:rsidTr="00A62556">
        <w:tc>
          <w:tcPr>
            <w:tcW w:w="10790" w:type="dxa"/>
            <w:gridSpan w:val="4"/>
          </w:tcPr>
          <w:p w14:paraId="1BC4CA9C" w14:textId="31DB1262" w:rsidR="00981FE0" w:rsidRPr="001E1CE1" w:rsidRDefault="00981FE0" w:rsidP="00AD5DA6">
            <w:pPr>
              <w:rPr>
                <w:rFonts w:ascii="Arial" w:eastAsia="Times New Roman" w:hAnsi="Arial" w:cs="Arial"/>
                <w:b/>
              </w:rPr>
            </w:pPr>
            <w:r w:rsidRPr="001E1CE1">
              <w:rPr>
                <w:rFonts w:ascii="Arial" w:eastAsia="Times New Roman" w:hAnsi="Arial" w:cs="Arial"/>
                <w:b/>
              </w:rPr>
              <w:t>Table 1: Organizational Structure of the Study Team</w:t>
            </w:r>
          </w:p>
        </w:tc>
      </w:tr>
      <w:tr w:rsidR="00981FE0" w:rsidRPr="001E1CE1" w14:paraId="35BC8029" w14:textId="77777777" w:rsidTr="007B7778">
        <w:tc>
          <w:tcPr>
            <w:tcW w:w="3775" w:type="dxa"/>
          </w:tcPr>
          <w:p w14:paraId="22C113D4" w14:textId="542B5A35" w:rsidR="00981FE0" w:rsidRPr="001E1CE1" w:rsidRDefault="00981FE0" w:rsidP="007B7778">
            <w:pPr>
              <w:jc w:val="center"/>
              <w:rPr>
                <w:rFonts w:ascii="Arial" w:eastAsia="Times New Roman" w:hAnsi="Arial" w:cs="Arial"/>
                <w:b/>
              </w:rPr>
            </w:pPr>
            <w:r w:rsidRPr="001E1CE1">
              <w:rPr>
                <w:rFonts w:ascii="Arial" w:eastAsia="Times New Roman" w:hAnsi="Arial" w:cs="Arial"/>
                <w:b/>
              </w:rPr>
              <w:t>Institution</w:t>
            </w:r>
          </w:p>
        </w:tc>
        <w:tc>
          <w:tcPr>
            <w:tcW w:w="1600" w:type="dxa"/>
          </w:tcPr>
          <w:p w14:paraId="6422621D" w14:textId="1B606DE7" w:rsidR="00981FE0" w:rsidRPr="001E1CE1" w:rsidRDefault="00981FE0" w:rsidP="007B7778">
            <w:pPr>
              <w:jc w:val="center"/>
              <w:rPr>
                <w:rFonts w:ascii="Arial" w:eastAsia="Times New Roman" w:hAnsi="Arial" w:cs="Arial"/>
                <w:b/>
              </w:rPr>
            </w:pPr>
            <w:r w:rsidRPr="001E1CE1">
              <w:rPr>
                <w:rFonts w:ascii="Arial" w:eastAsia="Times New Roman" w:hAnsi="Arial" w:cs="Arial"/>
                <w:b/>
              </w:rPr>
              <w:t>Investigator</w:t>
            </w:r>
          </w:p>
        </w:tc>
        <w:tc>
          <w:tcPr>
            <w:tcW w:w="2689" w:type="dxa"/>
          </w:tcPr>
          <w:p w14:paraId="161AD1EC" w14:textId="03951576" w:rsidR="00981FE0" w:rsidRPr="001E1CE1" w:rsidRDefault="00981FE0" w:rsidP="007B7778">
            <w:pPr>
              <w:jc w:val="center"/>
              <w:rPr>
                <w:rFonts w:ascii="Arial" w:eastAsia="Times New Roman" w:hAnsi="Arial" w:cs="Arial"/>
                <w:b/>
              </w:rPr>
            </w:pPr>
            <w:r w:rsidRPr="001E1CE1">
              <w:rPr>
                <w:rFonts w:ascii="Arial" w:eastAsia="Times New Roman" w:hAnsi="Arial" w:cs="Arial"/>
                <w:b/>
              </w:rPr>
              <w:t>Expertise</w:t>
            </w:r>
          </w:p>
        </w:tc>
        <w:tc>
          <w:tcPr>
            <w:tcW w:w="2726" w:type="dxa"/>
          </w:tcPr>
          <w:p w14:paraId="1DF406FB" w14:textId="71633DBB" w:rsidR="00981FE0" w:rsidRPr="001E1CE1" w:rsidRDefault="00981FE0" w:rsidP="007B7778">
            <w:pPr>
              <w:jc w:val="center"/>
              <w:rPr>
                <w:rFonts w:ascii="Arial" w:eastAsia="Times New Roman" w:hAnsi="Arial" w:cs="Arial"/>
                <w:b/>
              </w:rPr>
            </w:pPr>
            <w:r w:rsidRPr="001E1CE1">
              <w:rPr>
                <w:rFonts w:ascii="Arial" w:eastAsia="Times New Roman" w:hAnsi="Arial" w:cs="Arial"/>
                <w:b/>
              </w:rPr>
              <w:t>Contribution/Responsibilities</w:t>
            </w:r>
          </w:p>
        </w:tc>
      </w:tr>
      <w:tr w:rsidR="00981FE0" w14:paraId="31BC8D97" w14:textId="77777777" w:rsidTr="007B7778">
        <w:tc>
          <w:tcPr>
            <w:tcW w:w="3775" w:type="dxa"/>
          </w:tcPr>
          <w:p w14:paraId="1B8D687B" w14:textId="1C121ED1" w:rsidR="00981FE0" w:rsidRPr="004A20E3" w:rsidRDefault="00981FE0" w:rsidP="007B7778">
            <w:pPr>
              <w:jc w:val="center"/>
              <w:rPr>
                <w:rFonts w:ascii="Arial" w:eastAsia="Times New Roman" w:hAnsi="Arial" w:cs="Arial"/>
                <w:sz w:val="18"/>
                <w:szCs w:val="18"/>
              </w:rPr>
            </w:pPr>
            <w:r w:rsidRPr="004A20E3">
              <w:rPr>
                <w:rFonts w:ascii="Arial" w:eastAsia="Times New Roman" w:hAnsi="Arial" w:cs="Arial"/>
                <w:sz w:val="18"/>
                <w:szCs w:val="18"/>
              </w:rPr>
              <w:t>University of Colorado School of Medicine</w:t>
            </w:r>
            <w:r w:rsidR="004A20E3" w:rsidRPr="004A20E3">
              <w:rPr>
                <w:rFonts w:ascii="Arial" w:eastAsia="Times New Roman" w:hAnsi="Arial" w:cs="Arial"/>
                <w:sz w:val="18"/>
                <w:szCs w:val="18"/>
              </w:rPr>
              <w:t>, Aurora, CO</w:t>
            </w:r>
          </w:p>
        </w:tc>
        <w:tc>
          <w:tcPr>
            <w:tcW w:w="1600" w:type="dxa"/>
          </w:tcPr>
          <w:p w14:paraId="1AEE0A62" w14:textId="38685AD6" w:rsidR="00981FE0" w:rsidRPr="004A20E3" w:rsidRDefault="00981FE0" w:rsidP="007B7778">
            <w:pPr>
              <w:jc w:val="center"/>
              <w:rPr>
                <w:rFonts w:ascii="Arial" w:eastAsia="Times New Roman" w:hAnsi="Arial" w:cs="Arial"/>
                <w:sz w:val="18"/>
                <w:szCs w:val="18"/>
              </w:rPr>
            </w:pPr>
            <w:r w:rsidRPr="004A20E3">
              <w:rPr>
                <w:rFonts w:ascii="Arial" w:eastAsia="Times New Roman" w:hAnsi="Arial" w:cs="Arial"/>
                <w:sz w:val="18"/>
                <w:szCs w:val="18"/>
              </w:rPr>
              <w:t>Sharma/MPI</w:t>
            </w:r>
          </w:p>
        </w:tc>
        <w:tc>
          <w:tcPr>
            <w:tcW w:w="2689" w:type="dxa"/>
          </w:tcPr>
          <w:p w14:paraId="391100F5" w14:textId="149AE72D" w:rsidR="00981FE0" w:rsidRPr="004A20E3" w:rsidRDefault="00981FE0" w:rsidP="007B7778">
            <w:pPr>
              <w:jc w:val="center"/>
              <w:rPr>
                <w:rFonts w:ascii="Arial" w:eastAsia="Times New Roman" w:hAnsi="Arial" w:cs="Arial"/>
                <w:sz w:val="18"/>
                <w:szCs w:val="18"/>
              </w:rPr>
            </w:pPr>
            <w:r w:rsidRPr="004A20E3">
              <w:rPr>
                <w:rFonts w:ascii="Arial" w:eastAsia="Times New Roman" w:hAnsi="Arial" w:cs="Arial"/>
                <w:sz w:val="18"/>
                <w:szCs w:val="18"/>
              </w:rPr>
              <w:t>Pulmonary disease and genomics</w:t>
            </w:r>
          </w:p>
        </w:tc>
        <w:tc>
          <w:tcPr>
            <w:tcW w:w="2726" w:type="dxa"/>
          </w:tcPr>
          <w:p w14:paraId="5C5E890D" w14:textId="04887886" w:rsidR="00981FE0" w:rsidRPr="004A20E3" w:rsidRDefault="00981FE0" w:rsidP="007B7778">
            <w:pPr>
              <w:jc w:val="center"/>
              <w:rPr>
                <w:rFonts w:ascii="Arial" w:eastAsia="Times New Roman" w:hAnsi="Arial" w:cs="Arial"/>
                <w:sz w:val="18"/>
                <w:szCs w:val="18"/>
              </w:rPr>
            </w:pPr>
            <w:r w:rsidRPr="004A20E3">
              <w:rPr>
                <w:rFonts w:ascii="Arial" w:eastAsia="Times New Roman" w:hAnsi="Arial" w:cs="Arial"/>
                <w:sz w:val="18"/>
                <w:szCs w:val="18"/>
              </w:rPr>
              <w:t>Study coordination, design, data interpretation, dissemination</w:t>
            </w:r>
          </w:p>
        </w:tc>
      </w:tr>
      <w:tr w:rsidR="00981FE0" w14:paraId="18F26272" w14:textId="77777777" w:rsidTr="007B7778">
        <w:tc>
          <w:tcPr>
            <w:tcW w:w="3775" w:type="dxa"/>
          </w:tcPr>
          <w:p w14:paraId="66E4BC4E" w14:textId="77777777" w:rsidR="00981FE0" w:rsidRPr="004A20E3" w:rsidRDefault="00981FE0" w:rsidP="00981FE0">
            <w:pPr>
              <w:jc w:val="center"/>
              <w:rPr>
                <w:rFonts w:ascii="Arial" w:eastAsia="Times New Roman" w:hAnsi="Arial" w:cs="Arial"/>
                <w:b/>
                <w:sz w:val="18"/>
                <w:szCs w:val="18"/>
              </w:rPr>
            </w:pPr>
          </w:p>
        </w:tc>
        <w:tc>
          <w:tcPr>
            <w:tcW w:w="1600" w:type="dxa"/>
          </w:tcPr>
          <w:p w14:paraId="7018DC2B" w14:textId="45255AAD" w:rsidR="00981FE0" w:rsidRPr="004A20E3" w:rsidRDefault="00981FE0" w:rsidP="00981FE0">
            <w:pPr>
              <w:jc w:val="center"/>
              <w:rPr>
                <w:rFonts w:ascii="Arial" w:eastAsia="Times New Roman" w:hAnsi="Arial" w:cs="Arial"/>
                <w:sz w:val="18"/>
                <w:szCs w:val="18"/>
              </w:rPr>
            </w:pPr>
            <w:r w:rsidRPr="004A20E3">
              <w:rPr>
                <w:rFonts w:ascii="Arial" w:eastAsia="Times New Roman" w:hAnsi="Arial" w:cs="Arial"/>
                <w:sz w:val="18"/>
                <w:szCs w:val="18"/>
              </w:rPr>
              <w:t>Holguin/MPI</w:t>
            </w:r>
          </w:p>
        </w:tc>
        <w:tc>
          <w:tcPr>
            <w:tcW w:w="2689" w:type="dxa"/>
          </w:tcPr>
          <w:p w14:paraId="04C343AD" w14:textId="5A7112DA" w:rsidR="00981FE0" w:rsidRPr="004A20E3" w:rsidRDefault="00981FE0" w:rsidP="00981FE0">
            <w:pPr>
              <w:jc w:val="center"/>
              <w:rPr>
                <w:rFonts w:ascii="Arial" w:eastAsia="Times New Roman" w:hAnsi="Arial" w:cs="Arial"/>
                <w:sz w:val="18"/>
                <w:szCs w:val="18"/>
              </w:rPr>
            </w:pPr>
            <w:r w:rsidRPr="004A20E3">
              <w:rPr>
                <w:rFonts w:ascii="Arial" w:eastAsia="Times New Roman" w:hAnsi="Arial" w:cs="Arial"/>
                <w:sz w:val="18"/>
                <w:szCs w:val="18"/>
              </w:rPr>
              <w:t>Pulmonary disease, respiratory physiology, epidemiology</w:t>
            </w:r>
          </w:p>
        </w:tc>
        <w:tc>
          <w:tcPr>
            <w:tcW w:w="2726" w:type="dxa"/>
          </w:tcPr>
          <w:p w14:paraId="5208069C" w14:textId="0D9948BC" w:rsidR="00981FE0" w:rsidRPr="004A20E3" w:rsidRDefault="00981FE0" w:rsidP="00981FE0">
            <w:pPr>
              <w:jc w:val="center"/>
              <w:rPr>
                <w:rFonts w:ascii="Arial" w:eastAsia="Times New Roman" w:hAnsi="Arial" w:cs="Arial"/>
                <w:b/>
                <w:sz w:val="18"/>
                <w:szCs w:val="18"/>
              </w:rPr>
            </w:pPr>
            <w:r w:rsidRPr="004A20E3">
              <w:rPr>
                <w:rFonts w:ascii="Arial" w:eastAsia="Times New Roman" w:hAnsi="Arial" w:cs="Arial"/>
                <w:sz w:val="18"/>
                <w:szCs w:val="18"/>
              </w:rPr>
              <w:t>Study coordination, design, data interpretation, dissemination</w:t>
            </w:r>
          </w:p>
        </w:tc>
      </w:tr>
      <w:tr w:rsidR="00981FE0" w14:paraId="7CF37ADC" w14:textId="77777777" w:rsidTr="007B7778">
        <w:tc>
          <w:tcPr>
            <w:tcW w:w="3775" w:type="dxa"/>
          </w:tcPr>
          <w:p w14:paraId="640A3B38" w14:textId="7ABC122C" w:rsidR="00981FE0" w:rsidRPr="004A20E3" w:rsidRDefault="004A20E3" w:rsidP="00981FE0">
            <w:pPr>
              <w:jc w:val="center"/>
              <w:rPr>
                <w:rFonts w:ascii="Arial" w:eastAsia="Times New Roman" w:hAnsi="Arial" w:cs="Arial"/>
                <w:sz w:val="18"/>
                <w:szCs w:val="18"/>
              </w:rPr>
            </w:pPr>
            <w:r w:rsidRPr="004A20E3">
              <w:rPr>
                <w:rFonts w:ascii="Arial" w:eastAsia="Times New Roman" w:hAnsi="Arial" w:cs="Arial"/>
                <w:sz w:val="18"/>
                <w:szCs w:val="18"/>
              </w:rPr>
              <w:t>University of Colorado School of Public Health, Aurora, CO</w:t>
            </w:r>
          </w:p>
        </w:tc>
        <w:tc>
          <w:tcPr>
            <w:tcW w:w="1600" w:type="dxa"/>
          </w:tcPr>
          <w:p w14:paraId="778EC6CE" w14:textId="0288767B" w:rsidR="00981FE0" w:rsidRPr="004A20E3" w:rsidRDefault="00981FE0" w:rsidP="00981FE0">
            <w:pPr>
              <w:jc w:val="center"/>
              <w:rPr>
                <w:rFonts w:ascii="Arial" w:eastAsia="Times New Roman" w:hAnsi="Arial" w:cs="Arial"/>
                <w:sz w:val="18"/>
                <w:szCs w:val="18"/>
              </w:rPr>
            </w:pPr>
            <w:proofErr w:type="spellStart"/>
            <w:r w:rsidRPr="004A20E3">
              <w:rPr>
                <w:rFonts w:ascii="Arial" w:eastAsia="Times New Roman" w:hAnsi="Arial" w:cs="Arial"/>
                <w:sz w:val="18"/>
                <w:szCs w:val="18"/>
              </w:rPr>
              <w:t>Kechris</w:t>
            </w:r>
            <w:proofErr w:type="spellEnd"/>
            <w:r w:rsidRPr="004A20E3">
              <w:rPr>
                <w:rFonts w:ascii="Arial" w:eastAsia="Times New Roman" w:hAnsi="Arial" w:cs="Arial"/>
                <w:sz w:val="18"/>
                <w:szCs w:val="18"/>
              </w:rPr>
              <w:t>/Co-I</w:t>
            </w:r>
          </w:p>
        </w:tc>
        <w:tc>
          <w:tcPr>
            <w:tcW w:w="2689" w:type="dxa"/>
          </w:tcPr>
          <w:p w14:paraId="3B6DC984" w14:textId="2574E898" w:rsidR="00981FE0"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B</w:t>
            </w:r>
            <w:r w:rsidR="00981FE0" w:rsidRPr="004A20E3">
              <w:rPr>
                <w:rFonts w:ascii="Arial" w:eastAsia="Times New Roman" w:hAnsi="Arial" w:cs="Arial"/>
                <w:sz w:val="18"/>
                <w:szCs w:val="18"/>
              </w:rPr>
              <w:t>ioinformatics</w:t>
            </w:r>
            <w:r w:rsidRPr="004A20E3">
              <w:rPr>
                <w:rFonts w:ascii="Arial" w:eastAsia="Times New Roman" w:hAnsi="Arial" w:cs="Arial"/>
                <w:sz w:val="18"/>
                <w:szCs w:val="18"/>
              </w:rPr>
              <w:t xml:space="preserve"> and statistical genomics</w:t>
            </w:r>
          </w:p>
        </w:tc>
        <w:tc>
          <w:tcPr>
            <w:tcW w:w="2726" w:type="dxa"/>
          </w:tcPr>
          <w:p w14:paraId="7DD8B061" w14:textId="101DD0A3" w:rsidR="00981FE0" w:rsidRPr="004A20E3" w:rsidRDefault="00981FE0" w:rsidP="00981FE0">
            <w:pPr>
              <w:jc w:val="center"/>
              <w:rPr>
                <w:rFonts w:ascii="Arial" w:eastAsia="Times New Roman" w:hAnsi="Arial" w:cs="Arial"/>
                <w:b/>
                <w:sz w:val="18"/>
                <w:szCs w:val="18"/>
              </w:rPr>
            </w:pPr>
            <w:r w:rsidRPr="004A20E3">
              <w:rPr>
                <w:rFonts w:ascii="Arial" w:eastAsia="Times New Roman" w:hAnsi="Arial" w:cs="Arial"/>
                <w:sz w:val="18"/>
                <w:szCs w:val="18"/>
              </w:rPr>
              <w:t>Statistical analysis, bioinformatics, data management</w:t>
            </w:r>
          </w:p>
        </w:tc>
      </w:tr>
      <w:tr w:rsidR="00981FE0" w14:paraId="12AFB636" w14:textId="77777777" w:rsidTr="007B7778">
        <w:tc>
          <w:tcPr>
            <w:tcW w:w="3775" w:type="dxa"/>
          </w:tcPr>
          <w:p w14:paraId="2A6BF198" w14:textId="77777777" w:rsidR="00981FE0" w:rsidRPr="004A20E3" w:rsidRDefault="00981FE0" w:rsidP="00981FE0">
            <w:pPr>
              <w:jc w:val="center"/>
              <w:rPr>
                <w:rFonts w:ascii="Arial" w:eastAsia="Times New Roman" w:hAnsi="Arial" w:cs="Arial"/>
                <w:b/>
                <w:sz w:val="18"/>
                <w:szCs w:val="18"/>
              </w:rPr>
            </w:pPr>
          </w:p>
        </w:tc>
        <w:tc>
          <w:tcPr>
            <w:tcW w:w="1600" w:type="dxa"/>
          </w:tcPr>
          <w:p w14:paraId="0A2020E0" w14:textId="7E5DB92D" w:rsidR="00981FE0" w:rsidRPr="004A20E3" w:rsidRDefault="00981FE0" w:rsidP="00981FE0">
            <w:pPr>
              <w:jc w:val="center"/>
              <w:rPr>
                <w:rFonts w:ascii="Arial" w:eastAsia="Times New Roman" w:hAnsi="Arial" w:cs="Arial"/>
                <w:sz w:val="18"/>
                <w:szCs w:val="18"/>
              </w:rPr>
            </w:pPr>
            <w:r w:rsidRPr="004A20E3">
              <w:rPr>
                <w:rFonts w:ascii="Arial" w:eastAsia="Times New Roman" w:hAnsi="Arial" w:cs="Arial"/>
                <w:sz w:val="18"/>
                <w:szCs w:val="18"/>
              </w:rPr>
              <w:t>Liu/Co-I</w:t>
            </w:r>
          </w:p>
        </w:tc>
        <w:tc>
          <w:tcPr>
            <w:tcW w:w="2689" w:type="dxa"/>
          </w:tcPr>
          <w:p w14:paraId="0D99DDE3" w14:textId="453ECB14" w:rsidR="00981FE0" w:rsidRPr="004A20E3" w:rsidRDefault="007B7778" w:rsidP="00981FE0">
            <w:pPr>
              <w:jc w:val="center"/>
              <w:rPr>
                <w:rFonts w:ascii="Arial" w:eastAsia="Times New Roman" w:hAnsi="Arial" w:cs="Arial"/>
                <w:b/>
                <w:sz w:val="18"/>
                <w:szCs w:val="18"/>
              </w:rPr>
            </w:pPr>
            <w:r w:rsidRPr="004A20E3">
              <w:rPr>
                <w:rFonts w:ascii="Arial" w:eastAsia="Times New Roman" w:hAnsi="Arial" w:cs="Arial"/>
                <w:sz w:val="18"/>
                <w:szCs w:val="18"/>
              </w:rPr>
              <w:t>Bioinformatics and statistical genomics</w:t>
            </w:r>
          </w:p>
        </w:tc>
        <w:tc>
          <w:tcPr>
            <w:tcW w:w="2726" w:type="dxa"/>
          </w:tcPr>
          <w:p w14:paraId="62E1FCE5" w14:textId="62D9BABB" w:rsidR="00981FE0" w:rsidRPr="004A20E3" w:rsidRDefault="00981FE0" w:rsidP="00981FE0">
            <w:pPr>
              <w:jc w:val="center"/>
              <w:rPr>
                <w:rFonts w:ascii="Arial" w:eastAsia="Times New Roman" w:hAnsi="Arial" w:cs="Arial"/>
                <w:b/>
                <w:sz w:val="18"/>
                <w:szCs w:val="18"/>
              </w:rPr>
            </w:pPr>
            <w:r w:rsidRPr="004A20E3">
              <w:rPr>
                <w:rFonts w:ascii="Arial" w:eastAsia="Times New Roman" w:hAnsi="Arial" w:cs="Arial"/>
                <w:sz w:val="18"/>
                <w:szCs w:val="18"/>
              </w:rPr>
              <w:t>Statistical analysis, bioinformatics, data management</w:t>
            </w:r>
          </w:p>
        </w:tc>
      </w:tr>
      <w:tr w:rsidR="00981FE0" w14:paraId="66889D46" w14:textId="77777777" w:rsidTr="007B7778">
        <w:tc>
          <w:tcPr>
            <w:tcW w:w="3775" w:type="dxa"/>
          </w:tcPr>
          <w:p w14:paraId="2990B9D7" w14:textId="77777777" w:rsidR="00981FE0" w:rsidRPr="004A20E3" w:rsidRDefault="00981FE0" w:rsidP="007B7778">
            <w:pPr>
              <w:jc w:val="center"/>
              <w:rPr>
                <w:rFonts w:ascii="Arial" w:eastAsia="Times New Roman" w:hAnsi="Arial" w:cs="Arial"/>
                <w:b/>
                <w:sz w:val="18"/>
                <w:szCs w:val="18"/>
              </w:rPr>
            </w:pPr>
          </w:p>
        </w:tc>
        <w:tc>
          <w:tcPr>
            <w:tcW w:w="1600" w:type="dxa"/>
          </w:tcPr>
          <w:p w14:paraId="30363ABC" w14:textId="7727127A" w:rsidR="00981FE0" w:rsidRPr="004A20E3" w:rsidRDefault="007B7778" w:rsidP="007B7778">
            <w:pPr>
              <w:jc w:val="center"/>
              <w:rPr>
                <w:rFonts w:ascii="Arial" w:eastAsia="Times New Roman" w:hAnsi="Arial" w:cs="Arial"/>
                <w:sz w:val="18"/>
                <w:szCs w:val="18"/>
              </w:rPr>
            </w:pPr>
            <w:r w:rsidRPr="004A20E3">
              <w:rPr>
                <w:rFonts w:ascii="Arial" w:eastAsia="Times New Roman" w:hAnsi="Arial" w:cs="Arial"/>
                <w:sz w:val="18"/>
                <w:szCs w:val="18"/>
              </w:rPr>
              <w:t>Peterson/Co-I</w:t>
            </w:r>
          </w:p>
        </w:tc>
        <w:tc>
          <w:tcPr>
            <w:tcW w:w="2689" w:type="dxa"/>
          </w:tcPr>
          <w:p w14:paraId="2B77F8AB" w14:textId="6B9042C1" w:rsidR="00981FE0" w:rsidRPr="004A20E3" w:rsidRDefault="007B7778" w:rsidP="007B7778">
            <w:pPr>
              <w:jc w:val="center"/>
              <w:rPr>
                <w:rFonts w:ascii="Arial" w:eastAsia="Times New Roman" w:hAnsi="Arial" w:cs="Arial"/>
                <w:b/>
                <w:sz w:val="18"/>
                <w:szCs w:val="18"/>
              </w:rPr>
            </w:pPr>
            <w:r w:rsidRPr="004A20E3">
              <w:rPr>
                <w:rFonts w:ascii="Arial" w:eastAsia="Times New Roman" w:hAnsi="Arial" w:cs="Arial"/>
                <w:sz w:val="18"/>
                <w:szCs w:val="18"/>
              </w:rPr>
              <w:t>Statistics and data management</w:t>
            </w:r>
          </w:p>
        </w:tc>
        <w:tc>
          <w:tcPr>
            <w:tcW w:w="2726" w:type="dxa"/>
          </w:tcPr>
          <w:p w14:paraId="348B7EB4" w14:textId="75AF4EF9" w:rsidR="00981FE0" w:rsidRPr="004A20E3" w:rsidRDefault="007B7778" w:rsidP="007B7778">
            <w:pPr>
              <w:jc w:val="center"/>
              <w:rPr>
                <w:rFonts w:ascii="Arial" w:eastAsia="Times New Roman" w:hAnsi="Arial" w:cs="Arial"/>
                <w:b/>
                <w:sz w:val="18"/>
                <w:szCs w:val="18"/>
              </w:rPr>
            </w:pPr>
            <w:r w:rsidRPr="004A20E3">
              <w:rPr>
                <w:rFonts w:ascii="Arial" w:eastAsia="Times New Roman" w:hAnsi="Arial" w:cs="Arial"/>
                <w:sz w:val="18"/>
                <w:szCs w:val="18"/>
              </w:rPr>
              <w:t>Statistical analysis and data management</w:t>
            </w:r>
          </w:p>
        </w:tc>
      </w:tr>
      <w:tr w:rsidR="007B7778" w14:paraId="319F44A1" w14:textId="77777777" w:rsidTr="007B7778">
        <w:tc>
          <w:tcPr>
            <w:tcW w:w="3775" w:type="dxa"/>
          </w:tcPr>
          <w:p w14:paraId="5D6AE7FA" w14:textId="77777777" w:rsidR="007B7778" w:rsidRPr="004A20E3" w:rsidRDefault="007B7778" w:rsidP="00981FE0">
            <w:pPr>
              <w:jc w:val="center"/>
              <w:rPr>
                <w:rFonts w:ascii="Arial" w:eastAsia="Times New Roman" w:hAnsi="Arial" w:cs="Arial"/>
                <w:b/>
                <w:sz w:val="18"/>
                <w:szCs w:val="18"/>
              </w:rPr>
            </w:pPr>
          </w:p>
        </w:tc>
        <w:tc>
          <w:tcPr>
            <w:tcW w:w="1600" w:type="dxa"/>
          </w:tcPr>
          <w:p w14:paraId="695249F8" w14:textId="54CADFDE" w:rsidR="007B7778" w:rsidRPr="004A20E3" w:rsidRDefault="007B7778" w:rsidP="00981FE0">
            <w:pPr>
              <w:jc w:val="center"/>
              <w:rPr>
                <w:rFonts w:ascii="Arial" w:eastAsia="Times New Roman" w:hAnsi="Arial" w:cs="Arial"/>
                <w:sz w:val="18"/>
                <w:szCs w:val="18"/>
              </w:rPr>
            </w:pPr>
            <w:proofErr w:type="spellStart"/>
            <w:r w:rsidRPr="004A20E3">
              <w:rPr>
                <w:rFonts w:ascii="Arial" w:eastAsia="Times New Roman" w:hAnsi="Arial" w:cs="Arial"/>
                <w:sz w:val="18"/>
                <w:szCs w:val="18"/>
              </w:rPr>
              <w:t>Winnica</w:t>
            </w:r>
            <w:proofErr w:type="spellEnd"/>
            <w:r w:rsidRPr="004A20E3">
              <w:rPr>
                <w:rFonts w:ascii="Arial" w:eastAsia="Times New Roman" w:hAnsi="Arial" w:cs="Arial"/>
                <w:sz w:val="18"/>
                <w:szCs w:val="18"/>
              </w:rPr>
              <w:t>/Co-I</w:t>
            </w:r>
          </w:p>
        </w:tc>
        <w:tc>
          <w:tcPr>
            <w:tcW w:w="2689" w:type="dxa"/>
          </w:tcPr>
          <w:p w14:paraId="14EC9B5E" w14:textId="6393FFAF" w:rsidR="007B7778"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Gene expression profiling</w:t>
            </w:r>
          </w:p>
        </w:tc>
        <w:tc>
          <w:tcPr>
            <w:tcW w:w="2726" w:type="dxa"/>
          </w:tcPr>
          <w:p w14:paraId="54112AAE" w14:textId="2EF1AC0B" w:rsidR="007B7778"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Nasal epithelial gene expression profiling</w:t>
            </w:r>
          </w:p>
        </w:tc>
      </w:tr>
      <w:tr w:rsidR="007B7778" w14:paraId="289D6674" w14:textId="77777777" w:rsidTr="007B7778">
        <w:tc>
          <w:tcPr>
            <w:tcW w:w="3775" w:type="dxa"/>
          </w:tcPr>
          <w:p w14:paraId="4C25C1F7" w14:textId="77777777" w:rsidR="007B7778" w:rsidRPr="004A20E3" w:rsidRDefault="007B7778" w:rsidP="00981FE0">
            <w:pPr>
              <w:jc w:val="center"/>
              <w:rPr>
                <w:rFonts w:ascii="Arial" w:eastAsia="Times New Roman" w:hAnsi="Arial" w:cs="Arial"/>
                <w:b/>
                <w:sz w:val="18"/>
                <w:szCs w:val="18"/>
              </w:rPr>
            </w:pPr>
          </w:p>
        </w:tc>
        <w:tc>
          <w:tcPr>
            <w:tcW w:w="1600" w:type="dxa"/>
          </w:tcPr>
          <w:p w14:paraId="5F8F09EE" w14:textId="7B53EE30" w:rsidR="007B7778" w:rsidRPr="004A20E3" w:rsidRDefault="007B7778" w:rsidP="00981FE0">
            <w:pPr>
              <w:jc w:val="center"/>
              <w:rPr>
                <w:rFonts w:ascii="Arial" w:eastAsia="Times New Roman" w:hAnsi="Arial" w:cs="Arial"/>
                <w:sz w:val="18"/>
                <w:szCs w:val="18"/>
              </w:rPr>
            </w:pPr>
            <w:proofErr w:type="spellStart"/>
            <w:r w:rsidRPr="004A20E3">
              <w:rPr>
                <w:rFonts w:ascii="Arial" w:eastAsia="Times New Roman" w:hAnsi="Arial" w:cs="Arial"/>
                <w:sz w:val="18"/>
                <w:szCs w:val="18"/>
              </w:rPr>
              <w:t>Reisdorph</w:t>
            </w:r>
            <w:proofErr w:type="spellEnd"/>
            <w:r w:rsidRPr="004A20E3">
              <w:rPr>
                <w:rFonts w:ascii="Arial" w:eastAsia="Times New Roman" w:hAnsi="Arial" w:cs="Arial"/>
                <w:sz w:val="18"/>
                <w:szCs w:val="18"/>
              </w:rPr>
              <w:t>/Co-I</w:t>
            </w:r>
          </w:p>
        </w:tc>
        <w:tc>
          <w:tcPr>
            <w:tcW w:w="2689" w:type="dxa"/>
          </w:tcPr>
          <w:p w14:paraId="0D7CE135" w14:textId="4F852314" w:rsidR="007B7778"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Metabolomics</w:t>
            </w:r>
          </w:p>
        </w:tc>
        <w:tc>
          <w:tcPr>
            <w:tcW w:w="2726" w:type="dxa"/>
          </w:tcPr>
          <w:p w14:paraId="0AD85765" w14:textId="0209F40B" w:rsidR="007B7778"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Exposure assessment</w:t>
            </w:r>
          </w:p>
        </w:tc>
      </w:tr>
      <w:tr w:rsidR="007B7778" w14:paraId="0FF7D0DE" w14:textId="77777777" w:rsidTr="007B7778">
        <w:tc>
          <w:tcPr>
            <w:tcW w:w="3775" w:type="dxa"/>
          </w:tcPr>
          <w:p w14:paraId="59047C25" w14:textId="39D3B7A8" w:rsidR="007B7778"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University of Colorado School of Public Health</w:t>
            </w:r>
            <w:r w:rsidR="0006230E" w:rsidRPr="004A20E3">
              <w:rPr>
                <w:rFonts w:ascii="Arial" w:eastAsia="Times New Roman" w:hAnsi="Arial" w:cs="Arial"/>
                <w:sz w:val="18"/>
                <w:szCs w:val="18"/>
              </w:rPr>
              <w:t>, Latino Research and Policy Center</w:t>
            </w:r>
          </w:p>
        </w:tc>
        <w:tc>
          <w:tcPr>
            <w:tcW w:w="1600" w:type="dxa"/>
          </w:tcPr>
          <w:p w14:paraId="1C1B8883" w14:textId="72807478" w:rsidR="007B7778"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Valverde/MPI</w:t>
            </w:r>
          </w:p>
        </w:tc>
        <w:tc>
          <w:tcPr>
            <w:tcW w:w="2689" w:type="dxa"/>
          </w:tcPr>
          <w:p w14:paraId="6750C0BC" w14:textId="2760951D" w:rsidR="007B7778"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Tobacco cessation expert, mixed methods investigation, focus group</w:t>
            </w:r>
          </w:p>
        </w:tc>
        <w:tc>
          <w:tcPr>
            <w:tcW w:w="2726" w:type="dxa"/>
          </w:tcPr>
          <w:p w14:paraId="1FFEE083" w14:textId="5D19281D" w:rsidR="007B7778"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Focus group design and implementation, pilot intervention</w:t>
            </w:r>
          </w:p>
        </w:tc>
      </w:tr>
      <w:tr w:rsidR="004A20E3" w14:paraId="4A01BE2E" w14:textId="77777777" w:rsidTr="007B7778">
        <w:tc>
          <w:tcPr>
            <w:tcW w:w="3775" w:type="dxa"/>
          </w:tcPr>
          <w:p w14:paraId="5FD218DE" w14:textId="3FE9C633" w:rsidR="004A20E3" w:rsidRPr="004A20E3" w:rsidRDefault="004A20E3" w:rsidP="00981FE0">
            <w:pPr>
              <w:jc w:val="center"/>
              <w:rPr>
                <w:rFonts w:ascii="Arial" w:eastAsia="Times New Roman" w:hAnsi="Arial" w:cs="Arial"/>
                <w:sz w:val="18"/>
                <w:szCs w:val="18"/>
              </w:rPr>
            </w:pPr>
            <w:r w:rsidRPr="004A20E3">
              <w:rPr>
                <w:rFonts w:ascii="Arial" w:eastAsia="Times New Roman" w:hAnsi="Arial" w:cs="Arial"/>
                <w:sz w:val="18"/>
                <w:szCs w:val="18"/>
              </w:rPr>
              <w:t>National Jewish Health, Denver, Colorado</w:t>
            </w:r>
          </w:p>
        </w:tc>
        <w:tc>
          <w:tcPr>
            <w:tcW w:w="1600" w:type="dxa"/>
          </w:tcPr>
          <w:p w14:paraId="1A10DA3D" w14:textId="7E350313" w:rsidR="004A20E3" w:rsidRPr="004A20E3" w:rsidRDefault="004A20E3" w:rsidP="00981FE0">
            <w:pPr>
              <w:jc w:val="center"/>
              <w:rPr>
                <w:rFonts w:ascii="Arial" w:eastAsia="Times New Roman" w:hAnsi="Arial" w:cs="Arial"/>
                <w:sz w:val="18"/>
                <w:szCs w:val="18"/>
              </w:rPr>
            </w:pPr>
            <w:r w:rsidRPr="004A20E3">
              <w:rPr>
                <w:rFonts w:ascii="Arial" w:eastAsia="Times New Roman" w:hAnsi="Arial" w:cs="Arial"/>
                <w:sz w:val="18"/>
                <w:szCs w:val="18"/>
              </w:rPr>
              <w:t>Bowler/Co-I</w:t>
            </w:r>
          </w:p>
        </w:tc>
        <w:tc>
          <w:tcPr>
            <w:tcW w:w="2689" w:type="dxa"/>
          </w:tcPr>
          <w:p w14:paraId="1391049E" w14:textId="52C3F739" w:rsidR="004A20E3" w:rsidRPr="004A20E3" w:rsidRDefault="004A20E3" w:rsidP="00981FE0">
            <w:pPr>
              <w:jc w:val="center"/>
              <w:rPr>
                <w:rFonts w:ascii="Arial" w:eastAsia="Times New Roman" w:hAnsi="Arial" w:cs="Arial"/>
                <w:sz w:val="18"/>
                <w:szCs w:val="18"/>
              </w:rPr>
            </w:pPr>
            <w:r w:rsidRPr="004A20E3">
              <w:rPr>
                <w:rFonts w:ascii="Arial" w:eastAsia="Times New Roman" w:hAnsi="Arial" w:cs="Arial"/>
                <w:sz w:val="18"/>
                <w:szCs w:val="18"/>
              </w:rPr>
              <w:t>Pulmonary disease, metabolomics, ENDS and Cannabis Expertise</w:t>
            </w:r>
          </w:p>
        </w:tc>
        <w:tc>
          <w:tcPr>
            <w:tcW w:w="2726" w:type="dxa"/>
          </w:tcPr>
          <w:p w14:paraId="3D6AEC8D" w14:textId="1D0EBE34" w:rsidR="004A20E3" w:rsidRPr="004A20E3" w:rsidRDefault="004A20E3" w:rsidP="00981FE0">
            <w:pPr>
              <w:jc w:val="center"/>
              <w:rPr>
                <w:rFonts w:ascii="Arial" w:eastAsia="Times New Roman" w:hAnsi="Arial" w:cs="Arial"/>
                <w:sz w:val="18"/>
                <w:szCs w:val="18"/>
              </w:rPr>
            </w:pPr>
            <w:r w:rsidRPr="004A20E3">
              <w:rPr>
                <w:rFonts w:ascii="Arial" w:eastAsia="Times New Roman" w:hAnsi="Arial" w:cs="Arial"/>
                <w:sz w:val="18"/>
                <w:szCs w:val="18"/>
              </w:rPr>
              <w:t>Study coordination, data interpretation, and exposure assessment</w:t>
            </w:r>
          </w:p>
        </w:tc>
      </w:tr>
      <w:tr w:rsidR="007B7778" w14:paraId="68BE9513" w14:textId="77777777" w:rsidTr="007B7778">
        <w:tc>
          <w:tcPr>
            <w:tcW w:w="3775" w:type="dxa"/>
          </w:tcPr>
          <w:p w14:paraId="148FB148" w14:textId="113C0C6E" w:rsidR="007B7778" w:rsidRPr="004A20E3" w:rsidRDefault="007B7778" w:rsidP="00981FE0">
            <w:pPr>
              <w:jc w:val="center"/>
              <w:rPr>
                <w:rFonts w:ascii="Arial" w:eastAsia="Times New Roman" w:hAnsi="Arial" w:cs="Arial"/>
                <w:b/>
                <w:sz w:val="18"/>
                <w:szCs w:val="18"/>
              </w:rPr>
            </w:pPr>
            <w:r w:rsidRPr="004A20E3">
              <w:rPr>
                <w:rFonts w:ascii="Arial" w:eastAsia="Times New Roman" w:hAnsi="Arial" w:cs="Arial"/>
                <w:sz w:val="18"/>
                <w:szCs w:val="18"/>
              </w:rPr>
              <w:t xml:space="preserve">University of </w:t>
            </w:r>
            <w:r w:rsidR="004A20E3" w:rsidRPr="004A20E3">
              <w:rPr>
                <w:rFonts w:ascii="Arial" w:eastAsia="Times New Roman" w:hAnsi="Arial" w:cs="Arial"/>
                <w:sz w:val="18"/>
                <w:szCs w:val="18"/>
              </w:rPr>
              <w:t>Indiana</w:t>
            </w:r>
            <w:r w:rsidRPr="004A20E3">
              <w:rPr>
                <w:rFonts w:ascii="Arial" w:eastAsia="Times New Roman" w:hAnsi="Arial" w:cs="Arial"/>
                <w:sz w:val="18"/>
                <w:szCs w:val="18"/>
              </w:rPr>
              <w:t xml:space="preserve"> School of Public Health</w:t>
            </w:r>
            <w:r w:rsidR="004A20E3" w:rsidRPr="004A20E3">
              <w:rPr>
                <w:rFonts w:ascii="Arial" w:eastAsia="Times New Roman" w:hAnsi="Arial" w:cs="Arial"/>
                <w:sz w:val="18"/>
                <w:szCs w:val="18"/>
              </w:rPr>
              <w:t>, Bloomington, IN</w:t>
            </w:r>
          </w:p>
        </w:tc>
        <w:tc>
          <w:tcPr>
            <w:tcW w:w="1600" w:type="dxa"/>
          </w:tcPr>
          <w:p w14:paraId="6790DDF6" w14:textId="1C68E28F" w:rsidR="007B7778"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Commodore/Co-I</w:t>
            </w:r>
          </w:p>
        </w:tc>
        <w:tc>
          <w:tcPr>
            <w:tcW w:w="2689" w:type="dxa"/>
          </w:tcPr>
          <w:p w14:paraId="3BA01928" w14:textId="54AEEAC1" w:rsidR="007B7778"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Inhalational toxicologist</w:t>
            </w:r>
          </w:p>
        </w:tc>
        <w:tc>
          <w:tcPr>
            <w:tcW w:w="2726" w:type="dxa"/>
          </w:tcPr>
          <w:p w14:paraId="07F1F7DD" w14:textId="65B8EA86" w:rsidR="007B7778"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Exposure assessment</w:t>
            </w:r>
          </w:p>
        </w:tc>
      </w:tr>
    </w:tbl>
    <w:p w14:paraId="3906FF8D" w14:textId="77777777" w:rsidR="007B0B93" w:rsidRDefault="007B0B93" w:rsidP="00C82739">
      <w:pPr>
        <w:spacing w:after="0"/>
        <w:rPr>
          <w:rFonts w:ascii="Arial" w:eastAsia="Times New Roman" w:hAnsi="Arial" w:cs="Arial"/>
          <w:b/>
        </w:rPr>
      </w:pPr>
    </w:p>
    <w:p w14:paraId="5C868EB3" w14:textId="670C75FF" w:rsidR="007B0B93" w:rsidRDefault="007B0B93" w:rsidP="00C82739">
      <w:pPr>
        <w:spacing w:after="0"/>
        <w:rPr>
          <w:rFonts w:ascii="Arial" w:eastAsia="Times New Roman" w:hAnsi="Arial" w:cs="Arial"/>
          <w:b/>
        </w:rPr>
      </w:pPr>
      <w:r>
        <w:rPr>
          <w:rFonts w:ascii="Arial" w:eastAsia="Times New Roman" w:hAnsi="Arial" w:cs="Arial"/>
          <w:b/>
        </w:rPr>
        <w:lastRenderedPageBreak/>
        <w:t>D.4. Preliminary Studies:</w:t>
      </w:r>
    </w:p>
    <w:p w14:paraId="5D572D7C" w14:textId="335E9859" w:rsidR="000D1CF8" w:rsidRDefault="007B0B93" w:rsidP="000D1CF8">
      <w:pPr>
        <w:spacing w:after="0"/>
        <w:rPr>
          <w:rFonts w:ascii="Arial" w:eastAsia="Times New Roman" w:hAnsi="Arial" w:cs="Arial"/>
        </w:rPr>
      </w:pPr>
      <w:r>
        <w:rPr>
          <w:rFonts w:ascii="Arial" w:eastAsia="Times New Roman" w:hAnsi="Arial" w:cs="Arial"/>
          <w:b/>
        </w:rPr>
        <w:t xml:space="preserve">D.4.1. </w:t>
      </w:r>
      <w:r w:rsidR="000D1CF8">
        <w:rPr>
          <w:rFonts w:ascii="Arial" w:eastAsia="Times New Roman" w:hAnsi="Arial" w:cs="Arial"/>
          <w:b/>
        </w:rPr>
        <w:t xml:space="preserve">Characteristics of Latinx Adolescents who Vape in Colorado:  </w:t>
      </w:r>
      <w:r w:rsidR="000D1CF8">
        <w:rPr>
          <w:rFonts w:ascii="Arial" w:eastAsia="Times New Roman" w:hAnsi="Arial" w:cs="Arial"/>
        </w:rPr>
        <w:t xml:space="preserve">We utilized the Healthy Kids Colorado Survey (HKCS) data available through the Colorado Department of Public Health and Environment (CDPHE) to investigate the characteristics of Latinx adolescents who vape. </w:t>
      </w:r>
      <w:r w:rsidR="000D1CF8" w:rsidRPr="008B5188">
        <w:rPr>
          <w:rFonts w:ascii="Arial" w:hAnsi="Arial" w:cs="Arial"/>
        </w:rPr>
        <w:t xml:space="preserve">Data on 13,282 high school students (approximately 12 to 18+ years old) from the 2017 Healthy Kids Colorado Survey were analyzed to evaluate </w:t>
      </w:r>
      <w:r w:rsidR="000D1CF8" w:rsidRPr="00977A50">
        <w:rPr>
          <w:rFonts w:ascii="Arial" w:hAnsi="Arial" w:cs="Arial"/>
        </w:rPr>
        <w:t xml:space="preserve">associations between parental risk, substance use risk, perception of harm, school-related risk, and mental health risk on level of vaping among Latinx (n = 3,924) and non-Latinx (n = 9,358) high school students. </w:t>
      </w:r>
      <w:r w:rsidR="0063451C">
        <w:rPr>
          <w:rFonts w:ascii="Arial" w:hAnsi="Arial" w:cs="Arial"/>
        </w:rPr>
        <w:t xml:space="preserve">In addition to demonstrating that intermittent vaping was significantly higher in Latinx youth compared to non-Latinx youth, we also identified parental factors including a decreased ability to ask for help for vape </w:t>
      </w:r>
      <w:r w:rsidR="00046774">
        <w:rPr>
          <w:rFonts w:ascii="Arial" w:hAnsi="Arial" w:cs="Arial"/>
        </w:rPr>
        <w:t>cessation</w:t>
      </w:r>
      <w:r w:rsidR="0063451C">
        <w:rPr>
          <w:rFonts w:ascii="Arial" w:hAnsi="Arial" w:cs="Arial"/>
        </w:rPr>
        <w:t xml:space="preserve"> and a lower overall perception from harm from vaping in Latinx </w:t>
      </w:r>
      <w:r w:rsidR="00046774">
        <w:rPr>
          <w:rFonts w:ascii="Arial" w:hAnsi="Arial" w:cs="Arial"/>
        </w:rPr>
        <w:t>adolescents</w:t>
      </w:r>
      <w:r w:rsidR="0063451C">
        <w:rPr>
          <w:rFonts w:ascii="Arial" w:hAnsi="Arial" w:cs="Arial"/>
        </w:rPr>
        <w:t xml:space="preserve"> compared to their non-Hispanic white counterpart (</w:t>
      </w:r>
      <w:r w:rsidR="0063451C">
        <w:rPr>
          <w:rFonts w:ascii="Arial" w:hAnsi="Arial" w:cs="Arial"/>
          <w:b/>
        </w:rPr>
        <w:t>Table 2</w:t>
      </w:r>
      <w:r w:rsidR="0063451C">
        <w:rPr>
          <w:rFonts w:ascii="Arial" w:hAnsi="Arial" w:cs="Arial"/>
        </w:rPr>
        <w:t>). These results suggest that cessation programs may need to be tailored based on the target population</w:t>
      </w:r>
      <w:r w:rsidR="00046774">
        <w:rPr>
          <w:rFonts w:ascii="Arial" w:hAnsi="Arial" w:cs="Arial"/>
        </w:rPr>
        <w:t>, which will be accomplished through this effort</w:t>
      </w:r>
      <w:r w:rsidR="0063451C">
        <w:rPr>
          <w:rFonts w:ascii="Arial" w:hAnsi="Arial" w:cs="Arial"/>
        </w:rPr>
        <w:t xml:space="preserve">. </w:t>
      </w:r>
      <w:r w:rsidR="000D1CF8">
        <w:rPr>
          <w:rFonts w:ascii="Arial" w:eastAsia="Times New Roman" w:hAnsi="Arial" w:cs="Arial"/>
        </w:rPr>
        <w:t xml:space="preserve"> </w:t>
      </w:r>
    </w:p>
    <w:p w14:paraId="58607932" w14:textId="77777777" w:rsidR="000D1CF8" w:rsidRPr="00977A50" w:rsidRDefault="000D1CF8" w:rsidP="00C82739">
      <w:pPr>
        <w:spacing w:after="0"/>
        <w:rPr>
          <w:rFonts w:ascii="Arial" w:hAnsi="Arial" w:cs="Arial"/>
        </w:rPr>
      </w:pPr>
    </w:p>
    <w:tbl>
      <w:tblPr>
        <w:tblW w:w="5000" w:type="pct"/>
        <w:tblLook w:val="04A0" w:firstRow="1" w:lastRow="0" w:firstColumn="1" w:lastColumn="0" w:noHBand="0" w:noVBand="1"/>
      </w:tblPr>
      <w:tblGrid>
        <w:gridCol w:w="4741"/>
        <w:gridCol w:w="1846"/>
        <w:gridCol w:w="1752"/>
        <w:gridCol w:w="1399"/>
        <w:gridCol w:w="1278"/>
      </w:tblGrid>
      <w:tr w:rsidR="0063451C" w:rsidRPr="00B81BDF" w14:paraId="5746A897" w14:textId="77777777" w:rsidTr="00B47CE5">
        <w:trPr>
          <w:trHeight w:val="288"/>
          <w:tblHeader/>
        </w:trPr>
        <w:tc>
          <w:tcPr>
            <w:tcW w:w="2152" w:type="pct"/>
            <w:vMerge w:val="restart"/>
            <w:tcBorders>
              <w:top w:val="single" w:sz="4" w:space="0" w:color="auto"/>
              <w:left w:val="single" w:sz="4" w:space="0" w:color="auto"/>
              <w:right w:val="single" w:sz="4" w:space="0" w:color="auto"/>
            </w:tcBorders>
            <w:shd w:val="clear" w:color="auto" w:fill="auto"/>
            <w:vAlign w:val="center"/>
            <w:hideMark/>
          </w:tcPr>
          <w:p w14:paraId="08166476" w14:textId="6FF81F5A" w:rsidR="0063451C" w:rsidRPr="0063451C" w:rsidRDefault="0063451C" w:rsidP="000D1CF8">
            <w:pPr>
              <w:spacing w:after="0" w:line="240" w:lineRule="auto"/>
              <w:rPr>
                <w:rFonts w:ascii="Arial" w:eastAsia="Times New Roman" w:hAnsi="Arial" w:cs="Arial"/>
                <w:b/>
                <w:color w:val="000000"/>
                <w:sz w:val="20"/>
                <w:szCs w:val="20"/>
              </w:rPr>
            </w:pPr>
            <w:r w:rsidRPr="0063451C">
              <w:rPr>
                <w:rFonts w:ascii="Arial" w:eastAsia="Times New Roman" w:hAnsi="Arial" w:cs="Arial"/>
                <w:b/>
                <w:color w:val="000000"/>
                <w:sz w:val="20"/>
                <w:szCs w:val="20"/>
              </w:rPr>
              <w:t xml:space="preserve">Table 2: Risk Factors for Vape Use in Adolescents in Colorado </w:t>
            </w:r>
          </w:p>
        </w:tc>
        <w:tc>
          <w:tcPr>
            <w:tcW w:w="838" w:type="pct"/>
            <w:tcBorders>
              <w:top w:val="single" w:sz="4" w:space="0" w:color="auto"/>
              <w:left w:val="nil"/>
              <w:bottom w:val="single" w:sz="4" w:space="0" w:color="auto"/>
              <w:right w:val="single" w:sz="4" w:space="0" w:color="auto"/>
            </w:tcBorders>
            <w:shd w:val="clear" w:color="auto" w:fill="auto"/>
            <w:vAlign w:val="center"/>
            <w:hideMark/>
          </w:tcPr>
          <w:p w14:paraId="5E18A88E" w14:textId="77777777" w:rsidR="0063451C" w:rsidRPr="00B81BDF" w:rsidRDefault="0063451C" w:rsidP="000D1CF8">
            <w:pPr>
              <w:spacing w:after="0" w:line="240" w:lineRule="auto"/>
              <w:jc w:val="center"/>
              <w:rPr>
                <w:rFonts w:ascii="Arial" w:eastAsia="Times New Roman" w:hAnsi="Arial" w:cs="Arial"/>
                <w:b/>
                <w:bCs/>
                <w:color w:val="000000"/>
                <w:sz w:val="20"/>
                <w:szCs w:val="20"/>
              </w:rPr>
            </w:pPr>
            <w:r w:rsidRPr="00B81BDF">
              <w:rPr>
                <w:rFonts w:ascii="Arial" w:eastAsia="Times New Roman" w:hAnsi="Arial" w:cs="Arial"/>
                <w:b/>
                <w:bCs/>
                <w:color w:val="000000"/>
                <w:sz w:val="20"/>
                <w:szCs w:val="20"/>
              </w:rPr>
              <w:t>Latino</w:t>
            </w:r>
          </w:p>
        </w:tc>
        <w:tc>
          <w:tcPr>
            <w:tcW w:w="795" w:type="pct"/>
            <w:tcBorders>
              <w:top w:val="single" w:sz="4" w:space="0" w:color="auto"/>
              <w:left w:val="nil"/>
              <w:bottom w:val="single" w:sz="4" w:space="0" w:color="auto"/>
              <w:right w:val="single" w:sz="4" w:space="0" w:color="auto"/>
            </w:tcBorders>
            <w:shd w:val="clear" w:color="auto" w:fill="auto"/>
            <w:vAlign w:val="center"/>
            <w:hideMark/>
          </w:tcPr>
          <w:p w14:paraId="7307376F" w14:textId="77777777" w:rsidR="0063451C" w:rsidRPr="00B81BDF" w:rsidRDefault="0063451C" w:rsidP="000D1CF8">
            <w:pPr>
              <w:spacing w:after="0" w:line="240" w:lineRule="auto"/>
              <w:jc w:val="center"/>
              <w:rPr>
                <w:rFonts w:ascii="Arial" w:eastAsia="Times New Roman" w:hAnsi="Arial" w:cs="Arial"/>
                <w:b/>
                <w:bCs/>
                <w:color w:val="000000"/>
                <w:sz w:val="20"/>
                <w:szCs w:val="20"/>
              </w:rPr>
            </w:pPr>
            <w:r w:rsidRPr="00B81BDF">
              <w:rPr>
                <w:rFonts w:ascii="Arial" w:eastAsia="Times New Roman" w:hAnsi="Arial" w:cs="Arial"/>
                <w:b/>
                <w:bCs/>
                <w:color w:val="000000"/>
                <w:sz w:val="20"/>
                <w:szCs w:val="20"/>
              </w:rPr>
              <w:t>Non-Latino</w:t>
            </w:r>
          </w:p>
        </w:tc>
        <w:tc>
          <w:tcPr>
            <w:tcW w:w="635" w:type="pct"/>
            <w:tcBorders>
              <w:top w:val="single" w:sz="4" w:space="0" w:color="auto"/>
              <w:left w:val="nil"/>
              <w:bottom w:val="single" w:sz="4" w:space="0" w:color="auto"/>
              <w:right w:val="single" w:sz="4" w:space="0" w:color="auto"/>
            </w:tcBorders>
          </w:tcPr>
          <w:p w14:paraId="76E69415" w14:textId="77777777" w:rsidR="0063451C" w:rsidRPr="00B81BDF" w:rsidRDefault="0063451C" w:rsidP="000D1CF8">
            <w:pPr>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All</w:t>
            </w:r>
          </w:p>
        </w:tc>
        <w:tc>
          <w:tcPr>
            <w:tcW w:w="580" w:type="pct"/>
            <w:tcBorders>
              <w:top w:val="single" w:sz="4" w:space="0" w:color="auto"/>
              <w:left w:val="nil"/>
              <w:bottom w:val="single" w:sz="4" w:space="0" w:color="auto"/>
              <w:right w:val="single" w:sz="4" w:space="0" w:color="auto"/>
            </w:tcBorders>
          </w:tcPr>
          <w:p w14:paraId="06CBE617" w14:textId="77777777" w:rsidR="0063451C" w:rsidRDefault="0063451C" w:rsidP="000D1CF8">
            <w:pPr>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p-value</w:t>
            </w:r>
          </w:p>
        </w:tc>
      </w:tr>
      <w:tr w:rsidR="0063451C" w:rsidRPr="00B81BDF" w14:paraId="38CE3642" w14:textId="77777777" w:rsidTr="00B47CE5">
        <w:trPr>
          <w:trHeight w:val="288"/>
        </w:trPr>
        <w:tc>
          <w:tcPr>
            <w:tcW w:w="2152" w:type="pct"/>
            <w:vMerge/>
            <w:tcBorders>
              <w:left w:val="single" w:sz="4" w:space="0" w:color="auto"/>
              <w:bottom w:val="single" w:sz="4" w:space="0" w:color="auto"/>
              <w:right w:val="single" w:sz="4" w:space="0" w:color="auto"/>
            </w:tcBorders>
            <w:shd w:val="clear" w:color="auto" w:fill="auto"/>
            <w:vAlign w:val="center"/>
            <w:hideMark/>
          </w:tcPr>
          <w:p w14:paraId="4CBE9773" w14:textId="77777777" w:rsidR="0063451C" w:rsidRPr="00B81BDF" w:rsidRDefault="0063451C" w:rsidP="000D1CF8">
            <w:pPr>
              <w:spacing w:after="0" w:line="240" w:lineRule="auto"/>
              <w:rPr>
                <w:rFonts w:ascii="Arial" w:eastAsia="Times New Roman" w:hAnsi="Arial" w:cs="Arial"/>
                <w:color w:val="000000"/>
                <w:sz w:val="20"/>
                <w:szCs w:val="20"/>
              </w:rPr>
            </w:pPr>
          </w:p>
        </w:tc>
        <w:tc>
          <w:tcPr>
            <w:tcW w:w="83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C4F483" w14:textId="77777777" w:rsidR="0063451C" w:rsidRDefault="0063451C"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(n=3</w:t>
            </w:r>
            <w:r>
              <w:rPr>
                <w:rFonts w:ascii="Arial" w:eastAsia="Times New Roman" w:hAnsi="Arial" w:cs="Arial"/>
                <w:color w:val="000000"/>
                <w:sz w:val="20"/>
                <w:szCs w:val="20"/>
              </w:rPr>
              <w:t>,</w:t>
            </w:r>
            <w:r w:rsidRPr="00B81BDF">
              <w:rPr>
                <w:rFonts w:ascii="Arial" w:eastAsia="Times New Roman" w:hAnsi="Arial" w:cs="Arial"/>
                <w:color w:val="000000"/>
                <w:sz w:val="20"/>
                <w:szCs w:val="20"/>
              </w:rPr>
              <w:t>924)</w:t>
            </w:r>
          </w:p>
          <w:p w14:paraId="0CE52859" w14:textId="77777777" w:rsidR="0063451C" w:rsidRPr="00B81BDF" w:rsidRDefault="0063451C" w:rsidP="000D1CF8">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c>
          <w:tcPr>
            <w:tcW w:w="795" w:type="pct"/>
            <w:tcBorders>
              <w:top w:val="nil"/>
              <w:left w:val="nil"/>
              <w:bottom w:val="single" w:sz="4" w:space="0" w:color="auto"/>
              <w:right w:val="single" w:sz="4" w:space="0" w:color="auto"/>
            </w:tcBorders>
            <w:shd w:val="clear" w:color="auto" w:fill="auto"/>
            <w:vAlign w:val="center"/>
            <w:hideMark/>
          </w:tcPr>
          <w:p w14:paraId="4E49A13E" w14:textId="77777777" w:rsidR="0063451C" w:rsidRDefault="0063451C"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(n=9</w:t>
            </w:r>
            <w:r>
              <w:rPr>
                <w:rFonts w:ascii="Arial" w:eastAsia="Times New Roman" w:hAnsi="Arial" w:cs="Arial"/>
                <w:color w:val="000000"/>
                <w:sz w:val="20"/>
                <w:szCs w:val="20"/>
              </w:rPr>
              <w:t>,</w:t>
            </w:r>
            <w:r w:rsidRPr="00B81BDF">
              <w:rPr>
                <w:rFonts w:ascii="Arial" w:eastAsia="Times New Roman" w:hAnsi="Arial" w:cs="Arial"/>
                <w:color w:val="000000"/>
                <w:sz w:val="20"/>
                <w:szCs w:val="20"/>
              </w:rPr>
              <w:t>358)</w:t>
            </w:r>
          </w:p>
          <w:p w14:paraId="79BBA93A" w14:textId="77777777" w:rsidR="0063451C" w:rsidRPr="00B81BDF" w:rsidRDefault="0063451C" w:rsidP="000D1CF8">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c>
          <w:tcPr>
            <w:tcW w:w="635" w:type="pct"/>
            <w:tcBorders>
              <w:top w:val="nil"/>
              <w:left w:val="nil"/>
              <w:bottom w:val="single" w:sz="4" w:space="0" w:color="auto"/>
              <w:right w:val="single" w:sz="4" w:space="0" w:color="auto"/>
            </w:tcBorders>
          </w:tcPr>
          <w:p w14:paraId="2F5810E1" w14:textId="77777777" w:rsidR="0063451C" w:rsidRDefault="0063451C" w:rsidP="000D1CF8">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(n=13,282)</w:t>
            </w:r>
          </w:p>
          <w:p w14:paraId="608C567C" w14:textId="77777777" w:rsidR="0063451C" w:rsidRPr="00B81BDF" w:rsidRDefault="0063451C" w:rsidP="000D1CF8">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c>
          <w:tcPr>
            <w:tcW w:w="580" w:type="pct"/>
            <w:tcBorders>
              <w:top w:val="nil"/>
              <w:left w:val="nil"/>
              <w:bottom w:val="single" w:sz="4" w:space="0" w:color="auto"/>
              <w:right w:val="single" w:sz="4" w:space="0" w:color="auto"/>
            </w:tcBorders>
          </w:tcPr>
          <w:p w14:paraId="02DECF95" w14:textId="77777777" w:rsidR="0063451C" w:rsidRDefault="0063451C" w:rsidP="000D1CF8">
            <w:pPr>
              <w:spacing w:after="0" w:line="240" w:lineRule="auto"/>
              <w:jc w:val="center"/>
              <w:rPr>
                <w:rFonts w:ascii="Arial" w:eastAsia="Times New Roman" w:hAnsi="Arial" w:cs="Arial"/>
                <w:color w:val="000000"/>
                <w:sz w:val="20"/>
                <w:szCs w:val="20"/>
              </w:rPr>
            </w:pPr>
          </w:p>
        </w:tc>
      </w:tr>
      <w:tr w:rsidR="000D1CF8" w:rsidRPr="00B81BDF" w14:paraId="3D4B85FA" w14:textId="77777777" w:rsidTr="000D1CF8">
        <w:trPr>
          <w:trHeight w:val="288"/>
        </w:trPr>
        <w:tc>
          <w:tcPr>
            <w:tcW w:w="2152" w:type="pct"/>
            <w:tcBorders>
              <w:top w:val="nil"/>
              <w:left w:val="single" w:sz="4" w:space="0" w:color="auto"/>
              <w:bottom w:val="single" w:sz="4" w:space="0" w:color="auto"/>
              <w:right w:val="single" w:sz="4" w:space="0" w:color="auto"/>
            </w:tcBorders>
            <w:shd w:val="clear" w:color="000000" w:fill="E7E6E6"/>
            <w:vAlign w:val="center"/>
            <w:hideMark/>
          </w:tcPr>
          <w:p w14:paraId="73984E2D" w14:textId="77777777" w:rsidR="000D1CF8" w:rsidRPr="00B81BDF" w:rsidRDefault="000D1CF8" w:rsidP="000D1CF8">
            <w:pPr>
              <w:spacing w:after="0" w:line="240" w:lineRule="auto"/>
              <w:rPr>
                <w:rFonts w:ascii="Arial" w:eastAsia="Times New Roman" w:hAnsi="Arial" w:cs="Arial"/>
                <w:b/>
                <w:bCs/>
                <w:color w:val="000000"/>
                <w:sz w:val="20"/>
                <w:szCs w:val="20"/>
              </w:rPr>
            </w:pPr>
            <w:r w:rsidRPr="00B81BDF">
              <w:rPr>
                <w:rFonts w:ascii="Arial" w:eastAsia="Times New Roman" w:hAnsi="Arial" w:cs="Arial"/>
                <w:b/>
                <w:bCs/>
                <w:color w:val="000000"/>
                <w:sz w:val="20"/>
                <w:szCs w:val="20"/>
              </w:rPr>
              <w:t>Main outcome</w:t>
            </w:r>
          </w:p>
        </w:tc>
        <w:tc>
          <w:tcPr>
            <w:tcW w:w="838" w:type="pct"/>
            <w:tcBorders>
              <w:top w:val="nil"/>
              <w:left w:val="nil"/>
              <w:bottom w:val="single" w:sz="4" w:space="0" w:color="auto"/>
              <w:right w:val="single" w:sz="4" w:space="0" w:color="auto"/>
            </w:tcBorders>
            <w:shd w:val="clear" w:color="000000" w:fill="E7E6E6"/>
            <w:vAlign w:val="center"/>
            <w:hideMark/>
          </w:tcPr>
          <w:p w14:paraId="34FC0890" w14:textId="77777777" w:rsidR="000D1CF8" w:rsidRPr="00B81BDF" w:rsidRDefault="000D1CF8"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 </w:t>
            </w:r>
          </w:p>
        </w:tc>
        <w:tc>
          <w:tcPr>
            <w:tcW w:w="795" w:type="pct"/>
            <w:tcBorders>
              <w:top w:val="nil"/>
              <w:left w:val="nil"/>
              <w:bottom w:val="single" w:sz="4" w:space="0" w:color="auto"/>
              <w:right w:val="single" w:sz="4" w:space="0" w:color="auto"/>
            </w:tcBorders>
            <w:shd w:val="clear" w:color="000000" w:fill="E7E6E6"/>
            <w:vAlign w:val="center"/>
            <w:hideMark/>
          </w:tcPr>
          <w:p w14:paraId="43E14BA9" w14:textId="77777777" w:rsidR="000D1CF8" w:rsidRPr="00B81BDF" w:rsidRDefault="000D1CF8"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 </w:t>
            </w:r>
          </w:p>
        </w:tc>
        <w:tc>
          <w:tcPr>
            <w:tcW w:w="635" w:type="pct"/>
            <w:tcBorders>
              <w:top w:val="nil"/>
              <w:left w:val="nil"/>
              <w:bottom w:val="single" w:sz="4" w:space="0" w:color="auto"/>
              <w:right w:val="single" w:sz="4" w:space="0" w:color="auto"/>
            </w:tcBorders>
            <w:shd w:val="clear" w:color="000000" w:fill="E7E6E6"/>
          </w:tcPr>
          <w:p w14:paraId="352079F2" w14:textId="77777777" w:rsidR="000D1CF8" w:rsidRPr="00B81BDF" w:rsidRDefault="000D1CF8" w:rsidP="000D1CF8">
            <w:pPr>
              <w:spacing w:after="0" w:line="240" w:lineRule="auto"/>
              <w:jc w:val="center"/>
              <w:rPr>
                <w:rFonts w:ascii="Arial" w:eastAsia="Times New Roman" w:hAnsi="Arial" w:cs="Arial"/>
                <w:color w:val="000000"/>
                <w:sz w:val="20"/>
                <w:szCs w:val="20"/>
              </w:rPr>
            </w:pPr>
          </w:p>
        </w:tc>
        <w:tc>
          <w:tcPr>
            <w:tcW w:w="580" w:type="pct"/>
            <w:tcBorders>
              <w:top w:val="nil"/>
              <w:left w:val="nil"/>
              <w:bottom w:val="single" w:sz="4" w:space="0" w:color="auto"/>
              <w:right w:val="single" w:sz="4" w:space="0" w:color="auto"/>
            </w:tcBorders>
            <w:shd w:val="clear" w:color="000000" w:fill="E7E6E6"/>
          </w:tcPr>
          <w:p w14:paraId="39F313CE" w14:textId="77777777" w:rsidR="000D1CF8" w:rsidRPr="00B81BDF" w:rsidRDefault="000D1CF8" w:rsidP="000D1CF8">
            <w:pPr>
              <w:spacing w:after="0" w:line="240" w:lineRule="auto"/>
              <w:jc w:val="center"/>
              <w:rPr>
                <w:rFonts w:ascii="Arial" w:eastAsia="Times New Roman" w:hAnsi="Arial" w:cs="Arial"/>
                <w:color w:val="000000"/>
                <w:sz w:val="20"/>
                <w:szCs w:val="20"/>
              </w:rPr>
            </w:pPr>
          </w:p>
        </w:tc>
      </w:tr>
      <w:tr w:rsidR="000D1CF8" w:rsidRPr="00B81BDF" w14:paraId="0205BB2A"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hideMark/>
          </w:tcPr>
          <w:p w14:paraId="155F8DE2" w14:textId="77777777" w:rsidR="000D1CF8" w:rsidRPr="00B81BDF" w:rsidRDefault="000D1CF8" w:rsidP="000D1CF8">
            <w:pPr>
              <w:spacing w:after="0" w:line="240" w:lineRule="auto"/>
              <w:rPr>
                <w:rFonts w:ascii="Arial" w:eastAsia="Times New Roman" w:hAnsi="Arial" w:cs="Arial"/>
                <w:b/>
                <w:bCs/>
                <w:color w:val="000000"/>
                <w:sz w:val="20"/>
                <w:szCs w:val="20"/>
              </w:rPr>
            </w:pPr>
            <w:r w:rsidRPr="00B81BDF">
              <w:rPr>
                <w:rFonts w:ascii="Arial" w:eastAsia="Times New Roman" w:hAnsi="Arial" w:cs="Arial"/>
                <w:b/>
                <w:bCs/>
                <w:color w:val="000000"/>
                <w:sz w:val="20"/>
                <w:szCs w:val="20"/>
              </w:rPr>
              <w:t>Level of vaping</w:t>
            </w:r>
          </w:p>
        </w:tc>
        <w:tc>
          <w:tcPr>
            <w:tcW w:w="838" w:type="pct"/>
            <w:tcBorders>
              <w:top w:val="nil"/>
              <w:left w:val="nil"/>
              <w:bottom w:val="single" w:sz="4" w:space="0" w:color="auto"/>
              <w:right w:val="single" w:sz="4" w:space="0" w:color="auto"/>
            </w:tcBorders>
            <w:shd w:val="clear" w:color="auto" w:fill="auto"/>
            <w:vAlign w:val="center"/>
          </w:tcPr>
          <w:p w14:paraId="0DD2C436" w14:textId="77777777" w:rsidR="000D1CF8" w:rsidRPr="00B81BDF" w:rsidRDefault="000D1CF8" w:rsidP="000D1CF8">
            <w:pPr>
              <w:spacing w:after="0" w:line="240" w:lineRule="auto"/>
              <w:jc w:val="center"/>
              <w:rPr>
                <w:rFonts w:ascii="Arial" w:eastAsia="Times New Roman" w:hAnsi="Arial" w:cs="Arial"/>
                <w:color w:val="000000"/>
                <w:sz w:val="20"/>
                <w:szCs w:val="20"/>
              </w:rPr>
            </w:pPr>
          </w:p>
        </w:tc>
        <w:tc>
          <w:tcPr>
            <w:tcW w:w="795" w:type="pct"/>
            <w:tcBorders>
              <w:top w:val="nil"/>
              <w:left w:val="nil"/>
              <w:bottom w:val="single" w:sz="4" w:space="0" w:color="auto"/>
              <w:right w:val="single" w:sz="4" w:space="0" w:color="auto"/>
            </w:tcBorders>
            <w:shd w:val="clear" w:color="auto" w:fill="auto"/>
            <w:vAlign w:val="center"/>
          </w:tcPr>
          <w:p w14:paraId="69BE0C6E" w14:textId="77777777" w:rsidR="000D1CF8" w:rsidRPr="00B81BDF" w:rsidRDefault="000D1CF8" w:rsidP="000D1CF8">
            <w:pPr>
              <w:spacing w:after="0" w:line="240" w:lineRule="auto"/>
              <w:jc w:val="center"/>
              <w:rPr>
                <w:rFonts w:ascii="Arial" w:eastAsia="Times New Roman" w:hAnsi="Arial" w:cs="Arial"/>
                <w:color w:val="000000"/>
                <w:sz w:val="20"/>
                <w:szCs w:val="20"/>
              </w:rPr>
            </w:pPr>
          </w:p>
        </w:tc>
        <w:tc>
          <w:tcPr>
            <w:tcW w:w="635" w:type="pct"/>
            <w:tcBorders>
              <w:top w:val="nil"/>
              <w:left w:val="nil"/>
              <w:bottom w:val="single" w:sz="4" w:space="0" w:color="auto"/>
              <w:right w:val="single" w:sz="4" w:space="0" w:color="auto"/>
            </w:tcBorders>
          </w:tcPr>
          <w:p w14:paraId="3AEFB65F" w14:textId="77777777" w:rsidR="000D1CF8" w:rsidRPr="00B81BDF" w:rsidRDefault="000D1CF8" w:rsidP="000D1CF8">
            <w:pPr>
              <w:spacing w:after="0" w:line="240" w:lineRule="auto"/>
              <w:jc w:val="center"/>
              <w:rPr>
                <w:rFonts w:ascii="Arial" w:eastAsia="Times New Roman" w:hAnsi="Arial" w:cs="Arial"/>
                <w:color w:val="000000"/>
                <w:sz w:val="20"/>
                <w:szCs w:val="20"/>
              </w:rPr>
            </w:pPr>
          </w:p>
        </w:tc>
        <w:tc>
          <w:tcPr>
            <w:tcW w:w="580" w:type="pct"/>
            <w:tcBorders>
              <w:top w:val="nil"/>
              <w:left w:val="nil"/>
              <w:bottom w:val="single" w:sz="4" w:space="0" w:color="auto"/>
              <w:right w:val="single" w:sz="4" w:space="0" w:color="auto"/>
            </w:tcBorders>
          </w:tcPr>
          <w:p w14:paraId="19342F42" w14:textId="77777777" w:rsidR="000D1CF8" w:rsidRPr="00B81BDF" w:rsidRDefault="000D1CF8" w:rsidP="000D1CF8">
            <w:pPr>
              <w:spacing w:after="0" w:line="240" w:lineRule="auto"/>
              <w:jc w:val="center"/>
              <w:rPr>
                <w:rFonts w:ascii="Arial" w:eastAsia="Times New Roman" w:hAnsi="Arial" w:cs="Arial"/>
                <w:color w:val="000000"/>
                <w:sz w:val="20"/>
                <w:szCs w:val="20"/>
              </w:rPr>
            </w:pPr>
          </w:p>
        </w:tc>
      </w:tr>
      <w:tr w:rsidR="000D1CF8" w:rsidRPr="00B81BDF" w14:paraId="22BA7E45"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hideMark/>
          </w:tcPr>
          <w:p w14:paraId="30E9F8F9" w14:textId="77777777" w:rsidR="000D1CF8" w:rsidRPr="00B81BDF" w:rsidRDefault="000D1CF8" w:rsidP="000D1CF8">
            <w:pPr>
              <w:spacing w:after="0" w:line="240" w:lineRule="auto"/>
              <w:jc w:val="right"/>
              <w:rPr>
                <w:rFonts w:ascii="Arial" w:eastAsia="Times New Roman" w:hAnsi="Arial" w:cs="Arial"/>
                <w:color w:val="000000"/>
                <w:sz w:val="20"/>
                <w:szCs w:val="20"/>
              </w:rPr>
            </w:pPr>
            <w:r w:rsidRPr="00B81BDF">
              <w:rPr>
                <w:rFonts w:ascii="Arial" w:eastAsia="Times New Roman" w:hAnsi="Arial" w:cs="Arial"/>
                <w:color w:val="000000"/>
                <w:sz w:val="20"/>
                <w:szCs w:val="20"/>
              </w:rPr>
              <w:t>None</w:t>
            </w:r>
          </w:p>
        </w:tc>
        <w:tc>
          <w:tcPr>
            <w:tcW w:w="838" w:type="pct"/>
            <w:tcBorders>
              <w:top w:val="nil"/>
              <w:left w:val="nil"/>
              <w:bottom w:val="single" w:sz="4" w:space="0" w:color="auto"/>
              <w:right w:val="single" w:sz="4" w:space="0" w:color="auto"/>
            </w:tcBorders>
            <w:shd w:val="clear" w:color="auto" w:fill="auto"/>
            <w:vAlign w:val="center"/>
            <w:hideMark/>
          </w:tcPr>
          <w:p w14:paraId="1B014393" w14:textId="77777777" w:rsidR="000D1CF8" w:rsidRPr="00B81BDF" w:rsidRDefault="000D1CF8"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73.74</w:t>
            </w:r>
          </w:p>
        </w:tc>
        <w:tc>
          <w:tcPr>
            <w:tcW w:w="795" w:type="pct"/>
            <w:tcBorders>
              <w:top w:val="nil"/>
              <w:left w:val="nil"/>
              <w:bottom w:val="single" w:sz="4" w:space="0" w:color="auto"/>
              <w:right w:val="single" w:sz="4" w:space="0" w:color="auto"/>
            </w:tcBorders>
            <w:shd w:val="clear" w:color="auto" w:fill="auto"/>
            <w:vAlign w:val="center"/>
            <w:hideMark/>
          </w:tcPr>
          <w:p w14:paraId="1A8A2417" w14:textId="77777777" w:rsidR="000D1CF8" w:rsidRPr="00B81BDF" w:rsidRDefault="000D1CF8"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74.18</w:t>
            </w:r>
          </w:p>
        </w:tc>
        <w:tc>
          <w:tcPr>
            <w:tcW w:w="635" w:type="pct"/>
            <w:tcBorders>
              <w:top w:val="nil"/>
              <w:left w:val="nil"/>
              <w:bottom w:val="single" w:sz="4" w:space="0" w:color="auto"/>
              <w:right w:val="single" w:sz="4" w:space="0" w:color="auto"/>
            </w:tcBorders>
          </w:tcPr>
          <w:p w14:paraId="409736FC" w14:textId="77777777" w:rsidR="000D1CF8" w:rsidRPr="00B81BDF" w:rsidRDefault="000D1CF8" w:rsidP="000D1CF8">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74.06</w:t>
            </w:r>
          </w:p>
        </w:tc>
        <w:tc>
          <w:tcPr>
            <w:tcW w:w="580" w:type="pct"/>
            <w:tcBorders>
              <w:top w:val="nil"/>
              <w:left w:val="nil"/>
              <w:bottom w:val="single" w:sz="4" w:space="0" w:color="auto"/>
              <w:right w:val="single" w:sz="4" w:space="0" w:color="auto"/>
            </w:tcBorders>
          </w:tcPr>
          <w:p w14:paraId="042536F8" w14:textId="4BF96CBA" w:rsidR="000D1CF8" w:rsidRPr="00B81BDF" w:rsidRDefault="000D1CF8" w:rsidP="000D1CF8">
            <w:pPr>
              <w:spacing w:after="0" w:line="240" w:lineRule="auto"/>
              <w:jc w:val="center"/>
              <w:rPr>
                <w:rFonts w:ascii="Arial" w:eastAsia="Times New Roman" w:hAnsi="Arial" w:cs="Arial"/>
                <w:color w:val="000000"/>
                <w:sz w:val="20"/>
                <w:szCs w:val="20"/>
              </w:rPr>
            </w:pPr>
          </w:p>
        </w:tc>
      </w:tr>
      <w:tr w:rsidR="000D1CF8" w:rsidRPr="00B81BDF" w14:paraId="6E34BF10"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hideMark/>
          </w:tcPr>
          <w:p w14:paraId="678ADD0E" w14:textId="77777777" w:rsidR="000D1CF8" w:rsidRPr="00B81BDF" w:rsidRDefault="000D1CF8" w:rsidP="000D1CF8">
            <w:pPr>
              <w:spacing w:after="0" w:line="240" w:lineRule="auto"/>
              <w:jc w:val="right"/>
              <w:rPr>
                <w:rFonts w:ascii="Arial" w:eastAsia="Times New Roman" w:hAnsi="Arial" w:cs="Arial"/>
                <w:color w:val="000000"/>
                <w:sz w:val="20"/>
                <w:szCs w:val="20"/>
              </w:rPr>
            </w:pPr>
            <w:r w:rsidRPr="00B81BDF">
              <w:rPr>
                <w:rFonts w:ascii="Arial" w:eastAsia="Times New Roman" w:hAnsi="Arial" w:cs="Arial"/>
                <w:color w:val="000000"/>
                <w:sz w:val="20"/>
                <w:szCs w:val="20"/>
              </w:rPr>
              <w:t>Intermittent (1-9 days)</w:t>
            </w:r>
          </w:p>
        </w:tc>
        <w:tc>
          <w:tcPr>
            <w:tcW w:w="838" w:type="pct"/>
            <w:tcBorders>
              <w:top w:val="nil"/>
              <w:left w:val="nil"/>
              <w:bottom w:val="single" w:sz="4" w:space="0" w:color="auto"/>
              <w:right w:val="single" w:sz="4" w:space="0" w:color="auto"/>
            </w:tcBorders>
            <w:shd w:val="clear" w:color="auto" w:fill="auto"/>
            <w:vAlign w:val="center"/>
            <w:hideMark/>
          </w:tcPr>
          <w:p w14:paraId="554F4092" w14:textId="77777777" w:rsidR="000D1CF8" w:rsidRPr="00B81BDF" w:rsidRDefault="000D1CF8"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18.42</w:t>
            </w:r>
          </w:p>
        </w:tc>
        <w:tc>
          <w:tcPr>
            <w:tcW w:w="795" w:type="pct"/>
            <w:tcBorders>
              <w:top w:val="nil"/>
              <w:left w:val="nil"/>
              <w:bottom w:val="single" w:sz="4" w:space="0" w:color="auto"/>
              <w:right w:val="single" w:sz="4" w:space="0" w:color="auto"/>
            </w:tcBorders>
            <w:shd w:val="clear" w:color="auto" w:fill="auto"/>
            <w:vAlign w:val="center"/>
            <w:hideMark/>
          </w:tcPr>
          <w:p w14:paraId="5C6CFCC0" w14:textId="77777777" w:rsidR="000D1CF8" w:rsidRPr="00B81BDF" w:rsidRDefault="000D1CF8"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16.09</w:t>
            </w:r>
          </w:p>
        </w:tc>
        <w:tc>
          <w:tcPr>
            <w:tcW w:w="635" w:type="pct"/>
            <w:tcBorders>
              <w:top w:val="nil"/>
              <w:left w:val="nil"/>
              <w:bottom w:val="single" w:sz="4" w:space="0" w:color="auto"/>
              <w:right w:val="single" w:sz="4" w:space="0" w:color="auto"/>
            </w:tcBorders>
          </w:tcPr>
          <w:p w14:paraId="5C29382D" w14:textId="77777777" w:rsidR="000D1CF8" w:rsidRPr="00B81BDF" w:rsidRDefault="000D1CF8" w:rsidP="000D1CF8">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16.73</w:t>
            </w:r>
          </w:p>
        </w:tc>
        <w:tc>
          <w:tcPr>
            <w:tcW w:w="580" w:type="pct"/>
            <w:tcBorders>
              <w:top w:val="nil"/>
              <w:left w:val="nil"/>
              <w:bottom w:val="single" w:sz="4" w:space="0" w:color="auto"/>
              <w:right w:val="single" w:sz="4" w:space="0" w:color="auto"/>
            </w:tcBorders>
          </w:tcPr>
          <w:p w14:paraId="345CFBCD" w14:textId="77777777" w:rsidR="000D1CF8" w:rsidRPr="00B81BDF" w:rsidRDefault="000D1CF8" w:rsidP="000D1CF8">
            <w:pPr>
              <w:spacing w:after="0" w:line="240" w:lineRule="auto"/>
              <w:jc w:val="center"/>
              <w:rPr>
                <w:rFonts w:ascii="Arial" w:eastAsia="Times New Roman" w:hAnsi="Arial" w:cs="Arial"/>
                <w:color w:val="000000"/>
                <w:sz w:val="20"/>
                <w:szCs w:val="20"/>
              </w:rPr>
            </w:pPr>
          </w:p>
        </w:tc>
      </w:tr>
      <w:tr w:rsidR="000D1CF8" w:rsidRPr="00B81BDF" w14:paraId="1178B4A1" w14:textId="77777777" w:rsidTr="0063451C">
        <w:trPr>
          <w:trHeight w:val="278"/>
        </w:trPr>
        <w:tc>
          <w:tcPr>
            <w:tcW w:w="2152" w:type="pct"/>
            <w:tcBorders>
              <w:top w:val="nil"/>
              <w:left w:val="single" w:sz="4" w:space="0" w:color="auto"/>
              <w:bottom w:val="single" w:sz="4" w:space="0" w:color="auto"/>
              <w:right w:val="single" w:sz="4" w:space="0" w:color="auto"/>
            </w:tcBorders>
            <w:shd w:val="clear" w:color="auto" w:fill="auto"/>
            <w:vAlign w:val="center"/>
            <w:hideMark/>
          </w:tcPr>
          <w:p w14:paraId="7892AF9C" w14:textId="77777777" w:rsidR="000D1CF8" w:rsidRPr="00B81BDF" w:rsidRDefault="000D1CF8" w:rsidP="000D1CF8">
            <w:pPr>
              <w:spacing w:after="0" w:line="240" w:lineRule="auto"/>
              <w:jc w:val="right"/>
              <w:rPr>
                <w:rFonts w:ascii="Arial" w:eastAsia="Times New Roman" w:hAnsi="Arial" w:cs="Arial"/>
                <w:color w:val="000000"/>
                <w:sz w:val="20"/>
                <w:szCs w:val="20"/>
              </w:rPr>
            </w:pPr>
            <w:r w:rsidRPr="00B81BDF">
              <w:rPr>
                <w:rFonts w:ascii="Arial" w:eastAsia="Times New Roman" w:hAnsi="Arial" w:cs="Arial"/>
                <w:color w:val="000000"/>
                <w:sz w:val="20"/>
                <w:szCs w:val="20"/>
              </w:rPr>
              <w:t>Heavy (10-30+ days)</w:t>
            </w:r>
          </w:p>
        </w:tc>
        <w:tc>
          <w:tcPr>
            <w:tcW w:w="838" w:type="pct"/>
            <w:tcBorders>
              <w:top w:val="nil"/>
              <w:left w:val="nil"/>
              <w:bottom w:val="single" w:sz="4" w:space="0" w:color="auto"/>
              <w:right w:val="single" w:sz="4" w:space="0" w:color="auto"/>
            </w:tcBorders>
            <w:shd w:val="clear" w:color="auto" w:fill="auto"/>
            <w:vAlign w:val="center"/>
            <w:hideMark/>
          </w:tcPr>
          <w:p w14:paraId="2E67FBF8" w14:textId="77777777" w:rsidR="000D1CF8" w:rsidRPr="00B81BDF" w:rsidRDefault="000D1CF8"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7.84</w:t>
            </w:r>
          </w:p>
        </w:tc>
        <w:tc>
          <w:tcPr>
            <w:tcW w:w="795" w:type="pct"/>
            <w:tcBorders>
              <w:top w:val="nil"/>
              <w:left w:val="nil"/>
              <w:bottom w:val="single" w:sz="4" w:space="0" w:color="auto"/>
              <w:right w:val="single" w:sz="4" w:space="0" w:color="auto"/>
            </w:tcBorders>
            <w:shd w:val="clear" w:color="auto" w:fill="auto"/>
            <w:vAlign w:val="center"/>
            <w:hideMark/>
          </w:tcPr>
          <w:p w14:paraId="663A1C27" w14:textId="77777777" w:rsidR="000D1CF8" w:rsidRPr="00B81BDF" w:rsidRDefault="000D1CF8"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9.73</w:t>
            </w:r>
          </w:p>
        </w:tc>
        <w:tc>
          <w:tcPr>
            <w:tcW w:w="635" w:type="pct"/>
            <w:tcBorders>
              <w:top w:val="nil"/>
              <w:left w:val="nil"/>
              <w:bottom w:val="single" w:sz="4" w:space="0" w:color="auto"/>
              <w:right w:val="single" w:sz="4" w:space="0" w:color="auto"/>
            </w:tcBorders>
          </w:tcPr>
          <w:p w14:paraId="5E56F3CF" w14:textId="77777777" w:rsidR="000D1CF8" w:rsidRPr="00B81BDF" w:rsidRDefault="000D1CF8" w:rsidP="000D1CF8">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9.21</w:t>
            </w:r>
          </w:p>
        </w:tc>
        <w:tc>
          <w:tcPr>
            <w:tcW w:w="580" w:type="pct"/>
            <w:tcBorders>
              <w:top w:val="nil"/>
              <w:left w:val="nil"/>
              <w:bottom w:val="single" w:sz="4" w:space="0" w:color="auto"/>
              <w:right w:val="single" w:sz="4" w:space="0" w:color="auto"/>
            </w:tcBorders>
          </w:tcPr>
          <w:p w14:paraId="48D43EC4" w14:textId="77777777" w:rsidR="000D1CF8" w:rsidRPr="00B81BDF" w:rsidRDefault="000D1CF8" w:rsidP="000D1CF8">
            <w:pPr>
              <w:spacing w:after="0" w:line="240" w:lineRule="auto"/>
              <w:jc w:val="center"/>
              <w:rPr>
                <w:rFonts w:ascii="Arial" w:eastAsia="Times New Roman" w:hAnsi="Arial" w:cs="Arial"/>
                <w:color w:val="000000"/>
                <w:sz w:val="20"/>
                <w:szCs w:val="20"/>
              </w:rPr>
            </w:pPr>
          </w:p>
        </w:tc>
      </w:tr>
      <w:tr w:rsidR="0063451C" w:rsidRPr="00B81BDF" w14:paraId="7C868AEA" w14:textId="77777777" w:rsidTr="0063451C">
        <w:trPr>
          <w:trHeight w:val="288"/>
        </w:trPr>
        <w:tc>
          <w:tcPr>
            <w:tcW w:w="5000" w:type="pct"/>
            <w:gridSpan w:val="5"/>
            <w:tcBorders>
              <w:top w:val="single" w:sz="4" w:space="0" w:color="auto"/>
              <w:left w:val="single" w:sz="4" w:space="0" w:color="auto"/>
              <w:bottom w:val="single" w:sz="4" w:space="0" w:color="auto"/>
              <w:right w:val="single" w:sz="4" w:space="0" w:color="auto"/>
            </w:tcBorders>
            <w:shd w:val="clear" w:color="auto" w:fill="auto"/>
            <w:vAlign w:val="center"/>
          </w:tcPr>
          <w:p w14:paraId="0E235528" w14:textId="25174759" w:rsidR="0063451C" w:rsidRPr="00B81BDF" w:rsidRDefault="0063451C" w:rsidP="0063451C">
            <w:pPr>
              <w:spacing w:after="0" w:line="240" w:lineRule="auto"/>
              <w:rPr>
                <w:rFonts w:ascii="Arial" w:eastAsia="Times New Roman" w:hAnsi="Arial" w:cs="Arial"/>
                <w:color w:val="000000"/>
                <w:sz w:val="20"/>
                <w:szCs w:val="20"/>
              </w:rPr>
            </w:pPr>
            <w:r>
              <w:rPr>
                <w:rFonts w:ascii="Arial" w:eastAsia="Times New Roman" w:hAnsi="Arial" w:cs="Arial"/>
                <w:b/>
                <w:bCs/>
                <w:color w:val="000000"/>
                <w:sz w:val="20"/>
                <w:szCs w:val="20"/>
              </w:rPr>
              <w:t>Parental risk factor</w:t>
            </w:r>
          </w:p>
        </w:tc>
      </w:tr>
      <w:tr w:rsidR="0063451C" w:rsidRPr="00B81BDF" w14:paraId="34C2AEEB" w14:textId="77777777" w:rsidTr="0063451C">
        <w:trPr>
          <w:trHeight w:val="288"/>
        </w:trPr>
        <w:tc>
          <w:tcPr>
            <w:tcW w:w="2152" w:type="pct"/>
            <w:tcBorders>
              <w:top w:val="single" w:sz="4" w:space="0" w:color="auto"/>
              <w:left w:val="single" w:sz="4" w:space="0" w:color="auto"/>
              <w:bottom w:val="single" w:sz="4" w:space="0" w:color="auto"/>
              <w:right w:val="single" w:sz="4" w:space="0" w:color="auto"/>
            </w:tcBorders>
            <w:shd w:val="clear" w:color="auto" w:fill="auto"/>
            <w:vAlign w:val="center"/>
          </w:tcPr>
          <w:p w14:paraId="5A4DC6FE" w14:textId="2BBD2AD0" w:rsidR="0063451C" w:rsidRPr="00B81BDF" w:rsidRDefault="0063451C" w:rsidP="0063451C">
            <w:pPr>
              <w:spacing w:after="0" w:line="240" w:lineRule="auto"/>
              <w:jc w:val="right"/>
              <w:rPr>
                <w:rFonts w:ascii="Arial" w:eastAsia="Times New Roman" w:hAnsi="Arial" w:cs="Arial"/>
                <w:color w:val="000000"/>
                <w:sz w:val="20"/>
                <w:szCs w:val="20"/>
              </w:rPr>
            </w:pPr>
            <w:r w:rsidRPr="00B81BDF">
              <w:rPr>
                <w:rFonts w:ascii="Arial" w:eastAsia="Times New Roman" w:hAnsi="Arial" w:cs="Arial"/>
                <w:b/>
                <w:bCs/>
                <w:color w:val="000000"/>
                <w:sz w:val="20"/>
                <w:szCs w:val="20"/>
              </w:rPr>
              <w:t>Able to ask parents for help</w:t>
            </w:r>
          </w:p>
        </w:tc>
        <w:tc>
          <w:tcPr>
            <w:tcW w:w="838" w:type="pct"/>
            <w:tcBorders>
              <w:top w:val="single" w:sz="4" w:space="0" w:color="auto"/>
              <w:left w:val="nil"/>
              <w:bottom w:val="single" w:sz="4" w:space="0" w:color="auto"/>
              <w:right w:val="single" w:sz="4" w:space="0" w:color="auto"/>
            </w:tcBorders>
            <w:shd w:val="clear" w:color="auto" w:fill="auto"/>
            <w:vAlign w:val="center"/>
          </w:tcPr>
          <w:p w14:paraId="74D7E0F3" w14:textId="632DDE57" w:rsidR="0063451C" w:rsidRPr="00B81BDF" w:rsidRDefault="0063451C" w:rsidP="0063451C">
            <w:pPr>
              <w:spacing w:after="0" w:line="240" w:lineRule="auto"/>
              <w:jc w:val="center"/>
              <w:rPr>
                <w:rFonts w:ascii="Arial" w:eastAsia="Times New Roman" w:hAnsi="Arial" w:cs="Arial"/>
                <w:color w:val="000000"/>
                <w:sz w:val="20"/>
                <w:szCs w:val="20"/>
              </w:rPr>
            </w:pPr>
          </w:p>
        </w:tc>
        <w:tc>
          <w:tcPr>
            <w:tcW w:w="795" w:type="pct"/>
            <w:tcBorders>
              <w:top w:val="single" w:sz="4" w:space="0" w:color="auto"/>
              <w:left w:val="nil"/>
              <w:bottom w:val="single" w:sz="4" w:space="0" w:color="auto"/>
              <w:right w:val="single" w:sz="4" w:space="0" w:color="auto"/>
            </w:tcBorders>
            <w:shd w:val="clear" w:color="auto" w:fill="auto"/>
            <w:vAlign w:val="center"/>
          </w:tcPr>
          <w:p w14:paraId="18DDD2F3" w14:textId="580F8FB6"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 </w:t>
            </w:r>
          </w:p>
        </w:tc>
        <w:tc>
          <w:tcPr>
            <w:tcW w:w="635" w:type="pct"/>
            <w:tcBorders>
              <w:top w:val="single" w:sz="4" w:space="0" w:color="auto"/>
              <w:left w:val="nil"/>
              <w:bottom w:val="single" w:sz="4" w:space="0" w:color="auto"/>
              <w:right w:val="single" w:sz="4" w:space="0" w:color="auto"/>
            </w:tcBorders>
          </w:tcPr>
          <w:p w14:paraId="10F273BF" w14:textId="77777777" w:rsidR="0063451C" w:rsidRDefault="0063451C" w:rsidP="0063451C">
            <w:pPr>
              <w:spacing w:after="0" w:line="240" w:lineRule="auto"/>
              <w:jc w:val="center"/>
              <w:rPr>
                <w:rFonts w:ascii="Arial" w:eastAsia="Times New Roman" w:hAnsi="Arial" w:cs="Arial"/>
                <w:color w:val="000000"/>
                <w:sz w:val="20"/>
                <w:szCs w:val="20"/>
              </w:rPr>
            </w:pPr>
          </w:p>
        </w:tc>
        <w:tc>
          <w:tcPr>
            <w:tcW w:w="580" w:type="pct"/>
            <w:tcBorders>
              <w:top w:val="single" w:sz="4" w:space="0" w:color="auto"/>
              <w:left w:val="nil"/>
              <w:bottom w:val="single" w:sz="4" w:space="0" w:color="auto"/>
              <w:right w:val="single" w:sz="4" w:space="0" w:color="auto"/>
            </w:tcBorders>
          </w:tcPr>
          <w:p w14:paraId="404F1418" w14:textId="77777777"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3B6BEE50"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5E67E802" w14:textId="36A24D21" w:rsidR="0063451C" w:rsidRPr="00B81BDF" w:rsidRDefault="0063451C" w:rsidP="0063451C">
            <w:pPr>
              <w:spacing w:after="0" w:line="240" w:lineRule="auto"/>
              <w:jc w:val="right"/>
              <w:rPr>
                <w:rFonts w:ascii="Arial" w:eastAsia="Times New Roman" w:hAnsi="Arial" w:cs="Arial"/>
                <w:b/>
                <w:bCs/>
                <w:color w:val="000000"/>
                <w:sz w:val="20"/>
                <w:szCs w:val="20"/>
              </w:rPr>
            </w:pPr>
            <w:r w:rsidRPr="00B81BDF">
              <w:rPr>
                <w:rFonts w:ascii="Arial" w:eastAsia="Times New Roman" w:hAnsi="Arial" w:cs="Arial"/>
                <w:color w:val="000000"/>
                <w:sz w:val="20"/>
                <w:szCs w:val="20"/>
              </w:rPr>
              <w:t>NO!</w:t>
            </w:r>
          </w:p>
        </w:tc>
        <w:tc>
          <w:tcPr>
            <w:tcW w:w="838" w:type="pct"/>
            <w:tcBorders>
              <w:top w:val="nil"/>
              <w:left w:val="nil"/>
              <w:bottom w:val="single" w:sz="4" w:space="0" w:color="auto"/>
              <w:right w:val="single" w:sz="4" w:space="0" w:color="auto"/>
            </w:tcBorders>
            <w:shd w:val="clear" w:color="auto" w:fill="auto"/>
            <w:vAlign w:val="center"/>
          </w:tcPr>
          <w:p w14:paraId="533C71DD" w14:textId="0B75AB35"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5.54</w:t>
            </w:r>
          </w:p>
        </w:tc>
        <w:tc>
          <w:tcPr>
            <w:tcW w:w="795" w:type="pct"/>
            <w:tcBorders>
              <w:top w:val="nil"/>
              <w:left w:val="nil"/>
              <w:bottom w:val="single" w:sz="4" w:space="0" w:color="auto"/>
              <w:right w:val="single" w:sz="4" w:space="0" w:color="auto"/>
            </w:tcBorders>
            <w:shd w:val="clear" w:color="auto" w:fill="auto"/>
            <w:vAlign w:val="center"/>
          </w:tcPr>
          <w:p w14:paraId="50E8FCA8" w14:textId="3C35B6EB"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3.85</w:t>
            </w:r>
          </w:p>
        </w:tc>
        <w:tc>
          <w:tcPr>
            <w:tcW w:w="635" w:type="pct"/>
            <w:tcBorders>
              <w:top w:val="nil"/>
              <w:left w:val="nil"/>
              <w:bottom w:val="single" w:sz="4" w:space="0" w:color="auto"/>
              <w:right w:val="single" w:sz="4" w:space="0" w:color="auto"/>
            </w:tcBorders>
          </w:tcPr>
          <w:p w14:paraId="15319CEA" w14:textId="73B724B8" w:rsidR="0063451C" w:rsidRDefault="0063451C" w:rsidP="0063451C">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4.32</w:t>
            </w:r>
          </w:p>
        </w:tc>
        <w:tc>
          <w:tcPr>
            <w:tcW w:w="580" w:type="pct"/>
            <w:tcBorders>
              <w:top w:val="nil"/>
              <w:left w:val="nil"/>
              <w:bottom w:val="single" w:sz="4" w:space="0" w:color="auto"/>
              <w:right w:val="single" w:sz="4" w:space="0" w:color="auto"/>
            </w:tcBorders>
          </w:tcPr>
          <w:p w14:paraId="2B5D755B" w14:textId="2DB85C71"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22AF0CB8"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24C2AB6A" w14:textId="3087AE16" w:rsidR="0063451C" w:rsidRPr="00B81BDF" w:rsidRDefault="0063451C" w:rsidP="0063451C">
            <w:pPr>
              <w:spacing w:after="0" w:line="240" w:lineRule="auto"/>
              <w:jc w:val="right"/>
              <w:rPr>
                <w:rFonts w:ascii="Arial" w:eastAsia="Times New Roman" w:hAnsi="Arial" w:cs="Arial"/>
                <w:color w:val="000000"/>
                <w:sz w:val="20"/>
                <w:szCs w:val="20"/>
              </w:rPr>
            </w:pPr>
            <w:r w:rsidRPr="00B81BDF">
              <w:rPr>
                <w:rFonts w:ascii="Arial" w:eastAsia="Times New Roman" w:hAnsi="Arial" w:cs="Arial"/>
                <w:color w:val="000000"/>
                <w:sz w:val="20"/>
                <w:szCs w:val="20"/>
              </w:rPr>
              <w:t>No</w:t>
            </w:r>
          </w:p>
        </w:tc>
        <w:tc>
          <w:tcPr>
            <w:tcW w:w="838" w:type="pct"/>
            <w:tcBorders>
              <w:top w:val="nil"/>
              <w:left w:val="nil"/>
              <w:bottom w:val="single" w:sz="4" w:space="0" w:color="auto"/>
              <w:right w:val="single" w:sz="4" w:space="0" w:color="auto"/>
            </w:tcBorders>
            <w:shd w:val="clear" w:color="auto" w:fill="auto"/>
            <w:vAlign w:val="center"/>
          </w:tcPr>
          <w:p w14:paraId="5B36D9FF" w14:textId="602E4128"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11</w:t>
            </w:r>
          </w:p>
        </w:tc>
        <w:tc>
          <w:tcPr>
            <w:tcW w:w="795" w:type="pct"/>
            <w:tcBorders>
              <w:top w:val="nil"/>
              <w:left w:val="nil"/>
              <w:bottom w:val="single" w:sz="4" w:space="0" w:color="auto"/>
              <w:right w:val="single" w:sz="4" w:space="0" w:color="auto"/>
            </w:tcBorders>
            <w:shd w:val="clear" w:color="auto" w:fill="auto"/>
            <w:vAlign w:val="center"/>
          </w:tcPr>
          <w:p w14:paraId="6255F954" w14:textId="69867A17"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9.14</w:t>
            </w:r>
          </w:p>
        </w:tc>
        <w:tc>
          <w:tcPr>
            <w:tcW w:w="635" w:type="pct"/>
            <w:tcBorders>
              <w:top w:val="nil"/>
              <w:left w:val="nil"/>
              <w:bottom w:val="single" w:sz="4" w:space="0" w:color="auto"/>
              <w:right w:val="single" w:sz="4" w:space="0" w:color="auto"/>
            </w:tcBorders>
          </w:tcPr>
          <w:p w14:paraId="174B08B9" w14:textId="6706A709" w:rsidR="0063451C" w:rsidRDefault="0063451C" w:rsidP="0063451C">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9.65</w:t>
            </w:r>
          </w:p>
        </w:tc>
        <w:tc>
          <w:tcPr>
            <w:tcW w:w="580" w:type="pct"/>
            <w:tcBorders>
              <w:top w:val="nil"/>
              <w:left w:val="nil"/>
              <w:bottom w:val="single" w:sz="4" w:space="0" w:color="auto"/>
              <w:right w:val="single" w:sz="4" w:space="0" w:color="auto"/>
            </w:tcBorders>
          </w:tcPr>
          <w:p w14:paraId="349A68B1" w14:textId="77777777"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464E9BDC"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3C188123" w14:textId="50BE31D8" w:rsidR="0063451C" w:rsidRPr="00B81BDF" w:rsidRDefault="0063451C" w:rsidP="0063451C">
            <w:pPr>
              <w:spacing w:after="0" w:line="240" w:lineRule="auto"/>
              <w:jc w:val="right"/>
              <w:rPr>
                <w:rFonts w:ascii="Arial" w:eastAsia="Times New Roman" w:hAnsi="Arial" w:cs="Arial"/>
                <w:color w:val="000000"/>
                <w:sz w:val="20"/>
                <w:szCs w:val="20"/>
              </w:rPr>
            </w:pPr>
            <w:r w:rsidRPr="00B81BDF">
              <w:rPr>
                <w:rFonts w:ascii="Arial" w:eastAsia="Times New Roman" w:hAnsi="Arial" w:cs="Arial"/>
                <w:color w:val="000000"/>
                <w:sz w:val="20"/>
                <w:szCs w:val="20"/>
              </w:rPr>
              <w:t>Yes</w:t>
            </w:r>
          </w:p>
        </w:tc>
        <w:tc>
          <w:tcPr>
            <w:tcW w:w="838" w:type="pct"/>
            <w:tcBorders>
              <w:top w:val="nil"/>
              <w:left w:val="nil"/>
              <w:bottom w:val="single" w:sz="4" w:space="0" w:color="auto"/>
              <w:right w:val="single" w:sz="4" w:space="0" w:color="auto"/>
            </w:tcBorders>
            <w:shd w:val="clear" w:color="auto" w:fill="auto"/>
            <w:vAlign w:val="center"/>
          </w:tcPr>
          <w:p w14:paraId="131EEAD8" w14:textId="2B8B0D07"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37.24</w:t>
            </w:r>
          </w:p>
        </w:tc>
        <w:tc>
          <w:tcPr>
            <w:tcW w:w="795" w:type="pct"/>
            <w:tcBorders>
              <w:top w:val="nil"/>
              <w:left w:val="nil"/>
              <w:bottom w:val="single" w:sz="4" w:space="0" w:color="auto"/>
              <w:right w:val="single" w:sz="4" w:space="0" w:color="auto"/>
            </w:tcBorders>
            <w:shd w:val="clear" w:color="auto" w:fill="auto"/>
            <w:vAlign w:val="center"/>
          </w:tcPr>
          <w:p w14:paraId="24240CC1" w14:textId="107F8C0E"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37.04</w:t>
            </w:r>
          </w:p>
        </w:tc>
        <w:tc>
          <w:tcPr>
            <w:tcW w:w="635" w:type="pct"/>
            <w:tcBorders>
              <w:top w:val="nil"/>
              <w:left w:val="nil"/>
              <w:bottom w:val="single" w:sz="4" w:space="0" w:color="auto"/>
              <w:right w:val="single" w:sz="4" w:space="0" w:color="auto"/>
            </w:tcBorders>
          </w:tcPr>
          <w:p w14:paraId="160A0901" w14:textId="082CA5A5" w:rsidR="0063451C" w:rsidRDefault="0063451C" w:rsidP="0063451C">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37.10</w:t>
            </w:r>
          </w:p>
        </w:tc>
        <w:tc>
          <w:tcPr>
            <w:tcW w:w="580" w:type="pct"/>
            <w:tcBorders>
              <w:top w:val="nil"/>
              <w:left w:val="nil"/>
              <w:bottom w:val="single" w:sz="4" w:space="0" w:color="auto"/>
              <w:right w:val="single" w:sz="4" w:space="0" w:color="auto"/>
            </w:tcBorders>
          </w:tcPr>
          <w:p w14:paraId="1A082A61" w14:textId="77777777"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6FB3F836"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55D718B2" w14:textId="66461CC9" w:rsidR="0063451C" w:rsidRPr="00B81BDF" w:rsidRDefault="0063451C" w:rsidP="0063451C">
            <w:pPr>
              <w:spacing w:after="0" w:line="240" w:lineRule="auto"/>
              <w:jc w:val="right"/>
              <w:rPr>
                <w:rFonts w:ascii="Arial" w:eastAsia="Times New Roman" w:hAnsi="Arial" w:cs="Arial"/>
                <w:color w:val="000000"/>
                <w:sz w:val="20"/>
                <w:szCs w:val="20"/>
              </w:rPr>
            </w:pPr>
            <w:commentRangeStart w:id="1"/>
            <w:r w:rsidRPr="00B81BDF">
              <w:rPr>
                <w:rFonts w:ascii="Arial" w:eastAsia="Times New Roman" w:hAnsi="Arial" w:cs="Arial"/>
                <w:color w:val="000000"/>
                <w:sz w:val="20"/>
                <w:szCs w:val="20"/>
              </w:rPr>
              <w:t>YES</w:t>
            </w:r>
            <w:commentRangeEnd w:id="1"/>
            <w:r w:rsidR="00B274C8">
              <w:rPr>
                <w:rStyle w:val="CommentReference"/>
                <w:rFonts w:ascii="Times" w:eastAsia="Times New Roman" w:hAnsi="Times" w:cs="Times New Roman"/>
                <w:lang w:val="x-none" w:eastAsia="x-none"/>
              </w:rPr>
              <w:commentReference w:id="1"/>
            </w:r>
            <w:r w:rsidRPr="00B81BDF">
              <w:rPr>
                <w:rFonts w:ascii="Arial" w:eastAsia="Times New Roman" w:hAnsi="Arial" w:cs="Arial"/>
                <w:color w:val="000000"/>
                <w:sz w:val="20"/>
                <w:szCs w:val="20"/>
              </w:rPr>
              <w:t>!</w:t>
            </w:r>
          </w:p>
        </w:tc>
        <w:tc>
          <w:tcPr>
            <w:tcW w:w="838" w:type="pct"/>
            <w:tcBorders>
              <w:top w:val="nil"/>
              <w:left w:val="nil"/>
              <w:bottom w:val="single" w:sz="4" w:space="0" w:color="auto"/>
              <w:right w:val="single" w:sz="4" w:space="0" w:color="auto"/>
            </w:tcBorders>
            <w:shd w:val="clear" w:color="auto" w:fill="auto"/>
            <w:vAlign w:val="center"/>
          </w:tcPr>
          <w:p w14:paraId="37DB43D3" w14:textId="2ACB3DE3"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46.22</w:t>
            </w:r>
          </w:p>
        </w:tc>
        <w:tc>
          <w:tcPr>
            <w:tcW w:w="795" w:type="pct"/>
            <w:tcBorders>
              <w:top w:val="nil"/>
              <w:left w:val="nil"/>
              <w:bottom w:val="single" w:sz="4" w:space="0" w:color="auto"/>
              <w:right w:val="single" w:sz="4" w:space="0" w:color="auto"/>
            </w:tcBorders>
            <w:shd w:val="clear" w:color="auto" w:fill="auto"/>
            <w:vAlign w:val="center"/>
          </w:tcPr>
          <w:p w14:paraId="71C5C35A" w14:textId="5211F266"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49.97</w:t>
            </w:r>
          </w:p>
        </w:tc>
        <w:tc>
          <w:tcPr>
            <w:tcW w:w="635" w:type="pct"/>
            <w:tcBorders>
              <w:top w:val="nil"/>
              <w:left w:val="nil"/>
              <w:bottom w:val="single" w:sz="4" w:space="0" w:color="auto"/>
              <w:right w:val="single" w:sz="4" w:space="0" w:color="auto"/>
            </w:tcBorders>
          </w:tcPr>
          <w:p w14:paraId="4AE43B65" w14:textId="158D1118" w:rsidR="0063451C" w:rsidRDefault="0063451C" w:rsidP="0063451C">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48.94</w:t>
            </w:r>
          </w:p>
        </w:tc>
        <w:tc>
          <w:tcPr>
            <w:tcW w:w="580" w:type="pct"/>
            <w:tcBorders>
              <w:top w:val="nil"/>
              <w:left w:val="nil"/>
              <w:bottom w:val="single" w:sz="4" w:space="0" w:color="auto"/>
              <w:right w:val="single" w:sz="4" w:space="0" w:color="auto"/>
            </w:tcBorders>
          </w:tcPr>
          <w:p w14:paraId="30C77A84" w14:textId="77777777"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611B4F6F" w14:textId="77777777" w:rsidTr="0063451C">
        <w:trPr>
          <w:trHeight w:val="288"/>
        </w:trPr>
        <w:tc>
          <w:tcPr>
            <w:tcW w:w="5000" w:type="pct"/>
            <w:gridSpan w:val="5"/>
            <w:tcBorders>
              <w:top w:val="nil"/>
              <w:left w:val="single" w:sz="4" w:space="0" w:color="auto"/>
              <w:bottom w:val="single" w:sz="4" w:space="0" w:color="auto"/>
              <w:right w:val="single" w:sz="4" w:space="0" w:color="auto"/>
            </w:tcBorders>
            <w:shd w:val="clear" w:color="auto" w:fill="auto"/>
            <w:vAlign w:val="center"/>
          </w:tcPr>
          <w:p w14:paraId="6EBCEE9F" w14:textId="0F9E89FB" w:rsidR="0063451C" w:rsidRDefault="0063451C" w:rsidP="0063451C">
            <w:pPr>
              <w:spacing w:after="0" w:line="240" w:lineRule="auto"/>
              <w:rPr>
                <w:rFonts w:ascii="Arial" w:eastAsia="Times New Roman" w:hAnsi="Arial" w:cs="Arial"/>
                <w:color w:val="000000"/>
                <w:sz w:val="20"/>
                <w:szCs w:val="20"/>
              </w:rPr>
            </w:pPr>
            <w:r w:rsidRPr="00B81BDF">
              <w:rPr>
                <w:rFonts w:ascii="Arial" w:eastAsia="Times New Roman" w:hAnsi="Arial" w:cs="Arial"/>
                <w:b/>
                <w:bCs/>
                <w:color w:val="000000"/>
                <w:sz w:val="20"/>
                <w:szCs w:val="20"/>
              </w:rPr>
              <w:t>Perception of harm</w:t>
            </w:r>
            <w:r w:rsidRPr="00B81BDF">
              <w:rPr>
                <w:rFonts w:ascii="Arial" w:eastAsia="Times New Roman" w:hAnsi="Arial" w:cs="Arial"/>
                <w:color w:val="000000"/>
                <w:sz w:val="20"/>
                <w:szCs w:val="20"/>
              </w:rPr>
              <w:t> </w:t>
            </w:r>
          </w:p>
        </w:tc>
      </w:tr>
      <w:tr w:rsidR="0063451C" w:rsidRPr="00B81BDF" w14:paraId="64EF7AE5"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220FE94C" w14:textId="524A9994" w:rsidR="0063451C" w:rsidRPr="00B81BDF" w:rsidRDefault="0063451C" w:rsidP="0063451C">
            <w:pPr>
              <w:spacing w:after="0" w:line="240" w:lineRule="auto"/>
              <w:jc w:val="right"/>
              <w:rPr>
                <w:rFonts w:ascii="Arial" w:eastAsia="Times New Roman" w:hAnsi="Arial" w:cs="Arial"/>
                <w:b/>
                <w:bCs/>
                <w:color w:val="000000"/>
                <w:sz w:val="20"/>
                <w:szCs w:val="20"/>
              </w:rPr>
            </w:pPr>
            <w:r w:rsidRPr="00B81BDF">
              <w:rPr>
                <w:rFonts w:ascii="Arial" w:eastAsia="Times New Roman" w:hAnsi="Arial" w:cs="Arial"/>
                <w:b/>
                <w:bCs/>
                <w:color w:val="000000"/>
                <w:sz w:val="20"/>
                <w:szCs w:val="20"/>
              </w:rPr>
              <w:t>Vaping products</w:t>
            </w:r>
          </w:p>
        </w:tc>
        <w:tc>
          <w:tcPr>
            <w:tcW w:w="838" w:type="pct"/>
            <w:tcBorders>
              <w:top w:val="nil"/>
              <w:left w:val="nil"/>
              <w:bottom w:val="single" w:sz="4" w:space="0" w:color="auto"/>
              <w:right w:val="single" w:sz="4" w:space="0" w:color="auto"/>
            </w:tcBorders>
            <w:shd w:val="clear" w:color="auto" w:fill="auto"/>
            <w:vAlign w:val="center"/>
          </w:tcPr>
          <w:p w14:paraId="5775D170" w14:textId="77777777" w:rsidR="0063451C" w:rsidRPr="00B81BDF" w:rsidRDefault="0063451C" w:rsidP="0063451C">
            <w:pPr>
              <w:spacing w:after="0" w:line="240" w:lineRule="auto"/>
              <w:jc w:val="center"/>
              <w:rPr>
                <w:rFonts w:ascii="Arial" w:eastAsia="Times New Roman" w:hAnsi="Arial" w:cs="Arial"/>
                <w:color w:val="000000"/>
                <w:sz w:val="20"/>
                <w:szCs w:val="20"/>
              </w:rPr>
            </w:pPr>
          </w:p>
        </w:tc>
        <w:tc>
          <w:tcPr>
            <w:tcW w:w="795" w:type="pct"/>
            <w:tcBorders>
              <w:top w:val="nil"/>
              <w:left w:val="nil"/>
              <w:bottom w:val="single" w:sz="4" w:space="0" w:color="auto"/>
              <w:right w:val="single" w:sz="4" w:space="0" w:color="auto"/>
            </w:tcBorders>
            <w:shd w:val="clear" w:color="auto" w:fill="auto"/>
            <w:vAlign w:val="center"/>
          </w:tcPr>
          <w:p w14:paraId="5DF0A4CE" w14:textId="77777777" w:rsidR="0063451C" w:rsidRPr="00B81BDF" w:rsidRDefault="0063451C" w:rsidP="0063451C">
            <w:pPr>
              <w:spacing w:after="0" w:line="240" w:lineRule="auto"/>
              <w:jc w:val="center"/>
              <w:rPr>
                <w:rFonts w:ascii="Arial" w:eastAsia="Times New Roman" w:hAnsi="Arial" w:cs="Arial"/>
                <w:color w:val="000000"/>
                <w:sz w:val="20"/>
                <w:szCs w:val="20"/>
              </w:rPr>
            </w:pPr>
          </w:p>
        </w:tc>
        <w:tc>
          <w:tcPr>
            <w:tcW w:w="635" w:type="pct"/>
            <w:tcBorders>
              <w:top w:val="nil"/>
              <w:left w:val="nil"/>
              <w:bottom w:val="single" w:sz="4" w:space="0" w:color="auto"/>
              <w:right w:val="single" w:sz="4" w:space="0" w:color="auto"/>
            </w:tcBorders>
          </w:tcPr>
          <w:p w14:paraId="73EF5AFC" w14:textId="77777777" w:rsidR="0063451C" w:rsidRDefault="0063451C" w:rsidP="0063451C">
            <w:pPr>
              <w:spacing w:after="0" w:line="240" w:lineRule="auto"/>
              <w:jc w:val="center"/>
              <w:rPr>
                <w:rFonts w:ascii="Arial" w:eastAsia="Times New Roman" w:hAnsi="Arial" w:cs="Arial"/>
                <w:color w:val="000000"/>
                <w:sz w:val="20"/>
                <w:szCs w:val="20"/>
              </w:rPr>
            </w:pPr>
          </w:p>
        </w:tc>
        <w:tc>
          <w:tcPr>
            <w:tcW w:w="580" w:type="pct"/>
            <w:tcBorders>
              <w:top w:val="nil"/>
              <w:left w:val="nil"/>
              <w:bottom w:val="single" w:sz="4" w:space="0" w:color="auto"/>
              <w:right w:val="single" w:sz="4" w:space="0" w:color="auto"/>
            </w:tcBorders>
          </w:tcPr>
          <w:p w14:paraId="408261D2" w14:textId="77777777"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6897610A"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3FE1A00B" w14:textId="1272B2B9" w:rsidR="0063451C" w:rsidRPr="00B81BDF" w:rsidRDefault="0063451C" w:rsidP="0063451C">
            <w:pPr>
              <w:spacing w:after="0" w:line="240" w:lineRule="auto"/>
              <w:jc w:val="right"/>
              <w:rPr>
                <w:rFonts w:ascii="Arial" w:eastAsia="Times New Roman" w:hAnsi="Arial" w:cs="Arial"/>
                <w:b/>
                <w:bCs/>
                <w:color w:val="000000"/>
                <w:sz w:val="20"/>
                <w:szCs w:val="20"/>
              </w:rPr>
            </w:pPr>
            <w:r w:rsidRPr="00B81BDF">
              <w:rPr>
                <w:rFonts w:ascii="Arial" w:eastAsia="Times New Roman" w:hAnsi="Arial" w:cs="Arial"/>
                <w:color w:val="000000"/>
                <w:sz w:val="20"/>
                <w:szCs w:val="20"/>
              </w:rPr>
              <w:t>No risk</w:t>
            </w:r>
          </w:p>
        </w:tc>
        <w:tc>
          <w:tcPr>
            <w:tcW w:w="838" w:type="pct"/>
            <w:tcBorders>
              <w:top w:val="nil"/>
              <w:left w:val="nil"/>
              <w:bottom w:val="single" w:sz="4" w:space="0" w:color="auto"/>
              <w:right w:val="single" w:sz="4" w:space="0" w:color="auto"/>
            </w:tcBorders>
            <w:shd w:val="clear" w:color="auto" w:fill="auto"/>
            <w:vAlign w:val="center"/>
          </w:tcPr>
          <w:p w14:paraId="4DC5ADC5" w14:textId="553F20DF"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22.41</w:t>
            </w:r>
          </w:p>
        </w:tc>
        <w:tc>
          <w:tcPr>
            <w:tcW w:w="795" w:type="pct"/>
            <w:tcBorders>
              <w:top w:val="nil"/>
              <w:left w:val="nil"/>
              <w:bottom w:val="single" w:sz="4" w:space="0" w:color="auto"/>
              <w:right w:val="single" w:sz="4" w:space="0" w:color="auto"/>
            </w:tcBorders>
            <w:shd w:val="clear" w:color="auto" w:fill="auto"/>
            <w:vAlign w:val="center"/>
          </w:tcPr>
          <w:p w14:paraId="33A84E5C" w14:textId="71DCF7A8"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14.88</w:t>
            </w:r>
          </w:p>
        </w:tc>
        <w:tc>
          <w:tcPr>
            <w:tcW w:w="635" w:type="pct"/>
            <w:tcBorders>
              <w:top w:val="nil"/>
              <w:left w:val="nil"/>
              <w:bottom w:val="single" w:sz="4" w:space="0" w:color="auto"/>
              <w:right w:val="single" w:sz="4" w:space="0" w:color="auto"/>
            </w:tcBorders>
          </w:tcPr>
          <w:p w14:paraId="5AD2F98F" w14:textId="4515D068" w:rsidR="0063451C" w:rsidRDefault="0063451C" w:rsidP="0063451C">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16.95</w:t>
            </w:r>
          </w:p>
        </w:tc>
        <w:tc>
          <w:tcPr>
            <w:tcW w:w="580" w:type="pct"/>
            <w:tcBorders>
              <w:top w:val="nil"/>
              <w:left w:val="nil"/>
              <w:bottom w:val="single" w:sz="4" w:space="0" w:color="auto"/>
              <w:right w:val="single" w:sz="4" w:space="0" w:color="auto"/>
            </w:tcBorders>
          </w:tcPr>
          <w:p w14:paraId="6ABCD07E" w14:textId="6225A4CA"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36D294C6"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3F02B0F0" w14:textId="47A244AC" w:rsidR="0063451C" w:rsidRPr="00B81BDF" w:rsidRDefault="0063451C" w:rsidP="0063451C">
            <w:pPr>
              <w:spacing w:after="0" w:line="240" w:lineRule="auto"/>
              <w:jc w:val="right"/>
              <w:rPr>
                <w:rFonts w:ascii="Arial" w:eastAsia="Times New Roman" w:hAnsi="Arial" w:cs="Arial"/>
                <w:color w:val="000000"/>
                <w:sz w:val="20"/>
                <w:szCs w:val="20"/>
              </w:rPr>
            </w:pPr>
            <w:r w:rsidRPr="00B81BDF">
              <w:rPr>
                <w:rFonts w:ascii="Arial" w:eastAsia="Times New Roman" w:hAnsi="Arial" w:cs="Arial"/>
                <w:color w:val="000000"/>
                <w:sz w:val="20"/>
                <w:szCs w:val="20"/>
              </w:rPr>
              <w:t>Slight risk</w:t>
            </w:r>
          </w:p>
        </w:tc>
        <w:tc>
          <w:tcPr>
            <w:tcW w:w="838" w:type="pct"/>
            <w:tcBorders>
              <w:top w:val="nil"/>
              <w:left w:val="nil"/>
              <w:bottom w:val="single" w:sz="4" w:space="0" w:color="auto"/>
              <w:right w:val="single" w:sz="4" w:space="0" w:color="auto"/>
            </w:tcBorders>
            <w:shd w:val="clear" w:color="auto" w:fill="auto"/>
            <w:vAlign w:val="center"/>
          </w:tcPr>
          <w:p w14:paraId="654AAB5F" w14:textId="37316509"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32.42</w:t>
            </w:r>
          </w:p>
        </w:tc>
        <w:tc>
          <w:tcPr>
            <w:tcW w:w="795" w:type="pct"/>
            <w:tcBorders>
              <w:top w:val="nil"/>
              <w:left w:val="nil"/>
              <w:bottom w:val="single" w:sz="4" w:space="0" w:color="auto"/>
              <w:right w:val="single" w:sz="4" w:space="0" w:color="auto"/>
            </w:tcBorders>
            <w:shd w:val="clear" w:color="auto" w:fill="auto"/>
            <w:vAlign w:val="center"/>
          </w:tcPr>
          <w:p w14:paraId="7C9D4096" w14:textId="7CFDC8FB"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30.85</w:t>
            </w:r>
          </w:p>
        </w:tc>
        <w:tc>
          <w:tcPr>
            <w:tcW w:w="635" w:type="pct"/>
            <w:tcBorders>
              <w:top w:val="nil"/>
              <w:left w:val="nil"/>
              <w:bottom w:val="single" w:sz="4" w:space="0" w:color="auto"/>
              <w:right w:val="single" w:sz="4" w:space="0" w:color="auto"/>
            </w:tcBorders>
          </w:tcPr>
          <w:p w14:paraId="37C3BBF8" w14:textId="2F1446A9" w:rsidR="0063451C" w:rsidRDefault="0063451C" w:rsidP="0063451C">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31.28</w:t>
            </w:r>
          </w:p>
        </w:tc>
        <w:tc>
          <w:tcPr>
            <w:tcW w:w="580" w:type="pct"/>
            <w:tcBorders>
              <w:top w:val="nil"/>
              <w:left w:val="nil"/>
              <w:bottom w:val="single" w:sz="4" w:space="0" w:color="auto"/>
              <w:right w:val="single" w:sz="4" w:space="0" w:color="auto"/>
            </w:tcBorders>
          </w:tcPr>
          <w:p w14:paraId="6B0EEE23" w14:textId="77777777"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74BF2501"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59FE018A" w14:textId="63FB88CC" w:rsidR="0063451C" w:rsidRPr="00B81BDF" w:rsidRDefault="0063451C" w:rsidP="0063451C">
            <w:pPr>
              <w:spacing w:after="0" w:line="240" w:lineRule="auto"/>
              <w:jc w:val="right"/>
              <w:rPr>
                <w:rFonts w:ascii="Arial" w:eastAsia="Times New Roman" w:hAnsi="Arial" w:cs="Arial"/>
                <w:color w:val="000000"/>
                <w:sz w:val="20"/>
                <w:szCs w:val="20"/>
              </w:rPr>
            </w:pPr>
            <w:r w:rsidRPr="00B81BDF">
              <w:rPr>
                <w:rFonts w:ascii="Arial" w:eastAsia="Times New Roman" w:hAnsi="Arial" w:cs="Arial"/>
                <w:color w:val="000000"/>
                <w:sz w:val="20"/>
                <w:szCs w:val="20"/>
              </w:rPr>
              <w:t>Moderate risk</w:t>
            </w:r>
          </w:p>
        </w:tc>
        <w:tc>
          <w:tcPr>
            <w:tcW w:w="838" w:type="pct"/>
            <w:tcBorders>
              <w:top w:val="nil"/>
              <w:left w:val="nil"/>
              <w:bottom w:val="single" w:sz="4" w:space="0" w:color="auto"/>
              <w:right w:val="single" w:sz="4" w:space="0" w:color="auto"/>
            </w:tcBorders>
            <w:shd w:val="clear" w:color="auto" w:fill="auto"/>
            <w:vAlign w:val="center"/>
          </w:tcPr>
          <w:p w14:paraId="008DE760" w14:textId="43BBF2F8"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30.85</w:t>
            </w:r>
          </w:p>
        </w:tc>
        <w:tc>
          <w:tcPr>
            <w:tcW w:w="795" w:type="pct"/>
            <w:tcBorders>
              <w:top w:val="nil"/>
              <w:left w:val="nil"/>
              <w:bottom w:val="single" w:sz="4" w:space="0" w:color="auto"/>
              <w:right w:val="single" w:sz="4" w:space="0" w:color="auto"/>
            </w:tcBorders>
            <w:shd w:val="clear" w:color="auto" w:fill="auto"/>
            <w:vAlign w:val="center"/>
          </w:tcPr>
          <w:p w14:paraId="5EF1F1FD" w14:textId="1C64ED69"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36.57</w:t>
            </w:r>
          </w:p>
        </w:tc>
        <w:tc>
          <w:tcPr>
            <w:tcW w:w="635" w:type="pct"/>
            <w:tcBorders>
              <w:top w:val="nil"/>
              <w:left w:val="nil"/>
              <w:bottom w:val="single" w:sz="4" w:space="0" w:color="auto"/>
              <w:right w:val="single" w:sz="4" w:space="0" w:color="auto"/>
            </w:tcBorders>
          </w:tcPr>
          <w:p w14:paraId="02DD65E2" w14:textId="66F49C66" w:rsidR="0063451C" w:rsidRDefault="0063451C" w:rsidP="0063451C">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35.00</w:t>
            </w:r>
          </w:p>
        </w:tc>
        <w:tc>
          <w:tcPr>
            <w:tcW w:w="580" w:type="pct"/>
            <w:tcBorders>
              <w:top w:val="nil"/>
              <w:left w:val="nil"/>
              <w:bottom w:val="single" w:sz="4" w:space="0" w:color="auto"/>
              <w:right w:val="single" w:sz="4" w:space="0" w:color="auto"/>
            </w:tcBorders>
          </w:tcPr>
          <w:p w14:paraId="029A4E6C" w14:textId="77777777"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49BEB4FB"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04B6B88E" w14:textId="3431DCE6" w:rsidR="0063451C" w:rsidRPr="00B81BDF" w:rsidRDefault="0063451C" w:rsidP="0063451C">
            <w:pPr>
              <w:spacing w:after="0" w:line="240" w:lineRule="auto"/>
              <w:jc w:val="right"/>
              <w:rPr>
                <w:rFonts w:ascii="Arial" w:eastAsia="Times New Roman" w:hAnsi="Arial" w:cs="Arial"/>
                <w:color w:val="000000"/>
                <w:sz w:val="20"/>
                <w:szCs w:val="20"/>
              </w:rPr>
            </w:pPr>
            <w:r w:rsidRPr="00B81BDF">
              <w:rPr>
                <w:rFonts w:ascii="Arial" w:eastAsia="Times New Roman" w:hAnsi="Arial" w:cs="Arial"/>
                <w:color w:val="000000"/>
                <w:sz w:val="20"/>
                <w:szCs w:val="20"/>
              </w:rPr>
              <w:t>Great risk</w:t>
            </w:r>
          </w:p>
        </w:tc>
        <w:tc>
          <w:tcPr>
            <w:tcW w:w="838" w:type="pct"/>
            <w:tcBorders>
              <w:top w:val="nil"/>
              <w:left w:val="nil"/>
              <w:bottom w:val="single" w:sz="4" w:space="0" w:color="auto"/>
              <w:right w:val="single" w:sz="4" w:space="0" w:color="auto"/>
            </w:tcBorders>
            <w:shd w:val="clear" w:color="auto" w:fill="auto"/>
            <w:vAlign w:val="center"/>
          </w:tcPr>
          <w:p w14:paraId="70D2C725" w14:textId="77F4239E"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14.31</w:t>
            </w:r>
          </w:p>
        </w:tc>
        <w:tc>
          <w:tcPr>
            <w:tcW w:w="795" w:type="pct"/>
            <w:tcBorders>
              <w:top w:val="nil"/>
              <w:left w:val="nil"/>
              <w:bottom w:val="single" w:sz="4" w:space="0" w:color="auto"/>
              <w:right w:val="single" w:sz="4" w:space="0" w:color="auto"/>
            </w:tcBorders>
            <w:shd w:val="clear" w:color="auto" w:fill="auto"/>
            <w:vAlign w:val="center"/>
          </w:tcPr>
          <w:p w14:paraId="612ED30C" w14:textId="6C0749D9"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17.7</w:t>
            </w:r>
          </w:p>
        </w:tc>
        <w:tc>
          <w:tcPr>
            <w:tcW w:w="635" w:type="pct"/>
            <w:tcBorders>
              <w:top w:val="nil"/>
              <w:left w:val="nil"/>
              <w:bottom w:val="single" w:sz="4" w:space="0" w:color="auto"/>
              <w:right w:val="single" w:sz="4" w:space="0" w:color="auto"/>
            </w:tcBorders>
          </w:tcPr>
          <w:p w14:paraId="5C634FE5" w14:textId="6EA907EF" w:rsidR="0063451C" w:rsidRDefault="0063451C" w:rsidP="0063451C">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16.77</w:t>
            </w:r>
          </w:p>
        </w:tc>
        <w:tc>
          <w:tcPr>
            <w:tcW w:w="580" w:type="pct"/>
            <w:tcBorders>
              <w:top w:val="nil"/>
              <w:left w:val="nil"/>
              <w:bottom w:val="single" w:sz="4" w:space="0" w:color="auto"/>
              <w:right w:val="single" w:sz="4" w:space="0" w:color="auto"/>
            </w:tcBorders>
          </w:tcPr>
          <w:p w14:paraId="68FCEA8B" w14:textId="77777777" w:rsidR="0063451C" w:rsidRDefault="0063451C" w:rsidP="0063451C">
            <w:pPr>
              <w:spacing w:after="0" w:line="240" w:lineRule="auto"/>
              <w:jc w:val="center"/>
              <w:rPr>
                <w:rFonts w:ascii="Arial" w:eastAsia="Times New Roman" w:hAnsi="Arial" w:cs="Arial"/>
                <w:color w:val="000000"/>
                <w:sz w:val="20"/>
                <w:szCs w:val="20"/>
              </w:rPr>
            </w:pPr>
          </w:p>
        </w:tc>
      </w:tr>
    </w:tbl>
    <w:p w14:paraId="3A18752D" w14:textId="0947CFE0" w:rsidR="00067A4A" w:rsidRPr="00067A4A" w:rsidRDefault="007B0B93" w:rsidP="00067A4A">
      <w:pPr>
        <w:pStyle w:val="CommentText"/>
        <w:rPr>
          <w:rFonts w:ascii="Arial" w:hAnsi="Arial" w:cs="Arial"/>
          <w:sz w:val="22"/>
          <w:szCs w:val="22"/>
          <w:lang w:val="en-US"/>
        </w:rPr>
      </w:pPr>
      <w:r>
        <w:rPr>
          <w:rFonts w:ascii="Arial" w:hAnsi="Arial" w:cs="Arial"/>
          <w:b/>
          <w:sz w:val="22"/>
          <w:szCs w:val="22"/>
        </w:rPr>
        <w:t xml:space="preserve">D.4.2. </w:t>
      </w:r>
      <w:r w:rsidR="00067A4A" w:rsidRPr="00067A4A">
        <w:rPr>
          <w:rFonts w:ascii="Arial" w:hAnsi="Arial" w:cs="Arial"/>
          <w:b/>
          <w:sz w:val="22"/>
          <w:szCs w:val="22"/>
        </w:rPr>
        <w:t xml:space="preserve">Focus Group </w:t>
      </w:r>
      <w:r w:rsidR="00067A4A">
        <w:rPr>
          <w:rFonts w:ascii="Arial" w:hAnsi="Arial" w:cs="Arial"/>
          <w:b/>
          <w:sz w:val="22"/>
          <w:szCs w:val="22"/>
        </w:rPr>
        <w:t>and Key Informant Interviews in Latinx High School Students from Pueblo, Colorado:</w:t>
      </w:r>
      <w:r w:rsidR="00067A4A">
        <w:rPr>
          <w:rFonts w:ascii="Arial" w:hAnsi="Arial" w:cs="Arial"/>
          <w:sz w:val="22"/>
          <w:szCs w:val="22"/>
          <w:lang w:val="en-US"/>
        </w:rPr>
        <w:t xml:space="preserve">We performed </w:t>
      </w:r>
      <w:r w:rsidR="00067A4A" w:rsidRPr="00067A4A">
        <w:rPr>
          <w:rFonts w:ascii="Arial" w:hAnsi="Arial" w:cs="Arial"/>
          <w:sz w:val="22"/>
          <w:szCs w:val="22"/>
          <w:lang w:val="en-US"/>
        </w:rPr>
        <w:t>eight focus groups and key informant interviews of 51 middle and high school students</w:t>
      </w:r>
      <w:r w:rsidR="00067A4A">
        <w:rPr>
          <w:rFonts w:ascii="Arial" w:hAnsi="Arial" w:cs="Arial"/>
          <w:sz w:val="22"/>
          <w:szCs w:val="22"/>
          <w:lang w:val="en-US"/>
        </w:rPr>
        <w:t xml:space="preserve"> to</w:t>
      </w:r>
      <w:r w:rsidR="00067A4A" w:rsidRPr="00067A4A">
        <w:rPr>
          <w:rFonts w:ascii="Arial" w:hAnsi="Arial" w:cs="Arial"/>
          <w:sz w:val="22"/>
          <w:szCs w:val="22"/>
          <w:lang w:val="en-US"/>
        </w:rPr>
        <w:t xml:space="preserve"> explore the perceptions of primarily Latinx youth on the reasons for </w:t>
      </w:r>
      <w:r w:rsidR="00067A4A">
        <w:rPr>
          <w:rFonts w:ascii="Arial" w:hAnsi="Arial" w:cs="Arial"/>
          <w:sz w:val="22"/>
          <w:szCs w:val="22"/>
          <w:lang w:val="en-US"/>
        </w:rPr>
        <w:t xml:space="preserve">their </w:t>
      </w:r>
      <w:r w:rsidR="00067A4A" w:rsidRPr="00067A4A">
        <w:rPr>
          <w:rFonts w:ascii="Arial" w:hAnsi="Arial" w:cs="Arial"/>
          <w:sz w:val="22"/>
          <w:szCs w:val="22"/>
          <w:lang w:val="en-US"/>
        </w:rPr>
        <w:t>high rates of vaping. As shown in the themes identified, the youth discussed topics ranging from socioeconomic status to flavoring. One student stated, “I think it has to do a lot with the environment you grew up in. I know personally a lot of families on the east side (of Pueblo) have to deal with so much because they are trying to figure out a way to survive so, those students have a lot to give up at home so they kind of have to alter their reality so they can relax a bit, so either like smoking marijuana, vaping or drinking, whatever works for them.”   Additionally, as shown in the Healthy Kids Colorado Survey, the perception of risk for vaping is low, particularly among Latinx youth. As one student states, “I'm not going to get sick, because, it's not cigarettes.” Finally, the influence of the Latinx parent on youth vaping risk was borne out in both the state survey data and our focus groups. One Latinx high schooler explains, “There's a lot of lack of awareness with parents too. At least in the beginning there was, and it's better than smoking, so they're going to have their kid allowed to do them under their roof so then they just invite friends over and it's a safe environment for them to do it because they're not out partying or out doing it somewhere else.”</w:t>
      </w:r>
    </w:p>
    <w:p w14:paraId="0B450F59" w14:textId="56CFE80B" w:rsidR="00067A4A" w:rsidRPr="00067A4A" w:rsidRDefault="00067A4A" w:rsidP="00067A4A">
      <w:pPr>
        <w:pStyle w:val="CommentText"/>
        <w:rPr>
          <w:sz w:val="22"/>
          <w:szCs w:val="22"/>
        </w:rPr>
      </w:pPr>
    </w:p>
    <w:p w14:paraId="158FFD94" w14:textId="104E072A" w:rsidR="006500C3" w:rsidRDefault="007B0B93" w:rsidP="00DF2D78">
      <w:pPr>
        <w:rPr>
          <w:rFonts w:ascii="Arial" w:hAnsi="Arial" w:cs="Arial"/>
        </w:rPr>
      </w:pPr>
      <w:r>
        <w:rPr>
          <w:rFonts w:ascii="Arial" w:hAnsi="Arial" w:cs="Arial"/>
          <w:b/>
        </w:rPr>
        <w:t xml:space="preserve">D.4.3. </w:t>
      </w:r>
      <w:r w:rsidR="00D30086" w:rsidRPr="00067A4A">
        <w:rPr>
          <w:rFonts w:ascii="Arial" w:hAnsi="Arial" w:cs="Arial"/>
          <w:b/>
        </w:rPr>
        <w:t xml:space="preserve">The Impact of </w:t>
      </w:r>
      <w:r>
        <w:rPr>
          <w:rFonts w:ascii="Arial" w:hAnsi="Arial" w:cs="Arial"/>
          <w:b/>
        </w:rPr>
        <w:t>ENDS</w:t>
      </w:r>
      <w:r w:rsidR="00D30086" w:rsidRPr="00067A4A">
        <w:rPr>
          <w:rFonts w:ascii="Arial" w:hAnsi="Arial" w:cs="Arial"/>
          <w:b/>
        </w:rPr>
        <w:t xml:space="preserve"> use on Respiratory Outcomes</w:t>
      </w:r>
      <w:r w:rsidR="00C82739" w:rsidRPr="00067A4A">
        <w:rPr>
          <w:rFonts w:ascii="Arial" w:hAnsi="Arial" w:cs="Arial"/>
          <w:b/>
        </w:rPr>
        <w:t>:</w:t>
      </w:r>
      <w:r w:rsidR="001644B6" w:rsidRPr="00067A4A">
        <w:rPr>
          <w:rFonts w:ascii="Arial" w:hAnsi="Arial" w:cs="Arial"/>
        </w:rPr>
        <w:t xml:space="preserve"> We performed a pilot study aimed to examine vaping initiation and its respiratory effects in Latinx adolescents in </w:t>
      </w:r>
      <w:r w:rsidR="001E3AB0" w:rsidRPr="00067A4A">
        <w:rPr>
          <w:rFonts w:ascii="Arial" w:hAnsi="Arial" w:cs="Arial"/>
        </w:rPr>
        <w:t xml:space="preserve">Pueblo, </w:t>
      </w:r>
      <w:r w:rsidR="001644B6" w:rsidRPr="00067A4A">
        <w:rPr>
          <w:rFonts w:ascii="Arial" w:hAnsi="Arial" w:cs="Arial"/>
        </w:rPr>
        <w:t>Co</w:t>
      </w:r>
      <w:r w:rsidR="005F6DA2" w:rsidRPr="00067A4A">
        <w:rPr>
          <w:rFonts w:ascii="Arial" w:hAnsi="Arial" w:cs="Arial"/>
        </w:rPr>
        <w:t>lorado. We recruited 50 ado</w:t>
      </w:r>
      <w:r w:rsidR="001E3AB0" w:rsidRPr="00067A4A">
        <w:rPr>
          <w:rFonts w:ascii="Arial" w:hAnsi="Arial" w:cs="Arial"/>
        </w:rPr>
        <w:t>lescent participants (ages 12-17</w:t>
      </w:r>
      <w:r w:rsidR="005F6DA2" w:rsidRPr="00067A4A">
        <w:rPr>
          <w:rFonts w:ascii="Arial" w:hAnsi="Arial" w:cs="Arial"/>
        </w:rPr>
        <w:t xml:space="preserve">) who </w:t>
      </w:r>
      <w:r w:rsidR="001644B6" w:rsidRPr="00067A4A">
        <w:rPr>
          <w:rFonts w:ascii="Arial" w:hAnsi="Arial" w:cs="Arial"/>
        </w:rPr>
        <w:t xml:space="preserve">completed focus groups on reasons for vaping initiation and </w:t>
      </w:r>
      <w:r w:rsidR="001644B6" w:rsidRPr="00067A4A">
        <w:rPr>
          <w:rFonts w:ascii="Arial" w:hAnsi="Arial" w:cs="Arial"/>
        </w:rPr>
        <w:lastRenderedPageBreak/>
        <w:t>confidential surveys on their vaping use. IOS measurements and nasal brushings were obtained on each participant</w:t>
      </w:r>
      <w:r w:rsidR="001E3AB0" w:rsidRPr="00067A4A">
        <w:rPr>
          <w:rFonts w:ascii="Arial" w:hAnsi="Arial" w:cs="Arial"/>
        </w:rPr>
        <w:t xml:space="preserve"> for lung function and gene expression analyses, respectively</w:t>
      </w:r>
      <w:r w:rsidR="001644B6" w:rsidRPr="00067A4A">
        <w:rPr>
          <w:rFonts w:ascii="Arial" w:hAnsi="Arial" w:cs="Arial"/>
        </w:rPr>
        <w:t xml:space="preserve">. </w:t>
      </w:r>
      <w:bookmarkStart w:id="2" w:name="_Hlk72740811"/>
      <w:r w:rsidR="00EE174A" w:rsidRPr="00067A4A">
        <w:rPr>
          <w:rFonts w:ascii="Arial" w:hAnsi="Arial" w:cs="Arial"/>
          <w:shd w:val="clear" w:color="auto" w:fill="FFFFFF"/>
        </w:rPr>
        <w:t xml:space="preserve">IOS </w:t>
      </w:r>
      <w:r w:rsidR="00EE174A" w:rsidRPr="00067A4A">
        <w:rPr>
          <w:rFonts w:ascii="Arial" w:hAnsi="Arial" w:cs="Arial"/>
        </w:rPr>
        <w:t>permits passive measurement of lung mechanics</w:t>
      </w:r>
      <w:r w:rsidR="00EE174A">
        <w:rPr>
          <w:rFonts w:ascii="Arial" w:hAnsi="Arial" w:cs="Arial"/>
        </w:rPr>
        <w:t xml:space="preserve"> and is a validated and highly reproducible tool for assessment of respiratory mechanics in children</w:t>
      </w:r>
      <w:r w:rsidR="00EE174A" w:rsidRPr="00D22276">
        <w:rPr>
          <w:rFonts w:ascii="Arial" w:hAnsi="Arial" w:cs="Arial"/>
        </w:rPr>
        <w:t xml:space="preserve">. </w:t>
      </w:r>
      <w:r w:rsidR="00EE174A" w:rsidRPr="002B708B">
        <w:rPr>
          <w:rFonts w:ascii="Arial" w:hAnsi="Arial" w:cs="Arial"/>
        </w:rPr>
        <w:t>Importantly, IOS can identify small airway obstruction and is more sensitive than spirometry for assessment of peripheral airway disease</w:t>
      </w:r>
      <w:r w:rsidR="00ED3D04" w:rsidRPr="00ED3D04">
        <w:rPr>
          <w:rFonts w:ascii="Arial" w:hAnsi="Arial" w:cs="Arial"/>
        </w:rPr>
        <w:t>{Bjorn, 2020 #60}</w:t>
      </w:r>
      <w:r w:rsidR="00EE174A" w:rsidRPr="006500C3">
        <w:rPr>
          <w:rFonts w:ascii="Arial" w:hAnsi="Arial" w:cs="Arial"/>
        </w:rPr>
        <w:t xml:space="preserve">. </w:t>
      </w:r>
      <w:r w:rsidR="001644B6" w:rsidRPr="006500C3">
        <w:rPr>
          <w:rFonts w:ascii="Arial" w:hAnsi="Arial" w:cs="Arial"/>
        </w:rPr>
        <w:t>Written</w:t>
      </w:r>
      <w:r w:rsidR="001644B6" w:rsidRPr="002B708B">
        <w:rPr>
          <w:rFonts w:ascii="Arial" w:hAnsi="Arial" w:cs="Arial"/>
        </w:rPr>
        <w:t xml:space="preserve"> assent was obtained from </w:t>
      </w:r>
      <w:r w:rsidR="001E3AB0" w:rsidRPr="002B708B">
        <w:rPr>
          <w:rFonts w:ascii="Arial" w:hAnsi="Arial" w:cs="Arial"/>
        </w:rPr>
        <w:t xml:space="preserve">all </w:t>
      </w:r>
      <w:r w:rsidR="001644B6" w:rsidRPr="002B708B">
        <w:rPr>
          <w:rFonts w:ascii="Arial" w:hAnsi="Arial" w:cs="Arial"/>
        </w:rPr>
        <w:t>part</w:t>
      </w:r>
      <w:r w:rsidR="00EE174A" w:rsidRPr="002B708B">
        <w:rPr>
          <w:rFonts w:ascii="Arial" w:hAnsi="Arial" w:cs="Arial"/>
        </w:rPr>
        <w:t>icipants</w:t>
      </w:r>
      <w:r w:rsidR="001644B6" w:rsidRPr="002B708B">
        <w:rPr>
          <w:rFonts w:ascii="Arial" w:hAnsi="Arial" w:cs="Arial"/>
        </w:rPr>
        <w:t xml:space="preserve"> with COMIRB approval.</w:t>
      </w:r>
      <w:r w:rsidR="005F6DA2" w:rsidRPr="002B708B">
        <w:rPr>
          <w:rFonts w:ascii="Arial" w:hAnsi="Arial" w:cs="Arial"/>
        </w:rPr>
        <w:t xml:space="preserve"> Vaping participants were characterized as adolescents who</w:t>
      </w:r>
      <w:r w:rsidR="005F6DA2" w:rsidRPr="003608A2">
        <w:rPr>
          <w:rFonts w:ascii="Arial" w:hAnsi="Arial" w:cs="Arial"/>
        </w:rPr>
        <w:t xml:space="preserve"> </w:t>
      </w:r>
      <w:r w:rsidR="005F6DA2">
        <w:rPr>
          <w:rFonts w:ascii="Arial" w:hAnsi="Arial" w:cs="Arial"/>
        </w:rPr>
        <w:t xml:space="preserve">reported vaping </w:t>
      </w:r>
      <w:r w:rsidR="005F6DA2" w:rsidRPr="003608A2">
        <w:rPr>
          <w:rFonts w:ascii="Arial" w:hAnsi="Arial" w:cs="Arial"/>
        </w:rPr>
        <w:t xml:space="preserve">within </w:t>
      </w:r>
      <w:r w:rsidR="005F6DA2">
        <w:rPr>
          <w:rFonts w:ascii="Arial" w:hAnsi="Arial" w:cs="Arial"/>
        </w:rPr>
        <w:t xml:space="preserve">the </w:t>
      </w:r>
      <w:r w:rsidR="005F6DA2" w:rsidRPr="003608A2">
        <w:rPr>
          <w:rFonts w:ascii="Arial" w:hAnsi="Arial" w:cs="Arial"/>
        </w:rPr>
        <w:t>past 6 months (n=</w:t>
      </w:r>
      <w:r w:rsidR="005F6DA2">
        <w:rPr>
          <w:rFonts w:ascii="Arial" w:hAnsi="Arial" w:cs="Arial"/>
        </w:rPr>
        <w:t>12</w:t>
      </w:r>
      <w:r w:rsidR="005F6DA2" w:rsidRPr="003608A2">
        <w:rPr>
          <w:rFonts w:ascii="Arial" w:hAnsi="Arial" w:cs="Arial"/>
        </w:rPr>
        <w:t xml:space="preserve">) while controls </w:t>
      </w:r>
      <w:r w:rsidR="005F6DA2">
        <w:rPr>
          <w:rFonts w:ascii="Arial" w:hAnsi="Arial" w:cs="Arial"/>
        </w:rPr>
        <w:t>participants</w:t>
      </w:r>
      <w:r w:rsidR="005F6DA2" w:rsidRPr="003608A2">
        <w:rPr>
          <w:rFonts w:ascii="Arial" w:hAnsi="Arial" w:cs="Arial"/>
        </w:rPr>
        <w:t xml:space="preserve"> were adolescents who did not have any vape exposure</w:t>
      </w:r>
      <w:r w:rsidR="005F6DA2">
        <w:rPr>
          <w:rFonts w:ascii="Arial" w:hAnsi="Arial" w:cs="Arial"/>
        </w:rPr>
        <w:t xml:space="preserve"> in the past 6 months</w:t>
      </w:r>
      <w:r w:rsidR="005F6DA2" w:rsidRPr="003608A2">
        <w:rPr>
          <w:rFonts w:ascii="Arial" w:hAnsi="Arial" w:cs="Arial"/>
        </w:rPr>
        <w:t xml:space="preserve"> (n=38). </w:t>
      </w:r>
      <w:r w:rsidR="005F6DA2">
        <w:rPr>
          <w:rFonts w:ascii="Arial" w:hAnsi="Arial" w:cs="Arial"/>
        </w:rPr>
        <w:t xml:space="preserve">We observed some demographic differences by vaping status. Approximately 77.8% of </w:t>
      </w:r>
      <w:r w:rsidRPr="00A54D95">
        <w:rPr>
          <w:rFonts w:ascii="Arial" w:hAnsi="Arial" w:cs="Arial"/>
          <w:b/>
          <w:noProof/>
        </w:rPr>
        <mc:AlternateContent>
          <mc:Choice Requires="wps">
            <w:drawing>
              <wp:anchor distT="0" distB="0" distL="114300" distR="114300" simplePos="0" relativeHeight="251659264" behindDoc="0" locked="0" layoutInCell="1" allowOverlap="1" wp14:anchorId="7C1E818C" wp14:editId="1C7581A5">
                <wp:simplePos x="0" y="0"/>
                <wp:positionH relativeFrom="column">
                  <wp:posOffset>0</wp:posOffset>
                </wp:positionH>
                <wp:positionV relativeFrom="paragraph">
                  <wp:posOffset>114300</wp:posOffset>
                </wp:positionV>
                <wp:extent cx="2171700" cy="4772025"/>
                <wp:effectExtent l="0" t="0" r="38100" b="28575"/>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4772025"/>
                        </a:xfrm>
                        <a:prstGeom prst="rect">
                          <a:avLst/>
                        </a:prstGeom>
                        <a:solidFill>
                          <a:srgbClr val="FFFFFF"/>
                        </a:solidFill>
                        <a:ln w="9525">
                          <a:solidFill>
                            <a:srgbClr val="000000"/>
                          </a:solidFill>
                          <a:miter lim="800000"/>
                          <a:headEnd/>
                          <a:tailEnd/>
                        </a:ln>
                      </wps:spPr>
                      <wps:txbx>
                        <w:txbxContent>
                          <w:p w14:paraId="54F3B1CA" w14:textId="77777777" w:rsidR="004B1350" w:rsidRDefault="004B1350" w:rsidP="00067A4A">
                            <w:pPr>
                              <w:rPr>
                                <w:rFonts w:ascii="Arial" w:hAnsi="Arial" w:cs="Arial"/>
                                <w:b/>
                              </w:rPr>
                            </w:pPr>
                            <w:r>
                              <w:rPr>
                                <w:rFonts w:ascii="Arial" w:hAnsi="Arial" w:cs="Arial"/>
                                <w:b/>
                              </w:rPr>
                              <w:t>Figure 3a:</w:t>
                            </w:r>
                          </w:p>
                          <w:p w14:paraId="23F8797C" w14:textId="77777777" w:rsidR="004B1350" w:rsidRDefault="004B1350" w:rsidP="00067A4A">
                            <w:pPr>
                              <w:rPr>
                                <w:rFonts w:ascii="Arial" w:hAnsi="Arial" w:cs="Arial"/>
                                <w:b/>
                              </w:rPr>
                            </w:pPr>
                            <w:r w:rsidRPr="00AE0F64">
                              <w:rPr>
                                <w:rFonts w:ascii="Helvetica" w:hAnsi="Helvetica"/>
                                <w:b/>
                                <w:bCs/>
                                <w:noProof/>
                                <w:sz w:val="20"/>
                                <w:szCs w:val="20"/>
                              </w:rPr>
                              <w:drawing>
                                <wp:inline distT="0" distB="0" distL="0" distR="0" wp14:anchorId="30444437" wp14:editId="45F9C527">
                                  <wp:extent cx="1841500" cy="140039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6"/>
                                          <a:srcRect l="33260" t="33262" r="34422" b="37131"/>
                                          <a:stretch/>
                                        </pic:blipFill>
                                        <pic:spPr bwMode="auto">
                                          <a:xfrm>
                                            <a:off x="0" y="0"/>
                                            <a:ext cx="1843516" cy="140192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E59617E" w14:textId="77777777" w:rsidR="004B1350" w:rsidRDefault="004B1350" w:rsidP="00067A4A">
                            <w:pPr>
                              <w:rPr>
                                <w:rFonts w:ascii="Arial" w:hAnsi="Arial" w:cs="Arial"/>
                                <w:b/>
                              </w:rPr>
                            </w:pPr>
                            <w:r>
                              <w:rPr>
                                <w:rFonts w:ascii="Arial" w:hAnsi="Arial" w:cs="Arial"/>
                                <w:b/>
                              </w:rPr>
                              <w:t>Figure 3b:</w:t>
                            </w:r>
                          </w:p>
                          <w:p w14:paraId="15FDD147" w14:textId="77777777" w:rsidR="004B1350" w:rsidRPr="00214785" w:rsidRDefault="004B1350" w:rsidP="00067A4A">
                            <w:pPr>
                              <w:rPr>
                                <w:rFonts w:ascii="Arial" w:hAnsi="Arial" w:cs="Arial"/>
                                <w:b/>
                              </w:rPr>
                            </w:pPr>
                            <w:r w:rsidRPr="00AE0F64">
                              <w:rPr>
                                <w:rFonts w:ascii="Helvetica" w:hAnsi="Helvetica"/>
                                <w:b/>
                                <w:bCs/>
                                <w:noProof/>
                                <w:sz w:val="20"/>
                                <w:szCs w:val="20"/>
                              </w:rPr>
                              <w:drawing>
                                <wp:inline distT="0" distB="0" distL="0" distR="0" wp14:anchorId="1A0D4B7A" wp14:editId="0B1546CA">
                                  <wp:extent cx="1841241" cy="15113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6"/>
                                          <a:srcRect t="64404" r="67481" b="3566"/>
                                          <a:stretch/>
                                        </pic:blipFill>
                                        <pic:spPr bwMode="auto">
                                          <a:xfrm>
                                            <a:off x="0" y="0"/>
                                            <a:ext cx="1842595" cy="151241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rFonts w:ascii="Arial" w:hAnsi="Arial" w:cs="Arial"/>
                                <w:sz w:val="20"/>
                                <w:szCs w:val="20"/>
                              </w:rPr>
                              <w:t xml:space="preserve"> </w:t>
                            </w:r>
                          </w:p>
                          <w:p w14:paraId="4552549A" w14:textId="77777777" w:rsidR="004B1350" w:rsidRPr="00354507" w:rsidRDefault="004B1350" w:rsidP="00067A4A">
                            <w:pPr>
                              <w:rPr>
                                <w:rFonts w:ascii="Arial" w:hAnsi="Arial" w:cs="Arial"/>
                                <w:sz w:val="18"/>
                                <w:szCs w:val="18"/>
                              </w:rPr>
                            </w:pPr>
                            <w:r w:rsidRPr="00354507">
                              <w:rPr>
                                <w:rFonts w:ascii="Arial" w:hAnsi="Arial" w:cs="Arial"/>
                                <w:sz w:val="18"/>
                                <w:szCs w:val="18"/>
                              </w:rPr>
                              <w:t xml:space="preserve">Difference in respiratory system mechanics in adolescent vapers compared to non-vaping controls. Figure 2a demonstrates increased airway resistance in vapers compared to controls. Figure 2b demonstrates significant lung parenchymal changes.  </w:t>
                            </w:r>
                          </w:p>
                          <w:p w14:paraId="0284808D" w14:textId="77777777" w:rsidR="004B1350" w:rsidRPr="00A54D95" w:rsidRDefault="004B1350" w:rsidP="00067A4A">
                            <w:pPr>
                              <w:rPr>
                                <w:rFonts w:ascii="Arial" w:hAnsi="Arial" w:cs="Arial"/>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Text Box 10" o:spid="_x0000_s1028" type="#_x0000_t202" style="position:absolute;margin-left:0;margin-top:9pt;width:171pt;height:37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">
                <v:textbox>
                  <w:txbxContent>
                    <w:p w14:paraId="54F3B1CA" w14:textId="77777777" w:rsidR="004B1350" w:rsidRDefault="004B1350" w:rsidP="00067A4A">
                      <w:pPr>
                        <w:rPr>
                          <w:rFonts w:ascii="Arial" w:hAnsi="Arial" w:cs="Arial"/>
                          <w:b/>
                        </w:rPr>
                      </w:pPr>
                      <w:r>
                        <w:rPr>
                          <w:rFonts w:ascii="Arial" w:hAnsi="Arial" w:cs="Arial"/>
                          <w:b/>
                        </w:rPr>
                        <w:t>Figure 3a:</w:t>
                      </w:r>
                    </w:p>
                    <w:p w14:paraId="23F8797C" w14:textId="77777777" w:rsidR="004B1350" w:rsidRDefault="004B1350" w:rsidP="00067A4A">
                      <w:pPr>
                        <w:rPr>
                          <w:rFonts w:ascii="Arial" w:hAnsi="Arial" w:cs="Arial"/>
                          <w:b/>
                        </w:rPr>
                      </w:pPr>
                      <w:r w:rsidRPr="00AE0F64">
                        <w:rPr>
                          <w:rFonts w:ascii="Helvetica" w:hAnsi="Helvetica"/>
                          <w:b/>
                          <w:bCs/>
                          <w:noProof/>
                          <w:sz w:val="20"/>
                          <w:szCs w:val="20"/>
                        </w:rPr>
                        <w:drawing>
                          <wp:inline distT="0" distB="0" distL="0" distR="0" wp14:anchorId="30444437" wp14:editId="45F9C527">
                            <wp:extent cx="1841500" cy="140039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7"/>
                                    <a:srcRect l="33260" t="33262" r="34422" b="37131"/>
                                    <a:stretch/>
                                  </pic:blipFill>
                                  <pic:spPr bwMode="auto">
                                    <a:xfrm>
                                      <a:off x="0" y="0"/>
                                      <a:ext cx="1843516" cy="1401928"/>
                                    </a:xfrm>
                                    <a:prstGeom prst="rect">
                                      <a:avLst/>
                                    </a:prstGeom>
                                    <a:ln>
                                      <a:noFill/>
                                    </a:ln>
                                    <a:extLst>
                                      <a:ext uri="{53640926-AAD7-44d8-BBD7-CCE9431645EC}">
                                        <a14:shadowObscured xmlns:a14="http://schemas.microsoft.com/office/drawing/2010/main"/>
                                      </a:ext>
                                    </a:extLst>
                                  </pic:spPr>
                                </pic:pic>
                              </a:graphicData>
                            </a:graphic>
                          </wp:inline>
                        </w:drawing>
                      </w:r>
                    </w:p>
                    <w:p w14:paraId="0E59617E" w14:textId="77777777" w:rsidR="004B1350" w:rsidRDefault="004B1350" w:rsidP="00067A4A">
                      <w:pPr>
                        <w:rPr>
                          <w:rFonts w:ascii="Arial" w:hAnsi="Arial" w:cs="Arial"/>
                          <w:b/>
                        </w:rPr>
                      </w:pPr>
                      <w:r>
                        <w:rPr>
                          <w:rFonts w:ascii="Arial" w:hAnsi="Arial" w:cs="Arial"/>
                          <w:b/>
                        </w:rPr>
                        <w:t>Figure 3b:</w:t>
                      </w:r>
                    </w:p>
                    <w:p w14:paraId="15FDD147" w14:textId="77777777" w:rsidR="004B1350" w:rsidRPr="00214785" w:rsidRDefault="004B1350" w:rsidP="00067A4A">
                      <w:pPr>
                        <w:rPr>
                          <w:rFonts w:ascii="Arial" w:hAnsi="Arial" w:cs="Arial"/>
                          <w:b/>
                        </w:rPr>
                      </w:pPr>
                      <w:r w:rsidRPr="00AE0F64">
                        <w:rPr>
                          <w:rFonts w:ascii="Helvetica" w:hAnsi="Helvetica"/>
                          <w:b/>
                          <w:bCs/>
                          <w:noProof/>
                          <w:sz w:val="20"/>
                          <w:szCs w:val="20"/>
                        </w:rPr>
                        <w:drawing>
                          <wp:inline distT="0" distB="0" distL="0" distR="0" wp14:anchorId="1A0D4B7A" wp14:editId="0B1546CA">
                            <wp:extent cx="1841241" cy="15113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7"/>
                                    <a:srcRect t="64404" r="67481" b="3566"/>
                                    <a:stretch/>
                                  </pic:blipFill>
                                  <pic:spPr bwMode="auto">
                                    <a:xfrm>
                                      <a:off x="0" y="0"/>
                                      <a:ext cx="1842595" cy="151241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0"/>
                          <w:szCs w:val="20"/>
                        </w:rPr>
                        <w:t xml:space="preserve"> </w:t>
                      </w:r>
                    </w:p>
                    <w:p w14:paraId="4552549A" w14:textId="77777777" w:rsidR="004B1350" w:rsidRPr="00354507" w:rsidRDefault="004B1350" w:rsidP="00067A4A">
                      <w:pPr>
                        <w:rPr>
                          <w:rFonts w:ascii="Arial" w:hAnsi="Arial" w:cs="Arial"/>
                          <w:sz w:val="18"/>
                          <w:szCs w:val="18"/>
                        </w:rPr>
                      </w:pPr>
                      <w:r w:rsidRPr="00354507">
                        <w:rPr>
                          <w:rFonts w:ascii="Arial" w:hAnsi="Arial" w:cs="Arial"/>
                          <w:sz w:val="18"/>
                          <w:szCs w:val="18"/>
                        </w:rPr>
                        <w:t xml:space="preserve">Difference in respiratory system mechanics in adolescent vapers compared to non-vaping controls. Figure 2a demonstrates increased airway resistance in vapers compared to controls. Figure 2b demonstrates significant lung parenchymal changes.  </w:t>
                      </w:r>
                    </w:p>
                    <w:p w14:paraId="0284808D" w14:textId="77777777" w:rsidR="004B1350" w:rsidRPr="00A54D95" w:rsidRDefault="004B1350" w:rsidP="00067A4A">
                      <w:pPr>
                        <w:rPr>
                          <w:rFonts w:ascii="Arial" w:hAnsi="Arial" w:cs="Arial"/>
                          <w:b/>
                        </w:rPr>
                      </w:pPr>
                    </w:p>
                  </w:txbxContent>
                </v:textbox>
                <w10:wrap type="square"/>
              </v:shape>
            </w:pict>
          </mc:Fallback>
        </mc:AlternateContent>
      </w:r>
      <w:r w:rsidR="005F6DA2">
        <w:rPr>
          <w:rFonts w:ascii="Arial" w:hAnsi="Arial" w:cs="Arial"/>
        </w:rPr>
        <w:t>participants who vaped were males, compared to 44.7% males in the control group. While none of the participants were active cigarette smokers, 2 participants reported ever-cigarette use while 4 participants of the control participants had ever used cigarettes</w:t>
      </w:r>
      <w:r w:rsidR="00EE174A">
        <w:rPr>
          <w:rFonts w:ascii="Arial" w:hAnsi="Arial" w:cs="Arial"/>
        </w:rPr>
        <w:t xml:space="preserve">. </w:t>
      </w:r>
    </w:p>
    <w:p w14:paraId="10C79D8C" w14:textId="09BC1A6A" w:rsidR="00067A4A" w:rsidRPr="006500C3" w:rsidRDefault="00EE174A" w:rsidP="006500C3">
      <w:pPr>
        <w:rPr>
          <w:rFonts w:ascii="Times" w:eastAsia="Times New Roman" w:hAnsi="Times" w:cs="Times New Roman"/>
          <w:sz w:val="20"/>
          <w:szCs w:val="20"/>
        </w:rPr>
      </w:pPr>
      <w:r>
        <w:rPr>
          <w:rFonts w:ascii="Arial" w:hAnsi="Arial" w:cs="Arial"/>
        </w:rPr>
        <w:t xml:space="preserve">We investigated the impact of vape exposure on measures of lung function by testing the association of </w:t>
      </w:r>
      <w:r w:rsidRPr="006500C3">
        <w:rPr>
          <w:rFonts w:ascii="Arial" w:hAnsi="Arial" w:cs="Arial"/>
        </w:rPr>
        <w:t>vape exposure with IOS measurements using t-tests without covariate adjustment as these measures are not impacted by age and sex</w:t>
      </w:r>
      <w:r w:rsidR="00ED3D04" w:rsidRPr="00ED3D04">
        <w:t xml:space="preserve"> </w:t>
      </w:r>
      <w:r w:rsidR="00ED3D04" w:rsidRPr="00ED3D04">
        <w:rPr>
          <w:rFonts w:ascii="Arial" w:hAnsi="Arial" w:cs="Arial"/>
        </w:rPr>
        <w:t>{Bickel, 2014 #61}</w:t>
      </w:r>
      <w:r w:rsidRPr="006500C3">
        <w:rPr>
          <w:rFonts w:ascii="Arial" w:hAnsi="Arial" w:cs="Arial"/>
          <w:color w:val="000000" w:themeColor="text1"/>
        </w:rPr>
        <w:t>.</w:t>
      </w:r>
      <w:r>
        <w:rPr>
          <w:rFonts w:ascii="Arial" w:hAnsi="Arial" w:cs="Arial"/>
        </w:rPr>
        <w:t xml:space="preserve"> </w:t>
      </w:r>
      <w:r w:rsidRPr="005533D3">
        <w:rPr>
          <w:rFonts w:ascii="Arial" w:hAnsi="Arial" w:cs="Arial"/>
          <w:shd w:val="clear" w:color="auto" w:fill="FFFFFF"/>
        </w:rPr>
        <w:t xml:space="preserve">We </w:t>
      </w:r>
      <w:r>
        <w:rPr>
          <w:rFonts w:ascii="Arial" w:hAnsi="Arial" w:cs="Arial"/>
          <w:shd w:val="clear" w:color="auto" w:fill="FFFFFF"/>
        </w:rPr>
        <w:t>demonstrate</w:t>
      </w:r>
      <w:r w:rsidRPr="00D22276">
        <w:rPr>
          <w:rFonts w:ascii="Arial" w:hAnsi="Arial" w:cs="Arial"/>
          <w:shd w:val="clear" w:color="auto" w:fill="FFFFFF"/>
        </w:rPr>
        <w:t xml:space="preserve"> significant difference</w:t>
      </w:r>
      <w:r>
        <w:rPr>
          <w:rFonts w:ascii="Arial" w:hAnsi="Arial" w:cs="Arial"/>
          <w:shd w:val="clear" w:color="auto" w:fill="FFFFFF"/>
        </w:rPr>
        <w:t>s</w:t>
      </w:r>
      <w:r w:rsidRPr="00D22276">
        <w:rPr>
          <w:rFonts w:ascii="Arial" w:hAnsi="Arial" w:cs="Arial"/>
          <w:shd w:val="clear" w:color="auto" w:fill="FFFFFF"/>
        </w:rPr>
        <w:t xml:space="preserve"> in airway resistance by vaping status</w:t>
      </w:r>
      <w:r>
        <w:rPr>
          <w:rFonts w:ascii="Arial" w:hAnsi="Arial" w:cs="Arial"/>
          <w:shd w:val="clear" w:color="auto" w:fill="FFFFFF"/>
        </w:rPr>
        <w:t xml:space="preserve"> during adolescence</w:t>
      </w:r>
      <w:r w:rsidRPr="00D22276">
        <w:rPr>
          <w:rFonts w:ascii="Arial" w:hAnsi="Arial" w:cs="Arial"/>
          <w:shd w:val="clear" w:color="auto" w:fill="FFFFFF"/>
        </w:rPr>
        <w:t>.</w:t>
      </w:r>
      <w:r w:rsidRPr="005533D3">
        <w:rPr>
          <w:rFonts w:ascii="Arial" w:hAnsi="Arial" w:cs="Arial"/>
        </w:rPr>
        <w:t> Mean</w:t>
      </w:r>
      <w:r w:rsidRPr="00D22276">
        <w:rPr>
          <w:rFonts w:ascii="Arial" w:hAnsi="Arial" w:cs="Arial"/>
        </w:rPr>
        <w:t xml:space="preserve"> airway resistance (R) values calculated over a measurement period of 60 seconds at a frequency of 5 Hz (R5) revealed differences between vaping and control </w:t>
      </w:r>
      <w:r>
        <w:rPr>
          <w:rFonts w:ascii="Arial" w:hAnsi="Arial" w:cs="Arial"/>
        </w:rPr>
        <w:t>participants</w:t>
      </w:r>
      <w:r w:rsidRPr="00D22276">
        <w:rPr>
          <w:rFonts w:ascii="Arial" w:hAnsi="Arial" w:cs="Arial"/>
        </w:rPr>
        <w:t xml:space="preserve">. When vaping </w:t>
      </w:r>
      <w:r>
        <w:rPr>
          <w:rFonts w:ascii="Arial" w:hAnsi="Arial" w:cs="Arial"/>
        </w:rPr>
        <w:t>participants</w:t>
      </w:r>
      <w:r w:rsidRPr="00D22276">
        <w:rPr>
          <w:rFonts w:ascii="Arial" w:hAnsi="Arial" w:cs="Arial"/>
        </w:rPr>
        <w:t xml:space="preserve"> are compared with controls, there was incr</w:t>
      </w:r>
      <w:r w:rsidR="00092A3A">
        <w:rPr>
          <w:rFonts w:ascii="Arial" w:hAnsi="Arial" w:cs="Arial"/>
        </w:rPr>
        <w:t>eased airway resistance (p=0.016</w:t>
      </w:r>
      <w:r w:rsidRPr="00D22276">
        <w:rPr>
          <w:rFonts w:ascii="Arial" w:hAnsi="Arial" w:cs="Arial"/>
        </w:rPr>
        <w:t>)</w:t>
      </w:r>
      <w:r>
        <w:rPr>
          <w:rFonts w:ascii="Arial" w:hAnsi="Arial" w:cs="Arial"/>
        </w:rPr>
        <w:t xml:space="preserve"> </w:t>
      </w:r>
      <w:r w:rsidR="00A35BC4">
        <w:rPr>
          <w:rFonts w:ascii="Arial" w:hAnsi="Arial" w:cs="Arial"/>
          <w:b/>
        </w:rPr>
        <w:t xml:space="preserve">(Fig </w:t>
      </w:r>
      <w:r w:rsidR="00C43737">
        <w:rPr>
          <w:rFonts w:ascii="Arial" w:hAnsi="Arial" w:cs="Arial"/>
          <w:b/>
        </w:rPr>
        <w:t>3</w:t>
      </w:r>
      <w:r w:rsidR="00092A3A" w:rsidRPr="00092A3A">
        <w:rPr>
          <w:rFonts w:ascii="Arial" w:hAnsi="Arial" w:cs="Arial"/>
          <w:b/>
        </w:rPr>
        <w:t>a</w:t>
      </w:r>
      <w:r w:rsidRPr="00092A3A">
        <w:rPr>
          <w:rFonts w:ascii="Arial" w:hAnsi="Arial" w:cs="Arial"/>
          <w:b/>
        </w:rPr>
        <w:t>),</w:t>
      </w:r>
      <w:r>
        <w:rPr>
          <w:rFonts w:ascii="Arial" w:hAnsi="Arial" w:cs="Arial"/>
        </w:rPr>
        <w:t xml:space="preserve"> an </w:t>
      </w:r>
      <w:r w:rsidR="00CE79A1">
        <w:rPr>
          <w:rFonts w:ascii="Arial" w:hAnsi="Arial" w:cs="Arial"/>
        </w:rPr>
        <w:t xml:space="preserve">early </w:t>
      </w:r>
      <w:r>
        <w:rPr>
          <w:rFonts w:ascii="Arial" w:hAnsi="Arial" w:cs="Arial"/>
        </w:rPr>
        <w:t>indication of increased</w:t>
      </w:r>
      <w:r w:rsidRPr="00411660">
        <w:rPr>
          <w:rFonts w:ascii="Arial" w:hAnsi="Arial" w:cs="Arial"/>
        </w:rPr>
        <w:t xml:space="preserve"> airflow obstruction</w:t>
      </w:r>
      <w:r>
        <w:rPr>
          <w:rFonts w:ascii="Arial" w:hAnsi="Arial" w:cs="Arial"/>
        </w:rPr>
        <w:t xml:space="preserve">. </w:t>
      </w:r>
      <w:r w:rsidR="00092A3A">
        <w:rPr>
          <w:rFonts w:ascii="Arial" w:hAnsi="Arial" w:cs="Arial"/>
        </w:rPr>
        <w:t xml:space="preserve">In addition, we </w:t>
      </w:r>
      <w:r w:rsidR="00CE79A1">
        <w:rPr>
          <w:rFonts w:ascii="Arial" w:hAnsi="Arial" w:cs="Arial"/>
        </w:rPr>
        <w:t xml:space="preserve">noted </w:t>
      </w:r>
      <w:r w:rsidR="006F4E99">
        <w:rPr>
          <w:rFonts w:ascii="Arial" w:hAnsi="Arial" w:cs="Arial"/>
        </w:rPr>
        <w:t xml:space="preserve">higher </w:t>
      </w:r>
      <w:r w:rsidR="00092A3A">
        <w:rPr>
          <w:rFonts w:ascii="Arial" w:hAnsi="Arial" w:cs="Arial"/>
        </w:rPr>
        <w:t xml:space="preserve">X20 </w:t>
      </w:r>
      <w:r w:rsidR="006F4E99">
        <w:rPr>
          <w:rFonts w:ascii="Arial" w:hAnsi="Arial" w:cs="Arial"/>
        </w:rPr>
        <w:t xml:space="preserve">(reactance) </w:t>
      </w:r>
      <w:r w:rsidR="00092A3A">
        <w:rPr>
          <w:rFonts w:ascii="Arial" w:hAnsi="Arial" w:cs="Arial"/>
        </w:rPr>
        <w:t>values in vapers compared to non-vaping controls</w:t>
      </w:r>
      <w:r w:rsidR="006F4E99">
        <w:rPr>
          <w:rFonts w:ascii="Arial" w:hAnsi="Arial" w:cs="Arial"/>
        </w:rPr>
        <w:t>, which could suggest vaping effects on lung parenchyma</w:t>
      </w:r>
      <w:r w:rsidR="0058256F">
        <w:rPr>
          <w:rFonts w:ascii="Arial" w:hAnsi="Arial" w:cs="Arial"/>
        </w:rPr>
        <w:t>’s elastance</w:t>
      </w:r>
      <w:r w:rsidR="006F4E99">
        <w:rPr>
          <w:rFonts w:ascii="Arial" w:hAnsi="Arial" w:cs="Arial"/>
        </w:rPr>
        <w:t xml:space="preserve"> </w:t>
      </w:r>
      <w:r w:rsidR="00092A3A">
        <w:rPr>
          <w:rFonts w:ascii="Arial" w:hAnsi="Arial" w:cs="Arial"/>
        </w:rPr>
        <w:t>(p=0.0058)</w:t>
      </w:r>
      <w:r w:rsidR="00325521">
        <w:rPr>
          <w:rFonts w:ascii="Arial" w:hAnsi="Arial" w:cs="Arial"/>
        </w:rPr>
        <w:t xml:space="preserve"> (</w:t>
      </w:r>
      <w:r w:rsidR="00A35BC4">
        <w:rPr>
          <w:rFonts w:ascii="Arial" w:hAnsi="Arial" w:cs="Arial"/>
          <w:b/>
        </w:rPr>
        <w:t xml:space="preserve">Figure </w:t>
      </w:r>
      <w:r w:rsidR="00C43737">
        <w:rPr>
          <w:rFonts w:ascii="Arial" w:hAnsi="Arial" w:cs="Arial"/>
          <w:b/>
        </w:rPr>
        <w:t>3</w:t>
      </w:r>
      <w:r w:rsidR="00325521">
        <w:rPr>
          <w:rFonts w:ascii="Arial" w:hAnsi="Arial" w:cs="Arial"/>
          <w:b/>
        </w:rPr>
        <w:t>b). In addition to demonstrating the feasibility of developing this cohort of Latinx adolescent</w:t>
      </w:r>
      <w:r w:rsidR="00FB1DE1">
        <w:rPr>
          <w:rFonts w:ascii="Arial" w:hAnsi="Arial" w:cs="Arial"/>
          <w:b/>
        </w:rPr>
        <w:t xml:space="preserve"> participants</w:t>
      </w:r>
      <w:r w:rsidR="00325521">
        <w:rPr>
          <w:rFonts w:ascii="Arial" w:hAnsi="Arial" w:cs="Arial"/>
          <w:b/>
        </w:rPr>
        <w:t>, these data are the first to demonstrate that habitual vap</w:t>
      </w:r>
      <w:r w:rsidR="00BD1DC0">
        <w:rPr>
          <w:rFonts w:ascii="Arial" w:hAnsi="Arial" w:cs="Arial"/>
          <w:b/>
        </w:rPr>
        <w:t>ing</w:t>
      </w:r>
      <w:r w:rsidR="00325521">
        <w:rPr>
          <w:rFonts w:ascii="Arial" w:hAnsi="Arial" w:cs="Arial"/>
          <w:b/>
        </w:rPr>
        <w:t xml:space="preserve"> is associated with abnormal lung function even in early adolescence</w:t>
      </w:r>
      <w:r w:rsidR="006500C3">
        <w:rPr>
          <w:rFonts w:ascii="Arial" w:hAnsi="Arial" w:cs="Arial"/>
          <w:b/>
        </w:rPr>
        <w:t xml:space="preserve">, </w:t>
      </w:r>
      <w:r w:rsidR="003A7C64">
        <w:rPr>
          <w:rFonts w:ascii="Arial" w:hAnsi="Arial" w:cs="Arial"/>
          <w:b/>
        </w:rPr>
        <w:t>show</w:t>
      </w:r>
      <w:r w:rsidR="006500C3">
        <w:rPr>
          <w:rFonts w:ascii="Arial" w:hAnsi="Arial" w:cs="Arial"/>
          <w:b/>
        </w:rPr>
        <w:t>ing</w:t>
      </w:r>
      <w:r w:rsidR="003A7C64">
        <w:rPr>
          <w:rFonts w:ascii="Arial" w:hAnsi="Arial" w:cs="Arial"/>
          <w:b/>
        </w:rPr>
        <w:t xml:space="preserve"> the detrimental impact of vape exposure during</w:t>
      </w:r>
      <w:r w:rsidR="00325521">
        <w:rPr>
          <w:rFonts w:ascii="Arial" w:hAnsi="Arial" w:cs="Arial"/>
          <w:b/>
        </w:rPr>
        <w:t xml:space="preserve"> a critical window of lung function development. </w:t>
      </w:r>
      <w:bookmarkEnd w:id="2"/>
    </w:p>
    <w:p w14:paraId="45196EC9" w14:textId="62FB50EF" w:rsidR="001E1CE1" w:rsidRPr="00F332B8" w:rsidRDefault="00B3442F" w:rsidP="00283FB4">
      <w:pPr>
        <w:pStyle w:val="xmsonormal"/>
        <w:shd w:val="clear" w:color="auto" w:fill="FFFFFF"/>
        <w:rPr>
          <w:rFonts w:ascii="Arial" w:hAnsi="Arial" w:cs="Arial"/>
          <w:b/>
        </w:rPr>
      </w:pPr>
      <w:r w:rsidRPr="00A54D95">
        <w:rPr>
          <w:rFonts w:ascii="Arial" w:hAnsi="Arial" w:cs="Arial"/>
          <w:b/>
          <w:noProof/>
        </w:rPr>
        <mc:AlternateContent>
          <mc:Choice Requires="wps">
            <w:drawing>
              <wp:anchor distT="0" distB="0" distL="114300" distR="114300" simplePos="0" relativeHeight="251658240" behindDoc="0" locked="0" layoutInCell="1" allowOverlap="1" wp14:anchorId="4480C7C3" wp14:editId="04AA4E1B">
                <wp:simplePos x="0" y="0"/>
                <wp:positionH relativeFrom="margin">
                  <wp:posOffset>3314700</wp:posOffset>
                </wp:positionH>
                <wp:positionV relativeFrom="paragraph">
                  <wp:posOffset>229870</wp:posOffset>
                </wp:positionV>
                <wp:extent cx="3392170" cy="3163570"/>
                <wp:effectExtent l="0" t="0" r="36830" b="3683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2170" cy="3163570"/>
                        </a:xfrm>
                        <a:prstGeom prst="rect">
                          <a:avLst/>
                        </a:prstGeom>
                        <a:solidFill>
                          <a:srgbClr val="FFFFFF"/>
                        </a:solidFill>
                        <a:ln w="9525">
                          <a:solidFill>
                            <a:srgbClr val="000000"/>
                          </a:solidFill>
                          <a:miter lim="800000"/>
                          <a:headEnd/>
                          <a:tailEnd/>
                        </a:ln>
                      </wps:spPr>
                      <wps:txbx>
                        <w:txbxContent>
                          <w:p w14:paraId="76728929" w14:textId="1C558B09" w:rsidR="004B1350" w:rsidRDefault="004B1350" w:rsidP="00B3442F">
                            <w:pPr>
                              <w:rPr>
                                <w:rFonts w:ascii="Arial" w:hAnsi="Arial" w:cs="Arial"/>
                                <w:b/>
                              </w:rPr>
                            </w:pPr>
                            <w:r>
                              <w:rPr>
                                <w:rFonts w:ascii="Arial" w:hAnsi="Arial" w:cs="Arial"/>
                                <w:b/>
                              </w:rPr>
                              <w:t>Figure 4:</w:t>
                            </w:r>
                          </w:p>
                          <w:p w14:paraId="2304CED3" w14:textId="73200E62" w:rsidR="004B1350" w:rsidRDefault="004B1350" w:rsidP="00B3442F">
                            <w:pPr>
                              <w:rPr>
                                <w:rFonts w:ascii="Arial" w:hAnsi="Arial" w:cs="Arial"/>
                                <w:b/>
                              </w:rPr>
                            </w:pPr>
                            <w:r>
                              <w:rPr>
                                <w:rFonts w:ascii="Helvetica" w:hAnsi="Helvetica"/>
                                <w:b/>
                                <w:bCs/>
                                <w:noProof/>
                                <w:sz w:val="20"/>
                                <w:szCs w:val="20"/>
                              </w:rPr>
                              <w:drawing>
                                <wp:inline distT="0" distB="0" distL="0" distR="0" wp14:anchorId="1408E904" wp14:editId="2F5E386B">
                                  <wp:extent cx="3218933" cy="21463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lcano plot.png"/>
                                          <pic:cNvPicPr/>
                                        </pic:nvPicPr>
                                        <pic:blipFill>
                                          <a:blip r:embed="rId18">
                                            <a:extLst>
                                              <a:ext uri="{28A0092B-C50C-407E-A947-70E740481C1C}">
                                                <a14:useLocalDpi xmlns:a14="http://schemas.microsoft.com/office/drawing/2010/main" val="0"/>
                                              </a:ext>
                                            </a:extLst>
                                          </a:blip>
                                          <a:stretch>
                                            <a:fillRect/>
                                          </a:stretch>
                                        </pic:blipFill>
                                        <pic:spPr>
                                          <a:xfrm>
                                            <a:off x="0" y="0"/>
                                            <a:ext cx="3246516" cy="2164692"/>
                                          </a:xfrm>
                                          <a:prstGeom prst="rect">
                                            <a:avLst/>
                                          </a:prstGeom>
                                        </pic:spPr>
                                      </pic:pic>
                                    </a:graphicData>
                                  </a:graphic>
                                </wp:inline>
                              </w:drawing>
                            </w:r>
                          </w:p>
                          <w:p w14:paraId="3888B62C" w14:textId="757DE548" w:rsidR="004B1350" w:rsidRPr="00354507" w:rsidRDefault="004B1350" w:rsidP="00B3442F">
                            <w:pPr>
                              <w:rPr>
                                <w:rFonts w:ascii="Arial" w:hAnsi="Arial" w:cs="Arial"/>
                                <w:sz w:val="18"/>
                                <w:szCs w:val="18"/>
                              </w:rPr>
                            </w:pPr>
                            <w:r>
                              <w:rPr>
                                <w:rFonts w:ascii="Arial" w:hAnsi="Arial" w:cs="Arial"/>
                                <w:sz w:val="18"/>
                                <w:szCs w:val="18"/>
                              </w:rPr>
                              <w:t>Volcano plot demonstrating genes that are differentially expressed between participants who vape and non-vaping controls</w:t>
                            </w:r>
                            <w:r w:rsidRPr="00354507">
                              <w:rPr>
                                <w:rFonts w:ascii="Arial" w:hAnsi="Arial" w:cs="Arial"/>
                                <w:sz w:val="18"/>
                                <w:szCs w:val="18"/>
                              </w:rPr>
                              <w:t xml:space="preserve">  </w:t>
                            </w:r>
                          </w:p>
                          <w:p w14:paraId="6FC191FE" w14:textId="77777777" w:rsidR="004B1350" w:rsidRPr="00A54D95" w:rsidRDefault="004B1350" w:rsidP="00B3442F">
                            <w:pPr>
                              <w:rPr>
                                <w:rFonts w:ascii="Arial" w:hAnsi="Arial" w:cs="Arial"/>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4" o:spid="_x0000_s1029" type="#_x0000_t202" style="position:absolute;margin-left:261pt;margin-top:18.1pt;width:267.1pt;height:249.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">
                <v:textbox>
                  <w:txbxContent>
                    <w:p w14:paraId="76728929" w14:textId="1C558B09" w:rsidR="004B1350" w:rsidRDefault="004B1350" w:rsidP="00B3442F">
                      <w:pPr>
                        <w:rPr>
                          <w:rFonts w:ascii="Arial" w:hAnsi="Arial" w:cs="Arial"/>
                          <w:b/>
                        </w:rPr>
                      </w:pPr>
                      <w:r>
                        <w:rPr>
                          <w:rFonts w:ascii="Arial" w:hAnsi="Arial" w:cs="Arial"/>
                          <w:b/>
                        </w:rPr>
                        <w:t>Figure 4:</w:t>
                      </w:r>
                    </w:p>
                    <w:p w14:paraId="2304CED3" w14:textId="73200E62" w:rsidR="004B1350" w:rsidRDefault="004B1350" w:rsidP="00B3442F">
                      <w:pPr>
                        <w:rPr>
                          <w:rFonts w:ascii="Arial" w:hAnsi="Arial" w:cs="Arial"/>
                          <w:b/>
                        </w:rPr>
                      </w:pPr>
                      <w:r>
                        <w:rPr>
                          <w:rFonts w:ascii="Helvetica" w:hAnsi="Helvetica"/>
                          <w:b/>
                          <w:bCs/>
                          <w:noProof/>
                          <w:sz w:val="20"/>
                          <w:szCs w:val="20"/>
                        </w:rPr>
                        <w:drawing>
                          <wp:inline distT="0" distB="0" distL="0" distR="0" wp14:anchorId="1408E904" wp14:editId="2F5E386B">
                            <wp:extent cx="3218933" cy="21463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lcano plot.png"/>
                                    <pic:cNvPicPr/>
                                  </pic:nvPicPr>
                                  <pic:blipFill>
                                    <a:blip r:embed="rId19">
                                      <a:extLst>
                                        <a:ext uri="{28A0092B-C50C-407E-A947-70E740481C1C}">
                                          <a14:useLocalDpi xmlns:a14="http://schemas.microsoft.com/office/drawing/2010/main" val="0"/>
                                        </a:ext>
                                      </a:extLst>
                                    </a:blip>
                                    <a:stretch>
                                      <a:fillRect/>
                                    </a:stretch>
                                  </pic:blipFill>
                                  <pic:spPr>
                                    <a:xfrm>
                                      <a:off x="0" y="0"/>
                                      <a:ext cx="3246516" cy="2164692"/>
                                    </a:xfrm>
                                    <a:prstGeom prst="rect">
                                      <a:avLst/>
                                    </a:prstGeom>
                                  </pic:spPr>
                                </pic:pic>
                              </a:graphicData>
                            </a:graphic>
                          </wp:inline>
                        </w:drawing>
                      </w:r>
                    </w:p>
                    <w:p w14:paraId="3888B62C" w14:textId="757DE548" w:rsidR="004B1350" w:rsidRPr="00354507" w:rsidRDefault="004B1350" w:rsidP="00B3442F">
                      <w:pPr>
                        <w:rPr>
                          <w:rFonts w:ascii="Arial" w:hAnsi="Arial" w:cs="Arial"/>
                          <w:sz w:val="18"/>
                          <w:szCs w:val="18"/>
                        </w:rPr>
                      </w:pPr>
                      <w:r>
                        <w:rPr>
                          <w:rFonts w:ascii="Arial" w:hAnsi="Arial" w:cs="Arial"/>
                          <w:sz w:val="18"/>
                          <w:szCs w:val="18"/>
                        </w:rPr>
                        <w:t>Volcano plot demonstrating genes that are differentially expressed between participants who vape and non-vaping controls</w:t>
                      </w:r>
                      <w:r w:rsidRPr="00354507">
                        <w:rPr>
                          <w:rFonts w:ascii="Arial" w:hAnsi="Arial" w:cs="Arial"/>
                          <w:sz w:val="18"/>
                          <w:szCs w:val="18"/>
                        </w:rPr>
                        <w:t xml:space="preserve">  </w:t>
                      </w:r>
                    </w:p>
                    <w:p w14:paraId="6FC191FE" w14:textId="77777777" w:rsidR="004B1350" w:rsidRPr="00A54D95" w:rsidRDefault="004B1350" w:rsidP="00B3442F">
                      <w:pPr>
                        <w:rPr>
                          <w:rFonts w:ascii="Arial" w:hAnsi="Arial" w:cs="Arial"/>
                          <w:b/>
                        </w:rPr>
                      </w:pPr>
                    </w:p>
                  </w:txbxContent>
                </v:textbox>
                <w10:wrap type="square" anchorx="margin"/>
              </v:shape>
            </w:pict>
          </mc:Fallback>
        </mc:AlternateContent>
      </w:r>
      <w:r w:rsidR="007B0B93">
        <w:rPr>
          <w:rFonts w:ascii="Arial" w:hAnsi="Arial" w:cs="Arial"/>
          <w:b/>
        </w:rPr>
        <w:t xml:space="preserve">D.4.4. </w:t>
      </w:r>
      <w:r w:rsidR="003A7C64" w:rsidRPr="005F69FE">
        <w:rPr>
          <w:rFonts w:ascii="Arial" w:hAnsi="Arial" w:cs="Arial"/>
          <w:b/>
        </w:rPr>
        <w:t xml:space="preserve">The </w:t>
      </w:r>
      <w:r w:rsidR="008106F2">
        <w:rPr>
          <w:rFonts w:ascii="Arial" w:hAnsi="Arial" w:cs="Arial"/>
          <w:b/>
        </w:rPr>
        <w:t xml:space="preserve">Nasal Epithelial </w:t>
      </w:r>
      <w:r w:rsidR="003A7C64" w:rsidRPr="005F69FE">
        <w:rPr>
          <w:rFonts w:ascii="Arial" w:hAnsi="Arial" w:cs="Arial"/>
          <w:b/>
        </w:rPr>
        <w:t>Gene Expression</w:t>
      </w:r>
      <w:r w:rsidR="003A7C64">
        <w:rPr>
          <w:rFonts w:ascii="Arial" w:hAnsi="Arial" w:cs="Arial"/>
          <w:b/>
        </w:rPr>
        <w:t xml:space="preserve"> Signature of Vape Use in Latinx Adolescents</w:t>
      </w:r>
      <w:r w:rsidR="003A7C64" w:rsidRPr="005F69FE">
        <w:rPr>
          <w:rFonts w:ascii="Arial" w:hAnsi="Arial" w:cs="Arial"/>
          <w:b/>
        </w:rPr>
        <w:t>:</w:t>
      </w:r>
      <w:r w:rsidR="00971617">
        <w:rPr>
          <w:rFonts w:ascii="Arial" w:hAnsi="Arial" w:cs="Arial"/>
          <w:b/>
        </w:rPr>
        <w:t xml:space="preserve">  </w:t>
      </w:r>
      <w:r w:rsidR="008106F2" w:rsidRPr="00EE7444">
        <w:rPr>
          <w:rFonts w:ascii="Arial" w:hAnsi="Arial" w:cs="Arial"/>
          <w:noProof/>
        </w:rPr>
        <w:t xml:space="preserve">Identification of biomarkers in the nasal epithelium is of major interest given its easy accessibility compared to bronchial </w:t>
      </w:r>
      <w:r w:rsidR="008106F2">
        <w:rPr>
          <w:rFonts w:ascii="Arial" w:hAnsi="Arial" w:cs="Arial"/>
          <w:noProof/>
        </w:rPr>
        <w:t>epithelium</w:t>
      </w:r>
      <w:r w:rsidR="008106F2" w:rsidRPr="00EE7444">
        <w:rPr>
          <w:rFonts w:ascii="Arial" w:hAnsi="Arial" w:cs="Arial"/>
          <w:noProof/>
        </w:rPr>
        <w:t xml:space="preserve"> sampling</w:t>
      </w:r>
      <w:r w:rsidR="008106F2">
        <w:rPr>
          <w:rFonts w:ascii="Arial" w:hAnsi="Arial" w:cs="Arial"/>
          <w:noProof/>
        </w:rPr>
        <w:t>,</w:t>
      </w:r>
      <w:r w:rsidR="008106F2" w:rsidRPr="00EE7444">
        <w:rPr>
          <w:rFonts w:ascii="Arial" w:hAnsi="Arial" w:cs="Arial"/>
          <w:noProof/>
        </w:rPr>
        <w:t xml:space="preserve"> which</w:t>
      </w:r>
      <w:r w:rsidR="008106F2">
        <w:rPr>
          <w:rFonts w:ascii="Arial" w:hAnsi="Arial" w:cs="Arial"/>
          <w:noProof/>
        </w:rPr>
        <w:t xml:space="preserve"> requires invasive procedures. Moreover, p</w:t>
      </w:r>
      <w:r w:rsidR="008106F2" w:rsidRPr="00EE7444">
        <w:rPr>
          <w:rFonts w:ascii="Arial" w:hAnsi="Arial" w:cs="Arial"/>
          <w:noProof/>
        </w:rPr>
        <w:t>revious studies have demonstrated shared airway biology between the upper and lower respiratory tracts including preserved gene expression patterns.</w:t>
      </w:r>
      <w:r w:rsidR="00417C1B">
        <w:rPr>
          <w:rFonts w:ascii="Arial" w:hAnsi="Arial" w:cs="Arial"/>
          <w:noProof/>
        </w:rPr>
        <w:t>{Wagener, 2013 #176;Boudewijn, 2017 #77}</w:t>
      </w:r>
      <w:r w:rsidR="008106F2">
        <w:rPr>
          <w:rFonts w:ascii="Arial" w:hAnsi="Arial" w:cs="Arial"/>
          <w:noProof/>
          <w:vertAlign w:val="superscript"/>
        </w:rPr>
        <w:t xml:space="preserve">  </w:t>
      </w:r>
      <w:r w:rsidR="008106F2" w:rsidRPr="00EE7444">
        <w:rPr>
          <w:rFonts w:ascii="Arial" w:hAnsi="Arial" w:cs="Arial"/>
          <w:noProof/>
        </w:rPr>
        <w:t>Our team has significant experience obtaining high quality RNA from nasal epithelium</w:t>
      </w:r>
      <w:r w:rsidR="008106F2">
        <w:rPr>
          <w:rFonts w:ascii="Arial" w:hAnsi="Arial" w:cs="Arial"/>
          <w:noProof/>
        </w:rPr>
        <w:t xml:space="preserve">(RNA Integrity Numbers [RIN]: 6.8-8.6). </w:t>
      </w:r>
      <w:r w:rsidR="008106F2" w:rsidRPr="00EE7444">
        <w:rPr>
          <w:rFonts w:ascii="Arial" w:hAnsi="Arial" w:cs="Arial"/>
          <w:noProof/>
        </w:rPr>
        <w:t>We also have extensive experience anlayzing RNA-seq data</w:t>
      </w:r>
      <w:r w:rsidR="008106F2">
        <w:rPr>
          <w:rFonts w:ascii="Arial" w:hAnsi="Arial" w:cs="Arial"/>
          <w:noProof/>
        </w:rPr>
        <w:t>.</w:t>
      </w:r>
      <w:r w:rsidR="00417C1B">
        <w:rPr>
          <w:rFonts w:ascii="Arial" w:hAnsi="Arial" w:cs="Arial"/>
          <w:noProof/>
        </w:rPr>
        <w:t>{Bradford, 2015 #81;Rudra, 2018 #79;Miller, 2017 #78;Vestal, 2018 #80}</w:t>
      </w:r>
      <w:r w:rsidR="008106F2">
        <w:rPr>
          <w:rFonts w:ascii="Arial" w:hAnsi="Arial" w:cs="Arial"/>
          <w:noProof/>
        </w:rPr>
        <w:t xml:space="preserve"> </w:t>
      </w:r>
      <w:r w:rsidR="00BE7EBA">
        <w:rPr>
          <w:rFonts w:ascii="Arial" w:hAnsi="Arial" w:cs="Arial"/>
        </w:rPr>
        <w:t>As part of our pilot investigation, we</w:t>
      </w:r>
      <w:r w:rsidR="00971617" w:rsidRPr="00971617">
        <w:rPr>
          <w:rFonts w:ascii="Arial" w:hAnsi="Arial" w:cs="Arial"/>
        </w:rPr>
        <w:t xml:space="preserve"> </w:t>
      </w:r>
      <w:r w:rsidR="00BE7EBA">
        <w:rPr>
          <w:rFonts w:ascii="Arial" w:hAnsi="Arial" w:cs="Arial"/>
        </w:rPr>
        <w:t xml:space="preserve">collected nasal brushes on each of the study participants. </w:t>
      </w:r>
      <w:r w:rsidR="006500C3">
        <w:rPr>
          <w:rFonts w:ascii="Arial" w:hAnsi="Arial" w:cs="Arial"/>
        </w:rPr>
        <w:t>W</w:t>
      </w:r>
      <w:r w:rsidR="00E725B6">
        <w:rPr>
          <w:rFonts w:ascii="Arial" w:hAnsi="Arial" w:cs="Arial"/>
        </w:rPr>
        <w:t xml:space="preserve">e </w:t>
      </w:r>
      <w:r w:rsidR="00E725B6" w:rsidRPr="00FD0D9D">
        <w:rPr>
          <w:rFonts w:ascii="Arial" w:hAnsi="Arial" w:cs="Arial"/>
        </w:rPr>
        <w:t>compare</w:t>
      </w:r>
      <w:r w:rsidR="00E725B6">
        <w:rPr>
          <w:rFonts w:ascii="Arial" w:hAnsi="Arial" w:cs="Arial"/>
        </w:rPr>
        <w:t>d</w:t>
      </w:r>
      <w:r w:rsidR="00E725B6" w:rsidRPr="00FD0D9D">
        <w:rPr>
          <w:rFonts w:ascii="Arial" w:hAnsi="Arial" w:cs="Arial"/>
        </w:rPr>
        <w:t xml:space="preserve"> nasal epithelial gene expression in adolescent subjects who vape to non-vaping controls to </w:t>
      </w:r>
      <w:r w:rsidR="00E725B6">
        <w:rPr>
          <w:rFonts w:ascii="Arial" w:hAnsi="Arial" w:cs="Arial"/>
        </w:rPr>
        <w:t>investigate the impact of vape exposure on airway biology</w:t>
      </w:r>
      <w:r w:rsidR="00E725B6" w:rsidRPr="00FD0D9D">
        <w:rPr>
          <w:rFonts w:ascii="Arial" w:hAnsi="Arial" w:cs="Arial"/>
        </w:rPr>
        <w:t xml:space="preserve">. </w:t>
      </w:r>
      <w:r w:rsidR="006500C3">
        <w:rPr>
          <w:rFonts w:ascii="Arial" w:hAnsi="Arial" w:cs="Arial"/>
        </w:rPr>
        <w:t xml:space="preserve">RNA-sequencing was performed </w:t>
      </w:r>
      <w:r w:rsidR="005A25DD" w:rsidRPr="003608A2">
        <w:rPr>
          <w:rFonts w:ascii="Arial" w:hAnsi="Arial" w:cs="Arial"/>
        </w:rPr>
        <w:t xml:space="preserve">through the Genomics </w:t>
      </w:r>
      <w:r w:rsidR="005A25DD">
        <w:rPr>
          <w:rFonts w:ascii="Arial" w:hAnsi="Arial" w:cs="Arial"/>
        </w:rPr>
        <w:t>Core</w:t>
      </w:r>
      <w:r w:rsidR="005A25DD" w:rsidRPr="003608A2">
        <w:rPr>
          <w:rFonts w:ascii="Arial" w:hAnsi="Arial" w:cs="Arial"/>
        </w:rPr>
        <w:t xml:space="preserve"> at the University of </w:t>
      </w:r>
      <w:r w:rsidR="005A25DD" w:rsidRPr="003608A2">
        <w:rPr>
          <w:rFonts w:ascii="Arial" w:hAnsi="Arial" w:cs="Arial"/>
        </w:rPr>
        <w:lastRenderedPageBreak/>
        <w:t>Colorado Anschutz Medical Campus.</w:t>
      </w:r>
      <w:r w:rsidR="005A25DD">
        <w:rPr>
          <w:rFonts w:ascii="Arial" w:hAnsi="Arial" w:cs="Arial"/>
        </w:rPr>
        <w:t xml:space="preserve"> W</w:t>
      </w:r>
      <w:r w:rsidR="000A2096">
        <w:rPr>
          <w:rFonts w:ascii="Arial" w:hAnsi="Arial" w:cs="Arial"/>
        </w:rPr>
        <w:t xml:space="preserve">e </w:t>
      </w:r>
      <w:r w:rsidR="006500C3">
        <w:rPr>
          <w:rFonts w:ascii="Arial" w:hAnsi="Arial" w:cs="Arial"/>
        </w:rPr>
        <w:t>evaluated</w:t>
      </w:r>
      <w:r w:rsidR="000A2096">
        <w:rPr>
          <w:rFonts w:ascii="Arial" w:hAnsi="Arial" w:cs="Arial"/>
        </w:rPr>
        <w:t xml:space="preserve"> if nasal epithelial genes were differentially expressed by vaping status. We identified differences in gene expression by vaping exposure. Of </w:t>
      </w:r>
      <w:r w:rsidR="000A2096" w:rsidRPr="003B7936">
        <w:rPr>
          <w:rFonts w:ascii="Arial" w:hAnsi="Arial" w:cs="Arial"/>
        </w:rPr>
        <w:t>16860</w:t>
      </w:r>
      <w:r w:rsidR="000A2096">
        <w:rPr>
          <w:rFonts w:ascii="Arial" w:hAnsi="Arial" w:cs="Arial"/>
        </w:rPr>
        <w:t xml:space="preserve"> nasal epithelial genes tested, 4608 </w:t>
      </w:r>
      <w:bookmarkStart w:id="3" w:name="_Hlk72733420"/>
      <w:r w:rsidR="000A2096">
        <w:rPr>
          <w:rFonts w:ascii="Arial" w:hAnsi="Arial" w:cs="Arial"/>
        </w:rPr>
        <w:t xml:space="preserve">were significantly differentially expressed between vaping and control participants </w:t>
      </w:r>
      <w:bookmarkEnd w:id="3"/>
      <w:r w:rsidR="000A2096">
        <w:rPr>
          <w:rFonts w:ascii="Arial" w:hAnsi="Arial" w:cs="Arial"/>
        </w:rPr>
        <w:t>(</w:t>
      </w:r>
      <w:bookmarkStart w:id="4" w:name="_Hlk72731699"/>
      <w:r w:rsidR="000A2096" w:rsidRPr="00F44CCD">
        <w:rPr>
          <w:rFonts w:ascii="Arial" w:hAnsi="Arial" w:cs="Arial"/>
        </w:rPr>
        <w:t xml:space="preserve">false discovery rate </w:t>
      </w:r>
      <w:r w:rsidR="000A2096">
        <w:rPr>
          <w:rFonts w:ascii="Arial" w:hAnsi="Arial" w:cs="Arial"/>
        </w:rPr>
        <w:t>[</w:t>
      </w:r>
      <w:r w:rsidR="000A2096" w:rsidRPr="000646BF">
        <w:rPr>
          <w:rFonts w:ascii="Arial" w:hAnsi="Arial" w:cs="Arial"/>
        </w:rPr>
        <w:t>FDR</w:t>
      </w:r>
      <w:r w:rsidR="000A2096">
        <w:rPr>
          <w:rFonts w:ascii="Arial" w:hAnsi="Arial" w:cs="Arial"/>
        </w:rPr>
        <w:t>]</w:t>
      </w:r>
      <w:bookmarkEnd w:id="4"/>
      <w:r w:rsidR="000A2096" w:rsidRPr="000646BF">
        <w:rPr>
          <w:rFonts w:ascii="Arial" w:hAnsi="Arial" w:cs="Arial"/>
        </w:rPr>
        <w:t xml:space="preserve"> adjusted p-</w:t>
      </w:r>
      <w:r w:rsidR="000A2096" w:rsidRPr="00501ED0">
        <w:rPr>
          <w:rFonts w:ascii="Arial" w:hAnsi="Arial" w:cs="Arial"/>
          <w:color w:val="000000" w:themeColor="text1"/>
        </w:rPr>
        <w:t>value&lt;0.05), adjusting for age (years), male sex, Latino ancestry, and four inferred covariates (</w:t>
      </w:r>
      <w:proofErr w:type="spellStart"/>
      <w:r w:rsidR="000A2096" w:rsidRPr="00501ED0">
        <w:rPr>
          <w:rFonts w:ascii="Arial" w:hAnsi="Arial" w:cs="Arial"/>
          <w:color w:val="000000" w:themeColor="text1"/>
        </w:rPr>
        <w:t>RUVr</w:t>
      </w:r>
      <w:proofErr w:type="spellEnd"/>
      <w:r w:rsidR="000A2096" w:rsidRPr="00501ED0">
        <w:rPr>
          <w:rFonts w:ascii="Arial" w:hAnsi="Arial" w:cs="Arial"/>
          <w:color w:val="000000" w:themeColor="text1"/>
        </w:rPr>
        <w:t xml:space="preserve"> factors)</w:t>
      </w:r>
      <w:r w:rsidR="00ED3D04" w:rsidRPr="00ED3D04">
        <w:t xml:space="preserve"> </w:t>
      </w:r>
      <w:r w:rsidR="00ED3D04" w:rsidRPr="00ED3D04">
        <w:rPr>
          <w:rFonts w:ascii="Arial" w:hAnsi="Arial" w:cs="Arial"/>
          <w:color w:val="000000" w:themeColor="text1"/>
        </w:rPr>
        <w:t>{</w:t>
      </w:r>
      <w:proofErr w:type="spellStart"/>
      <w:r w:rsidR="00ED3D04" w:rsidRPr="00ED3D04">
        <w:rPr>
          <w:rFonts w:ascii="Arial" w:hAnsi="Arial" w:cs="Arial"/>
          <w:color w:val="000000" w:themeColor="text1"/>
        </w:rPr>
        <w:t>Risso</w:t>
      </w:r>
      <w:proofErr w:type="spellEnd"/>
      <w:r w:rsidR="00ED3D04" w:rsidRPr="00ED3D04">
        <w:rPr>
          <w:rFonts w:ascii="Arial" w:hAnsi="Arial" w:cs="Arial"/>
          <w:color w:val="000000" w:themeColor="text1"/>
        </w:rPr>
        <w:t>, 2014 #62}</w:t>
      </w:r>
      <w:r w:rsidR="000A2096" w:rsidRPr="00501ED0">
        <w:rPr>
          <w:rFonts w:ascii="Arial" w:hAnsi="Arial" w:cs="Arial"/>
          <w:color w:val="000000" w:themeColor="text1"/>
        </w:rPr>
        <w:t xml:space="preserve"> to address</w:t>
      </w:r>
      <w:r w:rsidR="000A2096">
        <w:rPr>
          <w:rFonts w:ascii="Arial" w:hAnsi="Arial" w:cs="Arial"/>
        </w:rPr>
        <w:t xml:space="preserve"> unmeasured confounders</w:t>
      </w:r>
      <w:r>
        <w:rPr>
          <w:rFonts w:ascii="Arial" w:hAnsi="Arial" w:cs="Arial"/>
        </w:rPr>
        <w:t xml:space="preserve"> </w:t>
      </w:r>
      <w:r>
        <w:rPr>
          <w:rFonts w:ascii="Arial" w:hAnsi="Arial" w:cs="Arial"/>
          <w:b/>
          <w:noProof/>
        </w:rPr>
        <w:t xml:space="preserve">(Figure </w:t>
      </w:r>
      <w:r w:rsidR="00C43737">
        <w:rPr>
          <w:rFonts w:ascii="Arial" w:hAnsi="Arial" w:cs="Arial"/>
          <w:b/>
          <w:noProof/>
        </w:rPr>
        <w:t>4</w:t>
      </w:r>
      <w:r>
        <w:rPr>
          <w:rFonts w:ascii="Arial" w:hAnsi="Arial" w:cs="Arial"/>
          <w:b/>
          <w:noProof/>
        </w:rPr>
        <w:t>)</w:t>
      </w:r>
      <w:r w:rsidR="000A2096">
        <w:rPr>
          <w:rFonts w:ascii="Arial" w:hAnsi="Arial" w:cs="Arial"/>
        </w:rPr>
        <w:t xml:space="preserve">. Based on </w:t>
      </w:r>
      <w:r w:rsidR="00501ED0">
        <w:rPr>
          <w:rFonts w:ascii="Arial" w:hAnsi="Arial" w:cs="Arial"/>
        </w:rPr>
        <w:t>gene set enrichment analysis (</w:t>
      </w:r>
      <w:r w:rsidR="000A2096">
        <w:rPr>
          <w:rFonts w:ascii="Arial" w:hAnsi="Arial" w:cs="Arial"/>
        </w:rPr>
        <w:t>GSEA</w:t>
      </w:r>
      <w:r w:rsidR="00501ED0">
        <w:rPr>
          <w:rFonts w:ascii="Arial" w:hAnsi="Arial" w:cs="Arial"/>
        </w:rPr>
        <w:t>)</w:t>
      </w:r>
      <w:r w:rsidR="000A2096">
        <w:rPr>
          <w:rFonts w:ascii="Arial" w:hAnsi="Arial" w:cs="Arial"/>
        </w:rPr>
        <w:t xml:space="preserve"> pathway enrichment analyses, </w:t>
      </w:r>
      <w:r w:rsidR="000A2096">
        <w:rPr>
          <w:rFonts w:ascii="Arial" w:hAnsi="Arial" w:cs="Arial"/>
          <w:noProof/>
        </w:rPr>
        <w:t>v</w:t>
      </w:r>
      <w:r w:rsidR="000A2096" w:rsidRPr="006326A6">
        <w:rPr>
          <w:rFonts w:ascii="Arial" w:hAnsi="Arial" w:cs="Arial"/>
          <w:noProof/>
        </w:rPr>
        <w:t xml:space="preserve">aping </w:t>
      </w:r>
      <w:r w:rsidR="000A2096">
        <w:rPr>
          <w:rFonts w:ascii="Arial" w:hAnsi="Arial" w:cs="Arial"/>
          <w:noProof/>
        </w:rPr>
        <w:t>participants</w:t>
      </w:r>
      <w:r w:rsidR="000A2096" w:rsidRPr="006326A6">
        <w:rPr>
          <w:rFonts w:ascii="Arial" w:hAnsi="Arial" w:cs="Arial"/>
          <w:noProof/>
        </w:rPr>
        <w:t xml:space="preserve"> </w:t>
      </w:r>
      <w:r w:rsidR="00501ED0">
        <w:rPr>
          <w:rFonts w:ascii="Arial" w:hAnsi="Arial" w:cs="Arial"/>
          <w:noProof/>
        </w:rPr>
        <w:t xml:space="preserve">overexpressed </w:t>
      </w:r>
      <w:r w:rsidR="000A2096">
        <w:rPr>
          <w:rFonts w:ascii="Arial" w:hAnsi="Arial" w:cs="Arial"/>
          <w:noProof/>
        </w:rPr>
        <w:t xml:space="preserve">genes in </w:t>
      </w:r>
      <w:r w:rsidR="000A2096" w:rsidRPr="00704E91">
        <w:rPr>
          <w:rFonts w:ascii="Arial" w:hAnsi="Arial" w:cs="Arial"/>
          <w:noProof/>
        </w:rPr>
        <w:t>hypoxia/inflammatory</w:t>
      </w:r>
      <w:r w:rsidR="00501ED0">
        <w:rPr>
          <w:rFonts w:ascii="Arial" w:hAnsi="Arial" w:cs="Arial"/>
          <w:noProof/>
        </w:rPr>
        <w:t xml:space="preserve"> reac</w:t>
      </w:r>
      <w:r w:rsidR="0058256F">
        <w:rPr>
          <w:rFonts w:ascii="Arial" w:hAnsi="Arial" w:cs="Arial"/>
          <w:noProof/>
        </w:rPr>
        <w:t>t</w:t>
      </w:r>
      <w:r w:rsidR="00501ED0">
        <w:rPr>
          <w:rFonts w:ascii="Arial" w:hAnsi="Arial" w:cs="Arial"/>
          <w:noProof/>
        </w:rPr>
        <w:t>ome</w:t>
      </w:r>
      <w:r w:rsidR="000A2096" w:rsidRPr="00704E91">
        <w:rPr>
          <w:rFonts w:ascii="Arial" w:hAnsi="Arial" w:cs="Arial"/>
          <w:noProof/>
        </w:rPr>
        <w:t xml:space="preserve"> pathway</w:t>
      </w:r>
      <w:r w:rsidR="000A2096">
        <w:rPr>
          <w:rFonts w:ascii="Arial" w:hAnsi="Arial" w:cs="Arial"/>
          <w:noProof/>
        </w:rPr>
        <w:t xml:space="preserve">s (e.g., </w:t>
      </w:r>
      <w:r w:rsidR="000A2096" w:rsidRPr="001034A8">
        <w:rPr>
          <w:rFonts w:ascii="Arial" w:hAnsi="Arial" w:cs="Arial"/>
          <w:i/>
          <w:iCs/>
          <w:noProof/>
        </w:rPr>
        <w:t>ARNT</w:t>
      </w:r>
      <w:r w:rsidR="000A2096">
        <w:rPr>
          <w:rFonts w:ascii="Arial" w:hAnsi="Arial" w:cs="Arial"/>
          <w:noProof/>
        </w:rPr>
        <w:t xml:space="preserve"> and </w:t>
      </w:r>
      <w:r w:rsidR="000A2096" w:rsidRPr="001034A8">
        <w:rPr>
          <w:rFonts w:ascii="Arial" w:hAnsi="Arial" w:cs="Arial"/>
          <w:i/>
          <w:iCs/>
          <w:noProof/>
        </w:rPr>
        <w:t>EGLN1</w:t>
      </w:r>
      <w:r w:rsidR="000A2096">
        <w:rPr>
          <w:rFonts w:ascii="Arial" w:hAnsi="Arial" w:cs="Arial"/>
          <w:noProof/>
        </w:rPr>
        <w:t>)</w:t>
      </w:r>
      <w:r w:rsidR="000A2096" w:rsidRPr="00704E91">
        <w:rPr>
          <w:rFonts w:ascii="Arial" w:hAnsi="Arial" w:cs="Arial"/>
          <w:noProof/>
        </w:rPr>
        <w:t xml:space="preserve"> and underexpression of ciliogenesis genes </w:t>
      </w:r>
      <w:r w:rsidR="000A2096">
        <w:rPr>
          <w:rFonts w:ascii="Arial" w:hAnsi="Arial" w:cs="Arial"/>
          <w:noProof/>
        </w:rPr>
        <w:t>(</w:t>
      </w:r>
      <w:r w:rsidR="000A2096" w:rsidRPr="001034A8">
        <w:rPr>
          <w:rFonts w:ascii="Arial" w:hAnsi="Arial" w:cs="Arial"/>
          <w:i/>
          <w:iCs/>
          <w:noProof/>
        </w:rPr>
        <w:t>ARL13B</w:t>
      </w:r>
      <w:r w:rsidR="000A2096">
        <w:rPr>
          <w:rFonts w:ascii="Arial" w:hAnsi="Arial" w:cs="Arial"/>
          <w:noProof/>
        </w:rPr>
        <w:t xml:space="preserve"> and </w:t>
      </w:r>
      <w:r w:rsidR="000A2096" w:rsidRPr="001034A8">
        <w:rPr>
          <w:rFonts w:ascii="Arial" w:hAnsi="Arial" w:cs="Arial"/>
          <w:i/>
          <w:iCs/>
          <w:noProof/>
        </w:rPr>
        <w:t>BBIP1</w:t>
      </w:r>
      <w:r w:rsidR="000A2096">
        <w:rPr>
          <w:rFonts w:ascii="Arial" w:hAnsi="Arial" w:cs="Arial"/>
          <w:noProof/>
        </w:rPr>
        <w:t xml:space="preserve">) </w:t>
      </w:r>
      <w:r w:rsidR="00501ED0">
        <w:rPr>
          <w:rFonts w:ascii="Arial" w:hAnsi="Arial" w:cs="Arial"/>
          <w:noProof/>
        </w:rPr>
        <w:t>relative to controls</w:t>
      </w:r>
      <w:r w:rsidR="000A2096">
        <w:rPr>
          <w:rFonts w:ascii="Arial" w:hAnsi="Arial" w:cs="Arial"/>
          <w:noProof/>
        </w:rPr>
        <w:t>.</w:t>
      </w:r>
      <w:r w:rsidR="00283FB4">
        <w:rPr>
          <w:rFonts w:ascii="Arial" w:hAnsi="Arial" w:cs="Arial"/>
          <w:noProof/>
        </w:rPr>
        <w:t xml:space="preserve"> </w:t>
      </w:r>
      <w:r w:rsidR="00F332B8">
        <w:rPr>
          <w:rFonts w:ascii="Arial" w:hAnsi="Arial" w:cs="Arial"/>
          <w:noProof/>
        </w:rPr>
        <w:t xml:space="preserve"> </w:t>
      </w:r>
      <w:r w:rsidR="00F332B8">
        <w:rPr>
          <w:rFonts w:ascii="Arial" w:hAnsi="Arial" w:cs="Arial"/>
          <w:b/>
          <w:noProof/>
        </w:rPr>
        <w:t xml:space="preserve">These results suggest that increased airway inflammation and ciliary dysfunction result from habitual vape exposure and may be the biological mechanism underlying the impaired lung function seen in early adolescence.   </w:t>
      </w:r>
    </w:p>
    <w:p w14:paraId="2362B59F" w14:textId="77777777" w:rsidR="001E1CE1" w:rsidRDefault="001E1CE1" w:rsidP="001E1CE1">
      <w:pPr>
        <w:pStyle w:val="xmsonormal"/>
        <w:shd w:val="clear" w:color="auto" w:fill="FFFFFF"/>
      </w:pPr>
    </w:p>
    <w:p w14:paraId="4B70A251" w14:textId="777F78B9" w:rsidR="007B0B93" w:rsidRDefault="007B0B93" w:rsidP="007B0B93">
      <w:pPr>
        <w:contextualSpacing/>
        <w:rPr>
          <w:rFonts w:ascii="Arial" w:hAnsi="Arial" w:cs="Arial"/>
          <w:b/>
        </w:rPr>
      </w:pPr>
      <w:r>
        <w:rPr>
          <w:rFonts w:ascii="Arial" w:hAnsi="Arial" w:cs="Arial"/>
          <w:b/>
        </w:rPr>
        <w:t xml:space="preserve">E. </w:t>
      </w:r>
      <w:r w:rsidR="00420E18" w:rsidRPr="006B44EA">
        <w:rPr>
          <w:rFonts w:ascii="Arial" w:hAnsi="Arial" w:cs="Arial"/>
          <w:b/>
        </w:rPr>
        <w:t xml:space="preserve">RESEARCH METHODS: </w:t>
      </w:r>
    </w:p>
    <w:p w14:paraId="74BA614C" w14:textId="68384F17" w:rsidR="00C82739" w:rsidRDefault="007B0B93" w:rsidP="007B0B93">
      <w:pPr>
        <w:contextualSpacing/>
        <w:rPr>
          <w:rFonts w:ascii="Arial" w:hAnsi="Arial" w:cs="Arial"/>
        </w:rPr>
      </w:pPr>
      <w:r>
        <w:rPr>
          <w:rFonts w:ascii="Arial" w:hAnsi="Arial" w:cs="Arial"/>
          <w:b/>
        </w:rPr>
        <w:t xml:space="preserve">E.1. </w:t>
      </w:r>
      <w:r w:rsidR="00420E18" w:rsidRPr="006B44EA">
        <w:rPr>
          <w:rFonts w:ascii="Arial" w:hAnsi="Arial" w:cs="Arial"/>
          <w:b/>
        </w:rPr>
        <w:t xml:space="preserve">Study Preparation: </w:t>
      </w:r>
      <w:r w:rsidR="00420E18" w:rsidRPr="006B44EA">
        <w:rPr>
          <w:rFonts w:ascii="Arial" w:hAnsi="Arial" w:cs="Arial"/>
          <w:u w:val="single"/>
        </w:rPr>
        <w:t>Research Meetings</w:t>
      </w:r>
      <w:r w:rsidR="00420E18" w:rsidRPr="006B44EA">
        <w:rPr>
          <w:rFonts w:ascii="Arial" w:hAnsi="Arial" w:cs="Arial"/>
          <w:b/>
        </w:rPr>
        <w:t xml:space="preserve"> </w:t>
      </w:r>
      <w:r w:rsidR="00420E18" w:rsidRPr="006B44EA">
        <w:rPr>
          <w:rFonts w:ascii="Arial" w:hAnsi="Arial" w:cs="Arial"/>
          <w:iCs/>
        </w:rPr>
        <w:t xml:space="preserve">will occur by conference call weekly to discuss logistical issues, data collection, and other project management issues. </w:t>
      </w:r>
      <w:r w:rsidR="00420E18" w:rsidRPr="006B44EA">
        <w:rPr>
          <w:rFonts w:ascii="Arial" w:hAnsi="Arial" w:cs="Arial"/>
          <w:u w:val="single"/>
        </w:rPr>
        <w:t>Training of Personnel</w:t>
      </w:r>
      <w:r w:rsidR="00420E18" w:rsidRPr="006B44EA">
        <w:rPr>
          <w:rFonts w:ascii="Arial" w:hAnsi="Arial" w:cs="Arial"/>
        </w:rPr>
        <w:t>:</w:t>
      </w:r>
      <w:r w:rsidR="00420E18" w:rsidRPr="006B44EA">
        <w:rPr>
          <w:rFonts w:ascii="Arial" w:hAnsi="Arial" w:cs="Arial"/>
          <w:b/>
        </w:rPr>
        <w:t xml:space="preserve"> </w:t>
      </w:r>
      <w:r w:rsidR="00420E18" w:rsidRPr="006B44EA">
        <w:rPr>
          <w:rFonts w:ascii="Arial" w:hAnsi="Arial" w:cs="Arial"/>
        </w:rPr>
        <w:t xml:space="preserve">The </w:t>
      </w:r>
      <w:r w:rsidR="00420E18">
        <w:rPr>
          <w:rFonts w:ascii="Arial" w:hAnsi="Arial" w:cs="Arial"/>
        </w:rPr>
        <w:t>investigators</w:t>
      </w:r>
      <w:r w:rsidR="00420E18" w:rsidRPr="006B44EA">
        <w:rPr>
          <w:rFonts w:ascii="Arial" w:hAnsi="Arial" w:cs="Arial"/>
        </w:rPr>
        <w:t xml:space="preserve"> and research assistants (RAs) will undergo a </w:t>
      </w:r>
      <w:r w:rsidR="00BD1DC0">
        <w:rPr>
          <w:rFonts w:ascii="Arial" w:hAnsi="Arial" w:cs="Arial"/>
        </w:rPr>
        <w:t>5</w:t>
      </w:r>
      <w:r w:rsidR="00420E18" w:rsidRPr="006B44EA">
        <w:rPr>
          <w:rFonts w:ascii="Arial" w:hAnsi="Arial" w:cs="Arial"/>
        </w:rPr>
        <w:t xml:space="preserve">-day training program to orient them to the </w:t>
      </w:r>
      <w:r w:rsidR="00BF0CE5">
        <w:rPr>
          <w:rFonts w:ascii="Arial" w:hAnsi="Arial" w:cs="Arial"/>
        </w:rPr>
        <w:t xml:space="preserve">surveys, </w:t>
      </w:r>
      <w:r w:rsidR="00F70CFB">
        <w:rPr>
          <w:rFonts w:ascii="Arial" w:hAnsi="Arial" w:cs="Arial"/>
        </w:rPr>
        <w:t xml:space="preserve">key informant interview and </w:t>
      </w:r>
      <w:r w:rsidR="00BF0CE5">
        <w:rPr>
          <w:rFonts w:ascii="Arial" w:hAnsi="Arial" w:cs="Arial"/>
        </w:rPr>
        <w:t>focus group</w:t>
      </w:r>
      <w:r w:rsidR="00420E18" w:rsidRPr="006B44EA">
        <w:rPr>
          <w:rFonts w:ascii="Arial" w:hAnsi="Arial" w:cs="Arial"/>
        </w:rPr>
        <w:t xml:space="preserve"> process, data s</w:t>
      </w:r>
      <w:r w:rsidR="00BF0CE5">
        <w:rPr>
          <w:rFonts w:ascii="Arial" w:hAnsi="Arial" w:cs="Arial"/>
        </w:rPr>
        <w:t>ecurity, and procedures to collect physiologic (lung function measures) and biological data (minimally invasive nasal brush)</w:t>
      </w:r>
      <w:r w:rsidR="00420E18" w:rsidRPr="006B44EA">
        <w:rPr>
          <w:rFonts w:ascii="Arial" w:hAnsi="Arial" w:cs="Arial"/>
        </w:rPr>
        <w:t xml:space="preserve">. </w:t>
      </w:r>
      <w:r w:rsidR="00420E18" w:rsidRPr="006B44EA">
        <w:rPr>
          <w:rFonts w:ascii="Arial" w:hAnsi="Arial" w:cs="Arial"/>
          <w:u w:val="single"/>
        </w:rPr>
        <w:t>Data Management</w:t>
      </w:r>
      <w:r w:rsidR="00420E18" w:rsidRPr="006B44EA">
        <w:rPr>
          <w:rFonts w:ascii="Arial" w:hAnsi="Arial" w:cs="Arial"/>
        </w:rPr>
        <w:t>:</w:t>
      </w:r>
      <w:r w:rsidR="00420E18" w:rsidRPr="006B44EA">
        <w:rPr>
          <w:rFonts w:ascii="Arial" w:hAnsi="Arial" w:cs="Arial"/>
          <w:b/>
        </w:rPr>
        <w:t xml:space="preserve"> </w:t>
      </w:r>
      <w:r w:rsidR="00420E18" w:rsidRPr="006B44EA">
        <w:rPr>
          <w:rFonts w:ascii="Arial" w:hAnsi="Arial" w:cs="Arial"/>
        </w:rPr>
        <w:t xml:space="preserve">RAs will collect data electronically on tablet computers using </w:t>
      </w:r>
      <w:proofErr w:type="spellStart"/>
      <w:r w:rsidR="00420E18" w:rsidRPr="006B44EA">
        <w:rPr>
          <w:rFonts w:ascii="Arial" w:hAnsi="Arial" w:cs="Arial"/>
        </w:rPr>
        <w:t>RedCap</w:t>
      </w:r>
      <w:proofErr w:type="spellEnd"/>
      <w:r w:rsidR="00420E18" w:rsidRPr="006B44EA">
        <w:rPr>
          <w:rFonts w:ascii="Arial" w:hAnsi="Arial" w:cs="Arial"/>
          <w:iCs/>
        </w:rPr>
        <w:t xml:space="preserve"> software; e</w:t>
      </w:r>
      <w:r w:rsidR="00420E18" w:rsidRPr="006B44EA">
        <w:rPr>
          <w:rFonts w:ascii="Arial" w:hAnsi="Arial" w:cs="Arial"/>
        </w:rPr>
        <w:t xml:space="preserve">ncryption software will be used to protect data. </w:t>
      </w:r>
    </w:p>
    <w:p w14:paraId="422DDE6A" w14:textId="5AB3C602" w:rsidR="00C82739" w:rsidRPr="007E24FA" w:rsidRDefault="00C82739" w:rsidP="00C82739">
      <w:pPr>
        <w:rPr>
          <w:rFonts w:ascii="Arial" w:hAnsi="Arial" w:cs="Arial"/>
        </w:rPr>
      </w:pPr>
      <w:r>
        <w:rPr>
          <w:rFonts w:ascii="Arial" w:eastAsia="Times New Roman" w:hAnsi="Arial" w:cs="Arial"/>
          <w:b/>
        </w:rPr>
        <w:t xml:space="preserve">Study Population: </w:t>
      </w:r>
      <w:r w:rsidRPr="00296784">
        <w:rPr>
          <w:rFonts w:ascii="Arial" w:hAnsi="Arial" w:cs="Arial"/>
        </w:rPr>
        <w:t>Adolescents enrolled in a Pueblo high school, aged 14-18 years old will be eligible for the study. The study will have two components: 1) enrollment into the data collection study activities</w:t>
      </w:r>
      <w:r w:rsidR="005D3B9F">
        <w:rPr>
          <w:rFonts w:ascii="Arial" w:hAnsi="Arial" w:cs="Arial"/>
        </w:rPr>
        <w:t xml:space="preserve"> for those who report past 30 day vaping, and no vaping</w:t>
      </w:r>
      <w:r w:rsidR="00682F5D">
        <w:rPr>
          <w:rFonts w:ascii="Arial" w:hAnsi="Arial" w:cs="Arial"/>
        </w:rPr>
        <w:t xml:space="preserve">, and 2) </w:t>
      </w:r>
      <w:r w:rsidR="00682F5D" w:rsidRPr="00296784">
        <w:rPr>
          <w:rFonts w:ascii="Arial" w:hAnsi="Arial" w:cs="Arial"/>
        </w:rPr>
        <w:t xml:space="preserve">enrollment for </w:t>
      </w:r>
      <w:r w:rsidR="00682F5D">
        <w:rPr>
          <w:rFonts w:ascii="Arial" w:hAnsi="Arial" w:cs="Arial"/>
        </w:rPr>
        <w:t>vaping cessation services</w:t>
      </w:r>
      <w:r w:rsidR="005D3B9F">
        <w:rPr>
          <w:rFonts w:ascii="Arial" w:hAnsi="Arial" w:cs="Arial"/>
        </w:rPr>
        <w:t xml:space="preserve"> for those with reported vaping</w:t>
      </w:r>
      <w:r w:rsidRPr="00296784">
        <w:rPr>
          <w:rFonts w:ascii="Arial" w:hAnsi="Arial" w:cs="Arial"/>
        </w:rPr>
        <w:t xml:space="preserve">.  </w:t>
      </w:r>
      <w:r w:rsidR="005D3B9F">
        <w:rPr>
          <w:rFonts w:ascii="Arial" w:hAnsi="Arial" w:cs="Arial"/>
        </w:rPr>
        <w:t>One hundred and fifty</w:t>
      </w:r>
      <w:r w:rsidRPr="00296784">
        <w:rPr>
          <w:rFonts w:ascii="Arial" w:hAnsi="Arial" w:cs="Arial"/>
        </w:rPr>
        <w:t xml:space="preserve"> current vape users will be recruited from Pueblo County high schools to participate </w:t>
      </w:r>
      <w:r w:rsidR="00046774">
        <w:rPr>
          <w:rFonts w:ascii="Arial" w:hAnsi="Arial" w:cs="Arial"/>
        </w:rPr>
        <w:t xml:space="preserve">in </w:t>
      </w:r>
      <w:r w:rsidR="00F70CFB">
        <w:rPr>
          <w:rFonts w:ascii="Arial" w:hAnsi="Arial" w:cs="Arial"/>
        </w:rPr>
        <w:t>the biobehavioral data collection, and a subset will be randomized into</w:t>
      </w:r>
      <w:r w:rsidRPr="00296784">
        <w:rPr>
          <w:rFonts w:ascii="Arial" w:hAnsi="Arial" w:cs="Arial"/>
        </w:rPr>
        <w:t xml:space="preserve"> one of two vaping cessation programs: mobile app or phone</w:t>
      </w:r>
      <w:r w:rsidR="00046774">
        <w:rPr>
          <w:rFonts w:ascii="Arial" w:hAnsi="Arial" w:cs="Arial"/>
        </w:rPr>
        <w:t xml:space="preserve"> counseling</w:t>
      </w:r>
      <w:r w:rsidRPr="00296784">
        <w:rPr>
          <w:rFonts w:ascii="Arial" w:hAnsi="Arial" w:cs="Arial"/>
        </w:rPr>
        <w:t xml:space="preserve"> program</w:t>
      </w:r>
      <w:r w:rsidR="00046774">
        <w:rPr>
          <w:rFonts w:ascii="Arial" w:hAnsi="Arial" w:cs="Arial"/>
        </w:rPr>
        <w:t xml:space="preserve"> (standard of care)</w:t>
      </w:r>
      <w:r w:rsidRPr="00296784">
        <w:rPr>
          <w:rFonts w:ascii="Arial" w:hAnsi="Arial" w:cs="Arial"/>
        </w:rPr>
        <w:t>.</w:t>
      </w:r>
      <w:r w:rsidR="00682F5D">
        <w:rPr>
          <w:rFonts w:ascii="Arial" w:hAnsi="Arial" w:cs="Arial"/>
        </w:rPr>
        <w:t xml:space="preserve"> </w:t>
      </w:r>
      <w:r w:rsidRPr="00296784">
        <w:rPr>
          <w:rFonts w:ascii="Arial" w:hAnsi="Arial" w:cs="Arial"/>
        </w:rPr>
        <w:t>The study will draw largely from four key high schools in Pueblo</w:t>
      </w:r>
      <w:r w:rsidR="00DF2D78">
        <w:rPr>
          <w:rFonts w:ascii="Arial" w:hAnsi="Arial" w:cs="Arial"/>
        </w:rPr>
        <w:t xml:space="preserve">, </w:t>
      </w:r>
      <w:r w:rsidRPr="00296784">
        <w:rPr>
          <w:rFonts w:ascii="Arial" w:hAnsi="Arial" w:cs="Arial"/>
        </w:rPr>
        <w:t>which have high levels of reported past 30 day vape use among the Latino students in the 2019 Healthy Kids Colorado Survey</w:t>
      </w:r>
      <w:r>
        <w:rPr>
          <w:rFonts w:ascii="Arial" w:hAnsi="Arial" w:cs="Arial"/>
        </w:rPr>
        <w:t xml:space="preserve"> (See letters of support)</w:t>
      </w:r>
      <w:r w:rsidRPr="00296784">
        <w:rPr>
          <w:rFonts w:ascii="Arial" w:hAnsi="Arial" w:cs="Arial"/>
        </w:rPr>
        <w:t xml:space="preserve">.  Parental/guardian consent will be obtained for </w:t>
      </w:r>
      <w:r>
        <w:rPr>
          <w:rFonts w:ascii="Arial" w:hAnsi="Arial" w:cs="Arial"/>
        </w:rPr>
        <w:t xml:space="preserve">adolescent </w:t>
      </w:r>
      <w:r w:rsidRPr="00296784">
        <w:rPr>
          <w:rFonts w:ascii="Arial" w:hAnsi="Arial" w:cs="Arial"/>
        </w:rPr>
        <w:t>participation in the bio</w:t>
      </w:r>
      <w:r w:rsidR="00F70CFB">
        <w:rPr>
          <w:rFonts w:ascii="Arial" w:hAnsi="Arial" w:cs="Arial"/>
        </w:rPr>
        <w:t>behavioral</w:t>
      </w:r>
      <w:r w:rsidRPr="00296784">
        <w:rPr>
          <w:rFonts w:ascii="Arial" w:hAnsi="Arial" w:cs="Arial"/>
        </w:rPr>
        <w:t xml:space="preserve"> data collection of vape users and non-users.</w:t>
      </w:r>
      <w:r>
        <w:rPr>
          <w:rFonts w:ascii="Arial" w:hAnsi="Arial" w:cs="Arial"/>
        </w:rPr>
        <w:t xml:space="preserve"> Adolescents will provide assent for randomization to one of two cessation modalities.</w:t>
      </w:r>
    </w:p>
    <w:p w14:paraId="4C2D94B2" w14:textId="3D43EFF0" w:rsidR="00354507" w:rsidRDefault="007B0B93" w:rsidP="00354507">
      <w:pPr>
        <w:spacing w:after="120"/>
        <w:rPr>
          <w:rFonts w:ascii="Arial" w:hAnsi="Arial" w:cs="Arial"/>
          <w:bCs/>
        </w:rPr>
      </w:pPr>
      <w:r>
        <w:rPr>
          <w:rFonts w:ascii="Arial" w:hAnsi="Arial" w:cs="Arial"/>
          <w:b/>
        </w:rPr>
        <w:t xml:space="preserve">E.2. </w:t>
      </w:r>
      <w:r w:rsidR="00BF0CE5">
        <w:rPr>
          <w:rFonts w:ascii="Arial" w:hAnsi="Arial" w:cs="Arial"/>
          <w:b/>
        </w:rPr>
        <w:t xml:space="preserve">Study Sites: </w:t>
      </w:r>
      <w:r w:rsidR="00F70CFB">
        <w:rPr>
          <w:rFonts w:ascii="Arial" w:hAnsi="Arial" w:cs="Arial"/>
          <w:bCs/>
        </w:rPr>
        <w:t>Biobehavioral d</w:t>
      </w:r>
      <w:r w:rsidR="00354507" w:rsidRPr="00296784">
        <w:rPr>
          <w:rFonts w:ascii="Arial" w:hAnsi="Arial" w:cs="Arial"/>
          <w:bCs/>
        </w:rPr>
        <w:t>ata collection</w:t>
      </w:r>
      <w:r w:rsidR="00F70CFB">
        <w:rPr>
          <w:rFonts w:ascii="Arial" w:hAnsi="Arial" w:cs="Arial"/>
          <w:bCs/>
        </w:rPr>
        <w:t xml:space="preserve"> and recruitment</w:t>
      </w:r>
      <w:r w:rsidR="00354507" w:rsidRPr="00296784">
        <w:rPr>
          <w:rFonts w:ascii="Arial" w:hAnsi="Arial" w:cs="Arial"/>
          <w:bCs/>
        </w:rPr>
        <w:t xml:space="preserve"> will</w:t>
      </w:r>
      <w:r w:rsidR="00F70CFB">
        <w:rPr>
          <w:rFonts w:ascii="Arial" w:hAnsi="Arial" w:cs="Arial"/>
          <w:bCs/>
        </w:rPr>
        <w:t xml:space="preserve"> primarily</w:t>
      </w:r>
      <w:r w:rsidR="00354507" w:rsidRPr="00296784">
        <w:rPr>
          <w:rFonts w:ascii="Arial" w:hAnsi="Arial" w:cs="Arial"/>
          <w:bCs/>
        </w:rPr>
        <w:t xml:space="preserve"> occur at four high schools in Pueblo County</w:t>
      </w:r>
      <w:r w:rsidR="006663A8">
        <w:rPr>
          <w:rFonts w:ascii="Arial" w:hAnsi="Arial" w:cs="Arial"/>
          <w:bCs/>
        </w:rPr>
        <w:t xml:space="preserve"> (</w:t>
      </w:r>
      <w:r w:rsidR="006663A8" w:rsidRPr="006663A8">
        <w:rPr>
          <w:rFonts w:ascii="Arial" w:hAnsi="Arial" w:cs="Arial"/>
          <w:b/>
          <w:bCs/>
        </w:rPr>
        <w:t>Table 3</w:t>
      </w:r>
      <w:r w:rsidR="006663A8">
        <w:rPr>
          <w:rFonts w:ascii="Arial" w:hAnsi="Arial" w:cs="Arial"/>
          <w:bCs/>
        </w:rPr>
        <w:t>)</w:t>
      </w:r>
      <w:r w:rsidR="00354507" w:rsidRPr="00296784">
        <w:rPr>
          <w:rFonts w:ascii="Arial" w:hAnsi="Arial" w:cs="Arial"/>
          <w:bCs/>
        </w:rPr>
        <w:t xml:space="preserve">, however, </w:t>
      </w:r>
      <w:r w:rsidR="006663A8">
        <w:rPr>
          <w:rFonts w:ascii="Arial" w:hAnsi="Arial" w:cs="Arial"/>
          <w:bCs/>
        </w:rPr>
        <w:t xml:space="preserve">if needed </w:t>
      </w:r>
      <w:r w:rsidR="00354507" w:rsidRPr="00296784">
        <w:rPr>
          <w:rFonts w:ascii="Arial" w:hAnsi="Arial" w:cs="Arial"/>
          <w:bCs/>
        </w:rPr>
        <w:t xml:space="preserve">participants </w:t>
      </w:r>
      <w:r w:rsidR="00354507">
        <w:rPr>
          <w:rFonts w:ascii="Arial" w:hAnsi="Arial" w:cs="Arial"/>
          <w:bCs/>
        </w:rPr>
        <w:t xml:space="preserve">will be recruited across all </w:t>
      </w:r>
      <w:r w:rsidR="00354507" w:rsidRPr="00296784">
        <w:rPr>
          <w:rFonts w:ascii="Arial" w:hAnsi="Arial" w:cs="Arial"/>
          <w:bCs/>
        </w:rPr>
        <w:t>Pueblo</w:t>
      </w:r>
      <w:r w:rsidR="00354507">
        <w:rPr>
          <w:rFonts w:ascii="Arial" w:hAnsi="Arial" w:cs="Arial"/>
          <w:bCs/>
        </w:rPr>
        <w:t xml:space="preserve"> County </w:t>
      </w:r>
      <w:r w:rsidR="00354507" w:rsidRPr="00296784">
        <w:rPr>
          <w:rFonts w:ascii="Arial" w:hAnsi="Arial" w:cs="Arial"/>
          <w:bCs/>
        </w:rPr>
        <w:t>high school</w:t>
      </w:r>
      <w:r w:rsidR="00354507">
        <w:rPr>
          <w:rFonts w:ascii="Arial" w:hAnsi="Arial" w:cs="Arial"/>
          <w:bCs/>
        </w:rPr>
        <w:t>s</w:t>
      </w:r>
      <w:r w:rsidR="00354507" w:rsidRPr="00296784">
        <w:rPr>
          <w:rFonts w:ascii="Arial" w:hAnsi="Arial" w:cs="Arial"/>
          <w:bCs/>
        </w:rPr>
        <w:t>. Baseline, 6 and 12</w:t>
      </w:r>
      <w:r w:rsidR="00BD1DC0">
        <w:rPr>
          <w:rFonts w:ascii="Arial" w:hAnsi="Arial" w:cs="Arial"/>
          <w:bCs/>
        </w:rPr>
        <w:t>-</w:t>
      </w:r>
      <w:r w:rsidR="00354507" w:rsidRPr="00296784">
        <w:rPr>
          <w:rFonts w:ascii="Arial" w:hAnsi="Arial" w:cs="Arial"/>
          <w:bCs/>
        </w:rPr>
        <w:t>month data collection will occur at school and local agencies to facilitate access for students and parents. Pueblo County has 2 school districts, one with more affluent and less diverse student populations, and the second with lower socioeconomic status and higher rates of Latin</w:t>
      </w:r>
      <w:r w:rsidR="00DF2D78">
        <w:rPr>
          <w:rFonts w:ascii="Arial" w:hAnsi="Arial" w:cs="Arial"/>
          <w:bCs/>
        </w:rPr>
        <w:t>x</w:t>
      </w:r>
      <w:r w:rsidR="00354507" w:rsidRPr="00296784">
        <w:rPr>
          <w:rFonts w:ascii="Arial" w:hAnsi="Arial" w:cs="Arial"/>
          <w:bCs/>
        </w:rPr>
        <w:t xml:space="preserve"> students. Many high schools do not have classes on Fridays, which can facilitate student availability. Data collection will also occur on Saturdays per month to accommodate parent/guardian scheduling needs. </w:t>
      </w:r>
    </w:p>
    <w:p w14:paraId="62D658B2" w14:textId="09731781" w:rsidR="00F70CFB" w:rsidRPr="00296784" w:rsidRDefault="00F70CFB" w:rsidP="00354507">
      <w:pPr>
        <w:spacing w:after="120"/>
        <w:rPr>
          <w:rFonts w:ascii="Arial" w:hAnsi="Arial" w:cs="Arial"/>
          <w:bCs/>
        </w:rPr>
      </w:pPr>
      <w:r>
        <w:rPr>
          <w:rFonts w:ascii="Arial" w:hAnsi="Arial" w:cs="Arial"/>
          <w:bCs/>
        </w:rPr>
        <w:t xml:space="preserve">Four specific high schools will be engaged in this study due to the high rates of Latinx students (64%-86%), socioeconomic status (62%-86% on free and reduced lunch), higher levels of past 30 day vape use among Latinx students (45%-48%) and among all students at the schools (42%-46%). Pueblo County overall has higher past 30 day reported vape use among Latinx youth (43%) and all youth (41%) compared to Colorado Latinx (27%) and overall (26%) past 30 </w:t>
      </w:r>
      <w:proofErr w:type="gramStart"/>
      <w:r>
        <w:rPr>
          <w:rFonts w:ascii="Arial" w:hAnsi="Arial" w:cs="Arial"/>
          <w:bCs/>
        </w:rPr>
        <w:t>day</w:t>
      </w:r>
      <w:proofErr w:type="gramEnd"/>
      <w:r>
        <w:rPr>
          <w:rFonts w:ascii="Arial" w:hAnsi="Arial" w:cs="Arial"/>
          <w:bCs/>
        </w:rPr>
        <w:t xml:space="preserve"> vape use rates</w:t>
      </w:r>
      <w:r w:rsidR="007329A7" w:rsidRPr="007329A7">
        <w:rPr>
          <w:rFonts w:ascii="Arial" w:hAnsi="Arial" w:cs="Arial"/>
          <w:bCs/>
        </w:rPr>
        <w:t>{(CDPHE), 2019 #100}</w:t>
      </w:r>
      <w:r>
        <w:rPr>
          <w:rFonts w:ascii="Arial" w:hAnsi="Arial" w:cs="Arial"/>
          <w:bCs/>
        </w:rPr>
        <w:t>.</w:t>
      </w:r>
    </w:p>
    <w:tbl>
      <w:tblPr>
        <w:tblStyle w:val="TableGrid"/>
        <w:tblW w:w="0" w:type="auto"/>
        <w:tblLook w:val="04A0" w:firstRow="1" w:lastRow="0" w:firstColumn="1" w:lastColumn="0" w:noHBand="0" w:noVBand="1"/>
      </w:tblPr>
      <w:tblGrid>
        <w:gridCol w:w="2606"/>
        <w:gridCol w:w="1373"/>
        <w:gridCol w:w="1375"/>
        <w:gridCol w:w="1409"/>
        <w:gridCol w:w="1373"/>
        <w:gridCol w:w="1214"/>
      </w:tblGrid>
      <w:tr w:rsidR="006663A8" w:rsidRPr="00296784" w14:paraId="7753B744" w14:textId="77777777" w:rsidTr="007B0B93">
        <w:tc>
          <w:tcPr>
            <w:tcW w:w="9350" w:type="dxa"/>
            <w:gridSpan w:val="6"/>
          </w:tcPr>
          <w:p w14:paraId="02AB0E64" w14:textId="6EC151FC" w:rsidR="006663A8" w:rsidRPr="00296784" w:rsidRDefault="006663A8" w:rsidP="006663A8">
            <w:pPr>
              <w:rPr>
                <w:rFonts w:ascii="Arial" w:hAnsi="Arial" w:cs="Arial"/>
              </w:rPr>
            </w:pPr>
            <w:r>
              <w:rPr>
                <w:rFonts w:ascii="Arial" w:hAnsi="Arial" w:cs="Arial"/>
                <w:b/>
              </w:rPr>
              <w:t>Table 3: Pueblo County Schools to be Used for Recruitment (schools are deidentified at request of school board only for grant purposes)</w:t>
            </w:r>
          </w:p>
        </w:tc>
      </w:tr>
      <w:tr w:rsidR="00354507" w:rsidRPr="00296784" w14:paraId="77FD4625" w14:textId="77777777" w:rsidTr="00A62556">
        <w:tc>
          <w:tcPr>
            <w:tcW w:w="2606" w:type="dxa"/>
          </w:tcPr>
          <w:p w14:paraId="0BAE57FE" w14:textId="77777777" w:rsidR="00354507" w:rsidRPr="00296784" w:rsidRDefault="00354507" w:rsidP="00A62556">
            <w:pPr>
              <w:rPr>
                <w:rFonts w:ascii="Arial" w:hAnsi="Arial" w:cs="Arial"/>
              </w:rPr>
            </w:pPr>
            <w:r w:rsidRPr="00296784">
              <w:rPr>
                <w:rFonts w:ascii="Arial" w:hAnsi="Arial" w:cs="Arial"/>
              </w:rPr>
              <w:t>Colorado Health Kids Survey 2019</w:t>
            </w:r>
          </w:p>
        </w:tc>
        <w:tc>
          <w:tcPr>
            <w:tcW w:w="1373" w:type="dxa"/>
          </w:tcPr>
          <w:p w14:paraId="3A727142" w14:textId="77777777" w:rsidR="00354507" w:rsidRPr="00296784" w:rsidRDefault="00354507" w:rsidP="00A62556">
            <w:pPr>
              <w:jc w:val="center"/>
              <w:rPr>
                <w:rFonts w:ascii="Arial" w:hAnsi="Arial" w:cs="Arial"/>
              </w:rPr>
            </w:pPr>
            <w:r w:rsidRPr="00296784">
              <w:rPr>
                <w:rFonts w:ascii="Arial" w:hAnsi="Arial" w:cs="Arial"/>
              </w:rPr>
              <w:t>High School A</w:t>
            </w:r>
          </w:p>
        </w:tc>
        <w:tc>
          <w:tcPr>
            <w:tcW w:w="1375" w:type="dxa"/>
          </w:tcPr>
          <w:p w14:paraId="536FBD7A" w14:textId="77777777" w:rsidR="00354507" w:rsidRPr="00296784" w:rsidRDefault="00354507" w:rsidP="00A62556">
            <w:pPr>
              <w:jc w:val="center"/>
              <w:rPr>
                <w:rFonts w:ascii="Arial" w:hAnsi="Arial" w:cs="Arial"/>
              </w:rPr>
            </w:pPr>
            <w:r w:rsidRPr="00296784">
              <w:rPr>
                <w:rFonts w:ascii="Arial" w:hAnsi="Arial" w:cs="Arial"/>
              </w:rPr>
              <w:t>High School B</w:t>
            </w:r>
          </w:p>
        </w:tc>
        <w:tc>
          <w:tcPr>
            <w:tcW w:w="1409" w:type="dxa"/>
          </w:tcPr>
          <w:p w14:paraId="00C4DC9F" w14:textId="77777777" w:rsidR="00354507" w:rsidRPr="00296784" w:rsidRDefault="00354507" w:rsidP="00A62556">
            <w:pPr>
              <w:jc w:val="center"/>
              <w:rPr>
                <w:rFonts w:ascii="Arial" w:hAnsi="Arial" w:cs="Arial"/>
              </w:rPr>
            </w:pPr>
            <w:r w:rsidRPr="00296784">
              <w:rPr>
                <w:rFonts w:ascii="Arial" w:hAnsi="Arial" w:cs="Arial"/>
              </w:rPr>
              <w:t>High School C</w:t>
            </w:r>
          </w:p>
        </w:tc>
        <w:tc>
          <w:tcPr>
            <w:tcW w:w="1373" w:type="dxa"/>
          </w:tcPr>
          <w:p w14:paraId="1B507770" w14:textId="77777777" w:rsidR="00354507" w:rsidRPr="00296784" w:rsidRDefault="00354507" w:rsidP="00A62556">
            <w:pPr>
              <w:jc w:val="center"/>
              <w:rPr>
                <w:rFonts w:ascii="Arial" w:hAnsi="Arial" w:cs="Arial"/>
              </w:rPr>
            </w:pPr>
            <w:r w:rsidRPr="00296784">
              <w:rPr>
                <w:rFonts w:ascii="Arial" w:hAnsi="Arial" w:cs="Arial"/>
              </w:rPr>
              <w:t>High School D</w:t>
            </w:r>
          </w:p>
        </w:tc>
        <w:tc>
          <w:tcPr>
            <w:tcW w:w="1214" w:type="dxa"/>
          </w:tcPr>
          <w:p w14:paraId="7902B596" w14:textId="77777777" w:rsidR="00354507" w:rsidRPr="00296784" w:rsidRDefault="00354507" w:rsidP="00A62556">
            <w:pPr>
              <w:jc w:val="center"/>
              <w:rPr>
                <w:rFonts w:ascii="Arial" w:hAnsi="Arial" w:cs="Arial"/>
              </w:rPr>
            </w:pPr>
            <w:r w:rsidRPr="00296784">
              <w:rPr>
                <w:rFonts w:ascii="Arial" w:hAnsi="Arial" w:cs="Arial"/>
              </w:rPr>
              <w:t>Pueblo County Overall</w:t>
            </w:r>
          </w:p>
        </w:tc>
      </w:tr>
      <w:tr w:rsidR="00354507" w:rsidRPr="00296784" w14:paraId="5A321EEB" w14:textId="77777777" w:rsidTr="00A62556">
        <w:tc>
          <w:tcPr>
            <w:tcW w:w="2606" w:type="dxa"/>
          </w:tcPr>
          <w:p w14:paraId="4A78EB68" w14:textId="77777777" w:rsidR="00354507" w:rsidRPr="00296784" w:rsidRDefault="00354507" w:rsidP="00A62556">
            <w:pPr>
              <w:rPr>
                <w:rFonts w:ascii="Arial" w:hAnsi="Arial" w:cs="Arial"/>
              </w:rPr>
            </w:pPr>
            <w:r w:rsidRPr="00296784">
              <w:rPr>
                <w:rFonts w:ascii="Arial" w:hAnsi="Arial" w:cs="Arial"/>
              </w:rPr>
              <w:t>% Latino</w:t>
            </w:r>
          </w:p>
        </w:tc>
        <w:tc>
          <w:tcPr>
            <w:tcW w:w="1373" w:type="dxa"/>
          </w:tcPr>
          <w:p w14:paraId="1BEBD943" w14:textId="77777777" w:rsidR="00354507" w:rsidRPr="00296784" w:rsidRDefault="00354507" w:rsidP="00A62556">
            <w:pPr>
              <w:jc w:val="center"/>
              <w:rPr>
                <w:rFonts w:ascii="Arial" w:hAnsi="Arial" w:cs="Arial"/>
              </w:rPr>
            </w:pPr>
            <w:r w:rsidRPr="00296784">
              <w:rPr>
                <w:rFonts w:ascii="Arial" w:hAnsi="Arial" w:cs="Arial"/>
              </w:rPr>
              <w:t>86%</w:t>
            </w:r>
          </w:p>
        </w:tc>
        <w:tc>
          <w:tcPr>
            <w:tcW w:w="1375" w:type="dxa"/>
          </w:tcPr>
          <w:p w14:paraId="41FAA912" w14:textId="77777777" w:rsidR="00354507" w:rsidRPr="00296784" w:rsidRDefault="00354507" w:rsidP="00A62556">
            <w:pPr>
              <w:jc w:val="center"/>
              <w:rPr>
                <w:rFonts w:ascii="Arial" w:hAnsi="Arial" w:cs="Arial"/>
              </w:rPr>
            </w:pPr>
            <w:r w:rsidRPr="00296784">
              <w:rPr>
                <w:rFonts w:ascii="Arial" w:hAnsi="Arial" w:cs="Arial"/>
              </w:rPr>
              <w:t>78%</w:t>
            </w:r>
          </w:p>
        </w:tc>
        <w:tc>
          <w:tcPr>
            <w:tcW w:w="1409" w:type="dxa"/>
          </w:tcPr>
          <w:p w14:paraId="4834E730" w14:textId="77777777" w:rsidR="00354507" w:rsidRPr="00296784" w:rsidRDefault="00354507" w:rsidP="00A62556">
            <w:pPr>
              <w:jc w:val="center"/>
              <w:rPr>
                <w:rFonts w:ascii="Arial" w:hAnsi="Arial" w:cs="Arial"/>
              </w:rPr>
            </w:pPr>
            <w:r w:rsidRPr="00296784">
              <w:rPr>
                <w:rFonts w:ascii="Arial" w:hAnsi="Arial" w:cs="Arial"/>
              </w:rPr>
              <w:t>64%</w:t>
            </w:r>
          </w:p>
        </w:tc>
        <w:tc>
          <w:tcPr>
            <w:tcW w:w="1373" w:type="dxa"/>
          </w:tcPr>
          <w:p w14:paraId="3095F980" w14:textId="77777777" w:rsidR="00354507" w:rsidRPr="00296784" w:rsidRDefault="00354507" w:rsidP="00A62556">
            <w:pPr>
              <w:jc w:val="center"/>
              <w:rPr>
                <w:rFonts w:ascii="Arial" w:hAnsi="Arial" w:cs="Arial"/>
              </w:rPr>
            </w:pPr>
            <w:r w:rsidRPr="00296784">
              <w:rPr>
                <w:rFonts w:ascii="Arial" w:hAnsi="Arial" w:cs="Arial"/>
              </w:rPr>
              <w:t>72%</w:t>
            </w:r>
          </w:p>
        </w:tc>
        <w:tc>
          <w:tcPr>
            <w:tcW w:w="1214" w:type="dxa"/>
          </w:tcPr>
          <w:p w14:paraId="04916DE8" w14:textId="77777777" w:rsidR="00354507" w:rsidRPr="00296784" w:rsidRDefault="00354507" w:rsidP="00A62556">
            <w:pPr>
              <w:jc w:val="center"/>
              <w:rPr>
                <w:rFonts w:ascii="Arial" w:hAnsi="Arial" w:cs="Arial"/>
              </w:rPr>
            </w:pPr>
          </w:p>
        </w:tc>
      </w:tr>
      <w:tr w:rsidR="00354507" w:rsidRPr="00296784" w14:paraId="10CCF5A9" w14:textId="77777777" w:rsidTr="00A62556">
        <w:tc>
          <w:tcPr>
            <w:tcW w:w="2606" w:type="dxa"/>
          </w:tcPr>
          <w:p w14:paraId="4FD8FBB5" w14:textId="77777777" w:rsidR="00354507" w:rsidRPr="00296784" w:rsidRDefault="00354507" w:rsidP="00A62556">
            <w:pPr>
              <w:rPr>
                <w:rFonts w:ascii="Arial" w:hAnsi="Arial" w:cs="Arial"/>
              </w:rPr>
            </w:pPr>
            <w:r w:rsidRPr="00296784">
              <w:rPr>
                <w:rFonts w:ascii="Arial" w:hAnsi="Arial" w:cs="Arial"/>
              </w:rPr>
              <w:t>% Free &amp; Reduced Lunch</w:t>
            </w:r>
          </w:p>
        </w:tc>
        <w:tc>
          <w:tcPr>
            <w:tcW w:w="1373" w:type="dxa"/>
          </w:tcPr>
          <w:p w14:paraId="523D1C87" w14:textId="77777777" w:rsidR="00354507" w:rsidRPr="00296784" w:rsidRDefault="00354507" w:rsidP="00A62556">
            <w:pPr>
              <w:jc w:val="center"/>
              <w:rPr>
                <w:rFonts w:ascii="Arial" w:hAnsi="Arial" w:cs="Arial"/>
              </w:rPr>
            </w:pPr>
            <w:r w:rsidRPr="00296784">
              <w:rPr>
                <w:rFonts w:ascii="Arial" w:hAnsi="Arial" w:cs="Arial"/>
              </w:rPr>
              <w:t>84%</w:t>
            </w:r>
          </w:p>
        </w:tc>
        <w:tc>
          <w:tcPr>
            <w:tcW w:w="1375" w:type="dxa"/>
          </w:tcPr>
          <w:p w14:paraId="0D7C55B7" w14:textId="77777777" w:rsidR="00354507" w:rsidRPr="00296784" w:rsidRDefault="00354507" w:rsidP="00A62556">
            <w:pPr>
              <w:jc w:val="center"/>
              <w:rPr>
                <w:rFonts w:ascii="Arial" w:hAnsi="Arial" w:cs="Arial"/>
              </w:rPr>
            </w:pPr>
            <w:r w:rsidRPr="00296784">
              <w:rPr>
                <w:rFonts w:ascii="Arial" w:hAnsi="Arial" w:cs="Arial"/>
              </w:rPr>
              <w:t>74%</w:t>
            </w:r>
          </w:p>
        </w:tc>
        <w:tc>
          <w:tcPr>
            <w:tcW w:w="1409" w:type="dxa"/>
          </w:tcPr>
          <w:p w14:paraId="75F10BD1" w14:textId="77777777" w:rsidR="00354507" w:rsidRPr="00296784" w:rsidRDefault="00354507" w:rsidP="00A62556">
            <w:pPr>
              <w:jc w:val="center"/>
              <w:rPr>
                <w:rFonts w:ascii="Arial" w:hAnsi="Arial" w:cs="Arial"/>
              </w:rPr>
            </w:pPr>
            <w:r w:rsidRPr="00296784">
              <w:rPr>
                <w:rFonts w:ascii="Arial" w:hAnsi="Arial" w:cs="Arial"/>
              </w:rPr>
              <w:t>62%</w:t>
            </w:r>
          </w:p>
        </w:tc>
        <w:tc>
          <w:tcPr>
            <w:tcW w:w="1373" w:type="dxa"/>
          </w:tcPr>
          <w:p w14:paraId="3B5F55ED" w14:textId="77777777" w:rsidR="00354507" w:rsidRPr="00296784" w:rsidRDefault="00354507" w:rsidP="00A62556">
            <w:pPr>
              <w:jc w:val="center"/>
              <w:rPr>
                <w:rFonts w:ascii="Arial" w:hAnsi="Arial" w:cs="Arial"/>
              </w:rPr>
            </w:pPr>
            <w:r w:rsidRPr="00296784">
              <w:rPr>
                <w:rFonts w:ascii="Arial" w:hAnsi="Arial" w:cs="Arial"/>
              </w:rPr>
              <w:t>86.2%</w:t>
            </w:r>
          </w:p>
        </w:tc>
        <w:tc>
          <w:tcPr>
            <w:tcW w:w="1214" w:type="dxa"/>
          </w:tcPr>
          <w:p w14:paraId="53702875" w14:textId="77777777" w:rsidR="00354507" w:rsidRPr="00296784" w:rsidRDefault="00354507" w:rsidP="00A62556">
            <w:pPr>
              <w:jc w:val="center"/>
              <w:rPr>
                <w:rFonts w:ascii="Arial" w:hAnsi="Arial" w:cs="Arial"/>
              </w:rPr>
            </w:pPr>
          </w:p>
        </w:tc>
      </w:tr>
      <w:tr w:rsidR="00354507" w:rsidRPr="00296784" w14:paraId="72E2481B" w14:textId="77777777" w:rsidTr="00A62556">
        <w:tc>
          <w:tcPr>
            <w:tcW w:w="2606" w:type="dxa"/>
          </w:tcPr>
          <w:p w14:paraId="21F9101D" w14:textId="77777777" w:rsidR="00354507" w:rsidRPr="00296784" w:rsidRDefault="00354507" w:rsidP="00A62556">
            <w:pPr>
              <w:rPr>
                <w:rFonts w:ascii="Arial" w:hAnsi="Arial" w:cs="Arial"/>
              </w:rPr>
            </w:pPr>
            <w:r w:rsidRPr="00296784">
              <w:rPr>
                <w:rFonts w:ascii="Arial" w:hAnsi="Arial" w:cs="Arial"/>
              </w:rPr>
              <w:t xml:space="preserve">% </w:t>
            </w:r>
            <w:r w:rsidRPr="00296784">
              <w:rPr>
                <w:rFonts w:ascii="Arial" w:hAnsi="Arial" w:cs="Arial"/>
                <w:u w:val="single"/>
              </w:rPr>
              <w:t>Latino youth</w:t>
            </w:r>
            <w:r w:rsidRPr="00296784">
              <w:rPr>
                <w:rFonts w:ascii="Arial" w:hAnsi="Arial" w:cs="Arial"/>
              </w:rPr>
              <w:t xml:space="preserve"> report vaping last 30 days (school-specific rate) </w:t>
            </w:r>
            <w:r w:rsidRPr="00296784">
              <w:rPr>
                <w:rFonts w:ascii="Arial" w:hAnsi="Arial" w:cs="Arial"/>
                <w:b/>
                <w:bCs/>
              </w:rPr>
              <w:t>CONFIDENTIAL</w:t>
            </w:r>
          </w:p>
        </w:tc>
        <w:tc>
          <w:tcPr>
            <w:tcW w:w="1373" w:type="dxa"/>
          </w:tcPr>
          <w:p w14:paraId="6AEBF975" w14:textId="77777777" w:rsidR="00354507" w:rsidRPr="00296784" w:rsidRDefault="00354507" w:rsidP="00A62556">
            <w:pPr>
              <w:jc w:val="center"/>
              <w:rPr>
                <w:rFonts w:ascii="Arial" w:hAnsi="Arial" w:cs="Arial"/>
              </w:rPr>
            </w:pPr>
            <w:r w:rsidRPr="00296784">
              <w:rPr>
                <w:rFonts w:ascii="Arial" w:hAnsi="Arial" w:cs="Arial"/>
              </w:rPr>
              <w:t>47.3% (95% CI 38.9, 55.8)</w:t>
            </w:r>
          </w:p>
        </w:tc>
        <w:tc>
          <w:tcPr>
            <w:tcW w:w="1375" w:type="dxa"/>
          </w:tcPr>
          <w:p w14:paraId="79CDDDEF" w14:textId="77777777" w:rsidR="00354507" w:rsidRPr="00296784" w:rsidRDefault="00354507" w:rsidP="00A62556">
            <w:pPr>
              <w:jc w:val="center"/>
              <w:rPr>
                <w:rFonts w:ascii="Arial" w:hAnsi="Arial" w:cs="Arial"/>
              </w:rPr>
            </w:pPr>
            <w:r w:rsidRPr="00296784">
              <w:rPr>
                <w:rFonts w:ascii="Arial" w:hAnsi="Arial" w:cs="Arial"/>
              </w:rPr>
              <w:t>48.2 (95% CI 45.7, 50.7)</w:t>
            </w:r>
          </w:p>
        </w:tc>
        <w:tc>
          <w:tcPr>
            <w:tcW w:w="1409" w:type="dxa"/>
          </w:tcPr>
          <w:p w14:paraId="69C81155" w14:textId="77777777" w:rsidR="00354507" w:rsidRPr="00296784" w:rsidRDefault="00354507" w:rsidP="00A62556">
            <w:pPr>
              <w:jc w:val="center"/>
              <w:rPr>
                <w:rFonts w:ascii="Arial" w:hAnsi="Arial" w:cs="Arial"/>
              </w:rPr>
            </w:pPr>
            <w:r w:rsidRPr="00296784">
              <w:rPr>
                <w:rFonts w:ascii="Arial" w:hAnsi="Arial" w:cs="Arial"/>
              </w:rPr>
              <w:t>45.93 (95% CI 42.3, 49.6)</w:t>
            </w:r>
          </w:p>
        </w:tc>
        <w:tc>
          <w:tcPr>
            <w:tcW w:w="1373" w:type="dxa"/>
          </w:tcPr>
          <w:p w14:paraId="3B4DDF4B" w14:textId="77777777" w:rsidR="00354507" w:rsidRPr="00296784" w:rsidRDefault="00354507" w:rsidP="00A62556">
            <w:pPr>
              <w:jc w:val="center"/>
              <w:rPr>
                <w:rFonts w:ascii="Arial" w:hAnsi="Arial" w:cs="Arial"/>
              </w:rPr>
            </w:pPr>
            <w:r w:rsidRPr="00296784">
              <w:rPr>
                <w:rFonts w:ascii="Arial" w:hAnsi="Arial" w:cs="Arial"/>
              </w:rPr>
              <w:t>45% (95% CI 22.2, 67.8)</w:t>
            </w:r>
          </w:p>
        </w:tc>
        <w:tc>
          <w:tcPr>
            <w:tcW w:w="1214" w:type="dxa"/>
          </w:tcPr>
          <w:p w14:paraId="357C0BED" w14:textId="77777777" w:rsidR="00354507" w:rsidRPr="00296784" w:rsidRDefault="00354507" w:rsidP="00A62556">
            <w:pPr>
              <w:jc w:val="center"/>
              <w:rPr>
                <w:rFonts w:ascii="Arial" w:hAnsi="Arial" w:cs="Arial"/>
              </w:rPr>
            </w:pPr>
            <w:r w:rsidRPr="00296784">
              <w:rPr>
                <w:rFonts w:ascii="Arial" w:hAnsi="Arial" w:cs="Arial"/>
                <w:lang w:val="es-MX"/>
              </w:rPr>
              <w:t>42.9% (41.1-44.7)</w:t>
            </w:r>
          </w:p>
        </w:tc>
      </w:tr>
      <w:tr w:rsidR="00354507" w:rsidRPr="00296784" w14:paraId="666745D7" w14:textId="77777777" w:rsidTr="00A62556">
        <w:tc>
          <w:tcPr>
            <w:tcW w:w="2606" w:type="dxa"/>
          </w:tcPr>
          <w:p w14:paraId="6DF518CF" w14:textId="77777777" w:rsidR="00354507" w:rsidRPr="00296784" w:rsidRDefault="00354507" w:rsidP="00A62556">
            <w:pPr>
              <w:rPr>
                <w:rFonts w:ascii="Arial" w:hAnsi="Arial" w:cs="Arial"/>
              </w:rPr>
            </w:pPr>
            <w:r w:rsidRPr="00296784">
              <w:rPr>
                <w:rFonts w:ascii="Arial" w:hAnsi="Arial" w:cs="Arial"/>
              </w:rPr>
              <w:lastRenderedPageBreak/>
              <w:t xml:space="preserve">% </w:t>
            </w:r>
            <w:proofErr w:type="gramStart"/>
            <w:r w:rsidRPr="00296784">
              <w:rPr>
                <w:rFonts w:ascii="Arial" w:hAnsi="Arial" w:cs="Arial"/>
              </w:rPr>
              <w:t>of</w:t>
            </w:r>
            <w:proofErr w:type="gramEnd"/>
            <w:r w:rsidRPr="00296784">
              <w:rPr>
                <w:rFonts w:ascii="Arial" w:hAnsi="Arial" w:cs="Arial"/>
              </w:rPr>
              <w:t xml:space="preserve"> </w:t>
            </w:r>
            <w:r w:rsidRPr="00296784">
              <w:rPr>
                <w:rFonts w:ascii="Arial" w:hAnsi="Arial" w:cs="Arial"/>
                <w:u w:val="single"/>
              </w:rPr>
              <w:t>all students</w:t>
            </w:r>
            <w:r w:rsidRPr="00296784">
              <w:rPr>
                <w:rFonts w:ascii="Arial" w:hAnsi="Arial" w:cs="Arial"/>
              </w:rPr>
              <w:t xml:space="preserve"> vaping last 30 days (school-specific rate)</w:t>
            </w:r>
          </w:p>
          <w:p w14:paraId="6EC5B7B4" w14:textId="77777777" w:rsidR="00354507" w:rsidRPr="00296784" w:rsidRDefault="00354507" w:rsidP="00A62556">
            <w:pPr>
              <w:rPr>
                <w:rFonts w:ascii="Arial" w:hAnsi="Arial" w:cs="Arial"/>
              </w:rPr>
            </w:pPr>
            <w:r w:rsidRPr="00296784">
              <w:rPr>
                <w:rFonts w:ascii="Arial" w:hAnsi="Arial" w:cs="Arial"/>
                <w:b/>
                <w:bCs/>
              </w:rPr>
              <w:t>CONFIDENTIAL</w:t>
            </w:r>
          </w:p>
        </w:tc>
        <w:tc>
          <w:tcPr>
            <w:tcW w:w="1373" w:type="dxa"/>
          </w:tcPr>
          <w:p w14:paraId="322573FF" w14:textId="77777777" w:rsidR="00354507" w:rsidRPr="00296784" w:rsidRDefault="00354507" w:rsidP="00A62556">
            <w:pPr>
              <w:jc w:val="center"/>
              <w:rPr>
                <w:rFonts w:ascii="Arial" w:hAnsi="Arial" w:cs="Arial"/>
              </w:rPr>
            </w:pPr>
            <w:r w:rsidRPr="00296784">
              <w:rPr>
                <w:rFonts w:ascii="Arial" w:hAnsi="Arial" w:cs="Arial"/>
              </w:rPr>
              <w:t>46% (95% CI 39.7, 52.3)</w:t>
            </w:r>
          </w:p>
        </w:tc>
        <w:tc>
          <w:tcPr>
            <w:tcW w:w="1375" w:type="dxa"/>
          </w:tcPr>
          <w:p w14:paraId="61DFBE00" w14:textId="77777777" w:rsidR="00354507" w:rsidRPr="00296784" w:rsidRDefault="00354507" w:rsidP="00A62556">
            <w:pPr>
              <w:jc w:val="center"/>
              <w:rPr>
                <w:rFonts w:ascii="Arial" w:hAnsi="Arial" w:cs="Arial"/>
              </w:rPr>
            </w:pPr>
            <w:r w:rsidRPr="00296784">
              <w:rPr>
                <w:rFonts w:ascii="Arial" w:hAnsi="Arial" w:cs="Arial"/>
              </w:rPr>
              <w:t>45.8% (95% CI 43.98, 47.6)</w:t>
            </w:r>
          </w:p>
        </w:tc>
        <w:tc>
          <w:tcPr>
            <w:tcW w:w="1409" w:type="dxa"/>
          </w:tcPr>
          <w:p w14:paraId="5F88E0F6" w14:textId="77777777" w:rsidR="00354507" w:rsidRPr="00296784" w:rsidRDefault="00354507" w:rsidP="00A62556">
            <w:pPr>
              <w:jc w:val="center"/>
              <w:rPr>
                <w:rFonts w:ascii="Arial" w:hAnsi="Arial" w:cs="Arial"/>
              </w:rPr>
            </w:pPr>
            <w:r w:rsidRPr="00296784">
              <w:rPr>
                <w:rFonts w:ascii="Arial" w:hAnsi="Arial" w:cs="Arial"/>
              </w:rPr>
              <w:t>42.93% (95% CI 39.93, 45.93)</w:t>
            </w:r>
          </w:p>
        </w:tc>
        <w:tc>
          <w:tcPr>
            <w:tcW w:w="1373" w:type="dxa"/>
          </w:tcPr>
          <w:p w14:paraId="212B2AD7" w14:textId="77777777" w:rsidR="00354507" w:rsidRPr="00296784" w:rsidRDefault="00354507" w:rsidP="00A62556">
            <w:pPr>
              <w:jc w:val="center"/>
              <w:rPr>
                <w:rFonts w:ascii="Arial" w:hAnsi="Arial" w:cs="Arial"/>
              </w:rPr>
            </w:pPr>
            <w:r w:rsidRPr="00296784">
              <w:rPr>
                <w:rFonts w:ascii="Arial" w:hAnsi="Arial" w:cs="Arial"/>
              </w:rPr>
              <w:t>41.8% (95% CI 23.0, 60.7)</w:t>
            </w:r>
          </w:p>
        </w:tc>
        <w:tc>
          <w:tcPr>
            <w:tcW w:w="1214" w:type="dxa"/>
          </w:tcPr>
          <w:p w14:paraId="10173C0C" w14:textId="77777777" w:rsidR="00354507" w:rsidRPr="00296784" w:rsidRDefault="00354507" w:rsidP="00A62556">
            <w:pPr>
              <w:jc w:val="center"/>
              <w:rPr>
                <w:rFonts w:ascii="Arial" w:hAnsi="Arial" w:cs="Arial"/>
              </w:rPr>
            </w:pPr>
            <w:r w:rsidRPr="00296784">
              <w:rPr>
                <w:rFonts w:ascii="Arial" w:hAnsi="Arial" w:cs="Arial"/>
              </w:rPr>
              <w:t>40.7% (38.9-42.4)</w:t>
            </w:r>
          </w:p>
        </w:tc>
      </w:tr>
    </w:tbl>
    <w:p w14:paraId="72589AF5" w14:textId="77777777" w:rsidR="007B0B93" w:rsidRDefault="007B0B93" w:rsidP="00354507">
      <w:pPr>
        <w:spacing w:after="120"/>
        <w:rPr>
          <w:rFonts w:ascii="Arial" w:hAnsi="Arial" w:cs="Arial"/>
          <w:b/>
        </w:rPr>
      </w:pPr>
    </w:p>
    <w:p w14:paraId="03656B18" w14:textId="737774AC" w:rsidR="00354507" w:rsidRPr="007E24FA" w:rsidRDefault="007B0B93" w:rsidP="00354507">
      <w:pPr>
        <w:spacing w:after="120"/>
        <w:rPr>
          <w:rFonts w:ascii="Arial" w:hAnsi="Arial" w:cs="Arial"/>
        </w:rPr>
      </w:pPr>
      <w:r>
        <w:rPr>
          <w:rFonts w:ascii="Arial" w:hAnsi="Arial" w:cs="Arial"/>
          <w:b/>
        </w:rPr>
        <w:t xml:space="preserve">E.3. </w:t>
      </w:r>
      <w:r w:rsidR="00BF0CE5">
        <w:rPr>
          <w:rFonts w:ascii="Arial" w:hAnsi="Arial" w:cs="Arial"/>
          <w:b/>
        </w:rPr>
        <w:t>Research Subjects</w:t>
      </w:r>
      <w:r w:rsidR="0030118D">
        <w:rPr>
          <w:rFonts w:ascii="Arial" w:hAnsi="Arial" w:cs="Arial"/>
          <w:b/>
        </w:rPr>
        <w:t xml:space="preserve"> and Timeline</w:t>
      </w:r>
      <w:r w:rsidR="00BF0CE5">
        <w:rPr>
          <w:rFonts w:ascii="Arial" w:hAnsi="Arial" w:cs="Arial"/>
          <w:b/>
        </w:rPr>
        <w:t>:</w:t>
      </w:r>
      <w:r w:rsidR="007E24FA">
        <w:rPr>
          <w:rFonts w:ascii="Arial" w:hAnsi="Arial" w:cs="Arial"/>
          <w:u w:val="single"/>
        </w:rPr>
        <w:t xml:space="preserve"> </w:t>
      </w:r>
      <w:r w:rsidR="00707250">
        <w:rPr>
          <w:rFonts w:ascii="Arial" w:hAnsi="Arial" w:cs="Arial"/>
          <w:u w:val="single"/>
        </w:rPr>
        <w:t xml:space="preserve">Inclusion Criteria: </w:t>
      </w:r>
      <w:r w:rsidR="002952D8">
        <w:rPr>
          <w:rFonts w:ascii="Arial" w:hAnsi="Arial" w:cs="Arial"/>
          <w:u w:val="single"/>
        </w:rPr>
        <w:t xml:space="preserve">Biobehavioral data collection: We will recruit both Pueblo County </w:t>
      </w:r>
      <w:r w:rsidR="00DC6C48">
        <w:rPr>
          <w:rFonts w:ascii="Arial" w:hAnsi="Arial" w:cs="Arial"/>
          <w:u w:val="single"/>
        </w:rPr>
        <w:t xml:space="preserve">high school students </w:t>
      </w:r>
      <w:r w:rsidR="002952D8">
        <w:rPr>
          <w:rFonts w:ascii="Arial" w:hAnsi="Arial" w:cs="Arial"/>
          <w:u w:val="single"/>
        </w:rPr>
        <w:t xml:space="preserve">who report past 30 day vaping, and students who do not currently vape ages 14-18 years old as healthy controls. </w:t>
      </w:r>
      <w:r w:rsidR="00707250" w:rsidRPr="007E24FA">
        <w:rPr>
          <w:rFonts w:ascii="Arial" w:hAnsi="Arial" w:cs="Arial"/>
        </w:rPr>
        <w:t xml:space="preserve">Cessation program: Pueblo County high school students, aged 14-18 years, who report vape use in the past 30 days will be considered for the </w:t>
      </w:r>
      <w:r w:rsidR="002952D8">
        <w:rPr>
          <w:rFonts w:ascii="Arial" w:hAnsi="Arial" w:cs="Arial"/>
        </w:rPr>
        <w:t>cessation pilot study</w:t>
      </w:r>
      <w:r w:rsidR="00707250" w:rsidRPr="007E24FA">
        <w:rPr>
          <w:rFonts w:ascii="Arial" w:hAnsi="Arial" w:cs="Arial"/>
        </w:rPr>
        <w:t>.  Participants</w:t>
      </w:r>
      <w:r w:rsidR="000678D4">
        <w:rPr>
          <w:rFonts w:ascii="Arial" w:hAnsi="Arial" w:cs="Arial"/>
        </w:rPr>
        <w:t xml:space="preserve"> must self-identify as Hispanic/Latinx and</w:t>
      </w:r>
      <w:r w:rsidR="00707250" w:rsidRPr="007E24FA">
        <w:rPr>
          <w:rFonts w:ascii="Arial" w:hAnsi="Arial" w:cs="Arial"/>
        </w:rPr>
        <w:t xml:space="preserve"> must be able to read English </w:t>
      </w:r>
      <w:r w:rsidR="002952D8">
        <w:rPr>
          <w:rFonts w:ascii="Arial" w:hAnsi="Arial" w:cs="Arial"/>
        </w:rPr>
        <w:t xml:space="preserve">or Spanish </w:t>
      </w:r>
      <w:r w:rsidR="00707250" w:rsidRPr="007E24FA">
        <w:rPr>
          <w:rFonts w:ascii="Arial" w:hAnsi="Arial" w:cs="Arial"/>
        </w:rPr>
        <w:t xml:space="preserve">and provide consent if age &gt; 18 years and assent if &lt;18 years for the study. </w:t>
      </w:r>
      <w:r w:rsidR="00354507" w:rsidRPr="00296784">
        <w:rPr>
          <w:rFonts w:ascii="Arial" w:hAnsi="Arial" w:cs="Arial"/>
          <w:u w:val="single"/>
        </w:rPr>
        <w:t>Exclusion</w:t>
      </w:r>
      <w:r w:rsidR="00707250">
        <w:rPr>
          <w:rFonts w:ascii="Arial" w:hAnsi="Arial" w:cs="Arial"/>
          <w:u w:val="single"/>
        </w:rPr>
        <w:t xml:space="preserve"> Criteria</w:t>
      </w:r>
      <w:r w:rsidR="00354507" w:rsidRPr="007E24FA">
        <w:rPr>
          <w:rFonts w:ascii="Arial" w:hAnsi="Arial" w:cs="Arial"/>
        </w:rPr>
        <w:t>:</w:t>
      </w:r>
      <w:r w:rsidR="00707250" w:rsidRPr="007E24FA">
        <w:rPr>
          <w:rFonts w:ascii="Arial" w:hAnsi="Arial" w:cs="Arial"/>
        </w:rPr>
        <w:t xml:space="preserve"> Subjects</w:t>
      </w:r>
      <w:r w:rsidR="000678D4">
        <w:rPr>
          <w:rFonts w:ascii="Arial" w:hAnsi="Arial" w:cs="Arial"/>
        </w:rPr>
        <w:t xml:space="preserve"> with </w:t>
      </w:r>
      <w:r w:rsidR="004B40A1">
        <w:rPr>
          <w:rFonts w:ascii="Arial" w:hAnsi="Arial" w:cs="Arial"/>
        </w:rPr>
        <w:t xml:space="preserve">known preexisting </w:t>
      </w:r>
      <w:r w:rsidR="000678D4">
        <w:rPr>
          <w:rFonts w:ascii="Arial" w:hAnsi="Arial" w:cs="Arial"/>
        </w:rPr>
        <w:t>chronic lung disease. Those</w:t>
      </w:r>
      <w:r w:rsidR="00707250" w:rsidRPr="007E24FA">
        <w:rPr>
          <w:rFonts w:ascii="Arial" w:hAnsi="Arial" w:cs="Arial"/>
        </w:rPr>
        <w:t xml:space="preserve"> who are unable to read and provide </w:t>
      </w:r>
      <w:r w:rsidR="00DC6C48">
        <w:rPr>
          <w:rFonts w:ascii="Arial" w:hAnsi="Arial" w:cs="Arial"/>
        </w:rPr>
        <w:t xml:space="preserve">consent of </w:t>
      </w:r>
      <w:r w:rsidR="00707250" w:rsidRPr="007E24FA">
        <w:rPr>
          <w:rFonts w:ascii="Arial" w:hAnsi="Arial" w:cs="Arial"/>
        </w:rPr>
        <w:t>assent will be excluded from study. Subjects who live outside of Pueblo County will not be considered for this study.</w:t>
      </w:r>
      <w:r w:rsidR="0030118D">
        <w:rPr>
          <w:rFonts w:ascii="Arial" w:hAnsi="Arial" w:cs="Arial"/>
        </w:rPr>
        <w:t xml:space="preserve"> </w:t>
      </w:r>
      <w:r w:rsidR="0030118D">
        <w:rPr>
          <w:rFonts w:ascii="Arial" w:hAnsi="Arial" w:cs="Arial"/>
          <w:u w:val="single"/>
        </w:rPr>
        <w:t>Timeline</w:t>
      </w:r>
      <w:r w:rsidR="0030118D">
        <w:rPr>
          <w:rFonts w:ascii="Arial" w:hAnsi="Arial" w:cs="Arial"/>
        </w:rPr>
        <w:t xml:space="preserve">: We will recruit 300 Latinx adolescents over 3.5 years to allow time for sufficient follow up.  Participants will be followed for 12 months with follow up interviews, biometric testing, and nasal epithelial sampling at 6 and 12 months. </w:t>
      </w:r>
      <w:r w:rsidR="00707250" w:rsidRPr="007E24FA">
        <w:rPr>
          <w:rFonts w:ascii="Arial" w:hAnsi="Arial" w:cs="Arial"/>
        </w:rPr>
        <w:t xml:space="preserve">  </w:t>
      </w:r>
    </w:p>
    <w:p w14:paraId="2A51A1A2" w14:textId="48C3DF13" w:rsidR="00354507" w:rsidRDefault="007B0B93" w:rsidP="007B0B93">
      <w:pPr>
        <w:spacing w:after="120"/>
        <w:contextualSpacing/>
        <w:rPr>
          <w:rFonts w:ascii="Arial" w:hAnsi="Arial" w:cs="Arial"/>
          <w:b/>
        </w:rPr>
      </w:pPr>
      <w:r>
        <w:rPr>
          <w:rFonts w:ascii="Arial" w:hAnsi="Arial" w:cs="Arial"/>
          <w:b/>
        </w:rPr>
        <w:t xml:space="preserve">E.4. Subject </w:t>
      </w:r>
      <w:r w:rsidR="00BF0CE5">
        <w:rPr>
          <w:rFonts w:ascii="Arial" w:hAnsi="Arial" w:cs="Arial"/>
          <w:b/>
        </w:rPr>
        <w:t>Recruitment:</w:t>
      </w:r>
    </w:p>
    <w:p w14:paraId="6EB7209A" w14:textId="78CAF771" w:rsidR="00354507" w:rsidRPr="00DF2D78" w:rsidRDefault="007B0B93" w:rsidP="007B0B93">
      <w:pPr>
        <w:spacing w:after="120"/>
        <w:contextualSpacing/>
        <w:rPr>
          <w:rFonts w:ascii="Arial" w:hAnsi="Arial" w:cs="Arial"/>
          <w:bCs/>
        </w:rPr>
      </w:pPr>
      <w:r>
        <w:rPr>
          <w:rFonts w:ascii="Arial" w:hAnsi="Arial" w:cs="Arial"/>
          <w:b/>
        </w:rPr>
        <w:t xml:space="preserve">E.4.1. </w:t>
      </w:r>
      <w:r w:rsidR="000A308F">
        <w:rPr>
          <w:rFonts w:ascii="Arial" w:hAnsi="Arial" w:cs="Arial"/>
          <w:b/>
        </w:rPr>
        <w:t xml:space="preserve">Recruitment Message </w:t>
      </w:r>
      <w:r w:rsidR="00354507" w:rsidRPr="00DF2D78">
        <w:rPr>
          <w:rFonts w:ascii="Arial" w:hAnsi="Arial" w:cs="Arial"/>
          <w:b/>
        </w:rPr>
        <w:t>Pre-testing</w:t>
      </w:r>
      <w:r w:rsidR="00354507" w:rsidRPr="00DF2D78">
        <w:rPr>
          <w:rFonts w:ascii="Arial" w:hAnsi="Arial" w:cs="Arial"/>
          <w:bCs/>
        </w:rPr>
        <w:t>. Prior to</w:t>
      </w:r>
      <w:r w:rsidR="000A308F" w:rsidRPr="00DF2D78">
        <w:rPr>
          <w:rFonts w:ascii="Arial" w:hAnsi="Arial" w:cs="Arial"/>
          <w:bCs/>
        </w:rPr>
        <w:t xml:space="preserve"> the</w:t>
      </w:r>
      <w:r w:rsidR="00354507" w:rsidRPr="00DF2D78">
        <w:rPr>
          <w:rFonts w:ascii="Arial" w:hAnsi="Arial" w:cs="Arial"/>
          <w:bCs/>
        </w:rPr>
        <w:t xml:space="preserve"> initiation of the study, messages and visuals will be tested with Pueblo high schoolers using three focus groups. The messages developed for this study will focus on the following: 1) Reasons/motivations for youth vaping cessation; 2) Participation in the study for vaping cessation; 3) Participation in the baseline, 6 and 12 month lung function and biometric data collection; and 4) Encourage parent enrollment into 2Morrow adult and Quit line tobacco cessation services.</w:t>
      </w:r>
      <w:r w:rsidR="000A308F" w:rsidRPr="00DF2D78">
        <w:rPr>
          <w:rFonts w:ascii="Arial" w:hAnsi="Arial" w:cs="Arial"/>
          <w:bCs/>
        </w:rPr>
        <w:t xml:space="preserve"> Since adolescents do not view vaping as tobacco use</w:t>
      </w:r>
      <w:r w:rsidR="00ED3D04" w:rsidRPr="00ED3D04">
        <w:t xml:space="preserve"> </w:t>
      </w:r>
      <w:r w:rsidR="00ED3D04" w:rsidRPr="00ED3D04">
        <w:rPr>
          <w:rFonts w:ascii="Arial" w:hAnsi="Arial" w:cs="Arial"/>
          <w:bCs/>
        </w:rPr>
        <w:t>{Sanchez, 2021 #58}</w:t>
      </w:r>
      <w:r w:rsidR="000A308F" w:rsidRPr="00DF2D78">
        <w:rPr>
          <w:rFonts w:ascii="Arial" w:hAnsi="Arial" w:cs="Arial"/>
          <w:bCs/>
        </w:rPr>
        <w:t>, messages that are specific to vape use and nicotine addiction will need to be created drawing from the limited literature to date</w:t>
      </w:r>
      <w:r w:rsidR="00ED3D04" w:rsidRPr="00ED3D04">
        <w:t xml:space="preserve"> </w:t>
      </w:r>
      <w:r w:rsidR="00ED3D04" w:rsidRPr="00ED3D04">
        <w:rPr>
          <w:rFonts w:ascii="Arial" w:hAnsi="Arial" w:cs="Arial"/>
          <w:bCs/>
        </w:rPr>
        <w:t>{</w:t>
      </w:r>
      <w:proofErr w:type="spellStart"/>
      <w:r w:rsidR="00ED3D04" w:rsidRPr="00ED3D04">
        <w:rPr>
          <w:rFonts w:ascii="Arial" w:hAnsi="Arial" w:cs="Arial"/>
          <w:bCs/>
        </w:rPr>
        <w:t>Villanti</w:t>
      </w:r>
      <w:proofErr w:type="spellEnd"/>
      <w:r w:rsidR="00ED3D04" w:rsidRPr="00ED3D04">
        <w:rPr>
          <w:rFonts w:ascii="Arial" w:hAnsi="Arial" w:cs="Arial"/>
          <w:bCs/>
        </w:rPr>
        <w:t>, 2021 #65}</w:t>
      </w:r>
      <w:r w:rsidR="000A308F" w:rsidRPr="00DF2D78">
        <w:rPr>
          <w:rFonts w:ascii="Arial" w:hAnsi="Arial" w:cs="Arial"/>
          <w:bCs/>
        </w:rPr>
        <w:t xml:space="preserve">, and input from the Latinx high school students who will be the focus of this study. </w:t>
      </w:r>
    </w:p>
    <w:p w14:paraId="026A9B33" w14:textId="1D83A6FE" w:rsidR="00354507" w:rsidRPr="00296784" w:rsidRDefault="007B0B93" w:rsidP="00354507">
      <w:pPr>
        <w:spacing w:after="120"/>
        <w:rPr>
          <w:rFonts w:ascii="Arial" w:hAnsi="Arial" w:cs="Arial"/>
          <w:bCs/>
        </w:rPr>
      </w:pPr>
      <w:r>
        <w:rPr>
          <w:rFonts w:ascii="Arial" w:hAnsi="Arial" w:cs="Arial"/>
          <w:b/>
        </w:rPr>
        <w:t xml:space="preserve">E.4.2. </w:t>
      </w:r>
      <w:r w:rsidR="00354507" w:rsidRPr="00306FA9">
        <w:rPr>
          <w:rFonts w:ascii="Arial" w:hAnsi="Arial" w:cs="Arial"/>
          <w:b/>
        </w:rPr>
        <w:t>Recruitment Channels</w:t>
      </w:r>
      <w:r w:rsidR="00354507">
        <w:rPr>
          <w:rFonts w:ascii="Arial" w:hAnsi="Arial" w:cs="Arial"/>
          <w:bCs/>
        </w:rPr>
        <w:t xml:space="preserve">. </w:t>
      </w:r>
      <w:r w:rsidR="00354507" w:rsidRPr="00296784">
        <w:rPr>
          <w:rFonts w:ascii="Arial" w:hAnsi="Arial" w:cs="Arial"/>
          <w:bCs/>
        </w:rPr>
        <w:t xml:space="preserve">Pueblo high school students will be recruited through a variety of channels including the high schools, student activities and agencies serving students, and </w:t>
      </w:r>
      <w:r w:rsidR="000A308F">
        <w:rPr>
          <w:rFonts w:ascii="Arial" w:hAnsi="Arial" w:cs="Arial"/>
          <w:bCs/>
        </w:rPr>
        <w:t>extensive engagement through</w:t>
      </w:r>
      <w:r w:rsidR="00354507" w:rsidRPr="00296784">
        <w:rPr>
          <w:rFonts w:ascii="Arial" w:hAnsi="Arial" w:cs="Arial"/>
          <w:bCs/>
        </w:rPr>
        <w:t xml:space="preserve"> frequented social media channels used by adolescents. Free and paid social media will be employed to maximize views among Pueblo adolescents.  Recruitment channels will direct the adolescent to a study webpage which will provide basic program information and direct the adolescent that is eligible (Pueblo high school student, aged 14-18, who has vaped in the past 30 days</w:t>
      </w:r>
      <w:r w:rsidR="000A308F">
        <w:rPr>
          <w:rFonts w:ascii="Arial" w:hAnsi="Arial" w:cs="Arial"/>
          <w:bCs/>
        </w:rPr>
        <w:t>, and those who do not vape</w:t>
      </w:r>
      <w:r w:rsidR="000A308F" w:rsidRPr="00296784">
        <w:rPr>
          <w:rFonts w:ascii="Arial" w:hAnsi="Arial" w:cs="Arial"/>
          <w:bCs/>
        </w:rPr>
        <w:t>)</w:t>
      </w:r>
      <w:r w:rsidR="000A308F">
        <w:rPr>
          <w:rFonts w:ascii="Arial" w:hAnsi="Arial" w:cs="Arial"/>
          <w:bCs/>
        </w:rPr>
        <w:t xml:space="preserve"> to information about the study, information for their parents and need for parental consent while maintaining their vaping status confidential and private.  In addition, scheduled biobehavioral data collection events at local schools and community settings will be promoted with instructions for participation. The adolescent will be able to sign up and prompt a research coordinator contact to schedule study participation.  </w:t>
      </w:r>
    </w:p>
    <w:p w14:paraId="0A9E1C7A" w14:textId="5EAA18F1" w:rsidR="00354507" w:rsidRPr="00213753" w:rsidRDefault="007B0B93" w:rsidP="00420E18">
      <w:pPr>
        <w:spacing w:after="120"/>
        <w:rPr>
          <w:rFonts w:ascii="Arial" w:hAnsi="Arial" w:cs="Arial"/>
          <w:bCs/>
        </w:rPr>
      </w:pPr>
      <w:r>
        <w:rPr>
          <w:rFonts w:ascii="Arial" w:hAnsi="Arial" w:cs="Arial"/>
          <w:b/>
        </w:rPr>
        <w:t xml:space="preserve">E.5. </w:t>
      </w:r>
      <w:r w:rsidR="00354507" w:rsidRPr="006A66AB">
        <w:rPr>
          <w:rFonts w:ascii="Arial" w:hAnsi="Arial" w:cs="Arial"/>
          <w:b/>
        </w:rPr>
        <w:t>Bio</w:t>
      </w:r>
      <w:r w:rsidR="000A308F">
        <w:rPr>
          <w:rFonts w:ascii="Arial" w:hAnsi="Arial" w:cs="Arial"/>
          <w:b/>
        </w:rPr>
        <w:t>behavioral</w:t>
      </w:r>
      <w:r w:rsidR="00354507" w:rsidRPr="006A66AB">
        <w:rPr>
          <w:rFonts w:ascii="Arial" w:hAnsi="Arial" w:cs="Arial"/>
          <w:b/>
        </w:rPr>
        <w:t xml:space="preserve"> Data Collection</w:t>
      </w:r>
      <w:r w:rsidR="00354507">
        <w:rPr>
          <w:rFonts w:ascii="Arial" w:hAnsi="Arial" w:cs="Arial"/>
          <w:bCs/>
        </w:rPr>
        <w:t xml:space="preserve">. </w:t>
      </w:r>
      <w:r w:rsidR="000A308F" w:rsidRPr="00296784">
        <w:rPr>
          <w:rFonts w:ascii="Arial" w:hAnsi="Arial" w:cs="Arial"/>
          <w:bCs/>
        </w:rPr>
        <w:t>Adolescents</w:t>
      </w:r>
      <w:r w:rsidR="00DF2D78">
        <w:rPr>
          <w:rFonts w:ascii="Arial" w:hAnsi="Arial" w:cs="Arial"/>
          <w:bCs/>
        </w:rPr>
        <w:t>,</w:t>
      </w:r>
      <w:r w:rsidR="000A308F" w:rsidRPr="00296784">
        <w:rPr>
          <w:rFonts w:ascii="Arial" w:hAnsi="Arial" w:cs="Arial"/>
          <w:bCs/>
        </w:rPr>
        <w:t xml:space="preserve"> who </w:t>
      </w:r>
      <w:r w:rsidR="000A308F">
        <w:rPr>
          <w:rFonts w:ascii="Arial" w:hAnsi="Arial" w:cs="Arial"/>
          <w:bCs/>
        </w:rPr>
        <w:t>are interested in study participation</w:t>
      </w:r>
      <w:r w:rsidR="00DF2D78">
        <w:rPr>
          <w:rFonts w:ascii="Arial" w:hAnsi="Arial" w:cs="Arial"/>
          <w:bCs/>
        </w:rPr>
        <w:t>,</w:t>
      </w:r>
      <w:r w:rsidR="000A308F" w:rsidRPr="00296784">
        <w:rPr>
          <w:rFonts w:ascii="Arial" w:hAnsi="Arial" w:cs="Arial"/>
          <w:bCs/>
        </w:rPr>
        <w:t xml:space="preserve"> will be contacted by the research coordinator</w:t>
      </w:r>
      <w:r w:rsidR="000A308F">
        <w:rPr>
          <w:rFonts w:ascii="Arial" w:hAnsi="Arial" w:cs="Arial"/>
          <w:bCs/>
        </w:rPr>
        <w:t xml:space="preserve"> to schedule their participation in the biobehavioral data collection</w:t>
      </w:r>
      <w:r w:rsidR="000A308F" w:rsidRPr="00296784">
        <w:rPr>
          <w:rFonts w:ascii="Arial" w:hAnsi="Arial" w:cs="Arial"/>
          <w:bCs/>
        </w:rPr>
        <w:t xml:space="preserve">.  A parent or guardian will </w:t>
      </w:r>
      <w:r w:rsidR="000A308F">
        <w:rPr>
          <w:rFonts w:ascii="Arial" w:hAnsi="Arial" w:cs="Arial"/>
          <w:bCs/>
        </w:rPr>
        <w:t>provide consent for subjects &lt;18 years of age. Adolescents who report previous 30 day vape use will be invited into the sub-study for vaping cessation.  The vaping cessation participants will be randomized to the culturally tailored 2Morrow vaping cessation mobile phone application or the Colorado Quit Line My Quit My Life vaping cessation phone coaching service. All parents will be provided with a tobacco and nicotine cessation resource list including free enrollment into the Adult 2Morrow tobacco cessation mobile phone application, and all Colorado Quit Line tobacco and nicotine cessation services (text, phone, web coaching) as an incentive.</w:t>
      </w:r>
    </w:p>
    <w:p w14:paraId="7965B2B1" w14:textId="320DF0E6" w:rsidR="007B0B93" w:rsidRPr="007B0B93" w:rsidRDefault="007B0B93" w:rsidP="007B0B93">
      <w:pPr>
        <w:spacing w:after="120"/>
        <w:contextualSpacing/>
        <w:rPr>
          <w:rFonts w:ascii="Arial" w:hAnsi="Arial" w:cs="Arial"/>
          <w:b/>
        </w:rPr>
      </w:pPr>
      <w:r w:rsidRPr="007B0B93">
        <w:rPr>
          <w:rFonts w:ascii="Arial" w:hAnsi="Arial" w:cs="Arial"/>
          <w:b/>
        </w:rPr>
        <w:t xml:space="preserve">E.6 </w:t>
      </w:r>
      <w:r w:rsidR="00BF0CE5" w:rsidRPr="007B0B93">
        <w:rPr>
          <w:rFonts w:ascii="Arial" w:hAnsi="Arial" w:cs="Arial"/>
          <w:b/>
        </w:rPr>
        <w:t xml:space="preserve">Data Collection: </w:t>
      </w:r>
      <w:r w:rsidR="00DC2E03">
        <w:rPr>
          <w:rFonts w:ascii="Arial" w:hAnsi="Arial" w:cs="Arial"/>
          <w:b/>
        </w:rPr>
        <w:t>A schema of the data collection is provided in Table 4.</w:t>
      </w:r>
    </w:p>
    <w:p w14:paraId="59ADFAA7" w14:textId="7076402B" w:rsidR="00067A4A" w:rsidRPr="00DC2E03" w:rsidRDefault="00DC2E03" w:rsidP="00DC2E03">
      <w:pPr>
        <w:spacing w:after="120"/>
        <w:contextualSpacing/>
      </w:pPr>
      <w:r>
        <w:rPr>
          <w:rFonts w:ascii="Arial" w:hAnsi="Arial" w:cs="Arial"/>
          <w:b/>
          <w:u w:val="single"/>
        </w:rPr>
        <w:t xml:space="preserve">E.6.1. </w:t>
      </w:r>
      <w:r w:rsidR="00354507" w:rsidRPr="00DC2E03">
        <w:rPr>
          <w:rFonts w:ascii="Arial" w:hAnsi="Arial" w:cs="Arial"/>
          <w:b/>
          <w:u w:val="single"/>
        </w:rPr>
        <w:t>Survey/focus group/intervention</w:t>
      </w:r>
      <w:r w:rsidR="00707250" w:rsidRPr="00DC2E03">
        <w:rPr>
          <w:rFonts w:ascii="Arial" w:hAnsi="Arial" w:cs="Arial"/>
          <w:u w:val="single"/>
        </w:rPr>
        <w:t xml:space="preserve">: </w:t>
      </w:r>
      <w:r w:rsidR="00354507" w:rsidRPr="007B0B93">
        <w:rPr>
          <w:rFonts w:ascii="Arial" w:hAnsi="Arial" w:cs="Arial"/>
          <w:bCs/>
        </w:rPr>
        <w:t xml:space="preserve">Several data collection components will occur throughout the project. </w:t>
      </w:r>
      <w:r w:rsidR="00354507" w:rsidRPr="007B0B93">
        <w:rPr>
          <w:rFonts w:ascii="Arial" w:hAnsi="Arial" w:cs="Arial"/>
        </w:rPr>
        <w:t>Focus Groups</w:t>
      </w:r>
      <w:r w:rsidR="000A308F" w:rsidRPr="007B0B93">
        <w:rPr>
          <w:rFonts w:ascii="Arial" w:hAnsi="Arial" w:cs="Arial"/>
        </w:rPr>
        <w:t xml:space="preserve"> and Key Informant Interviews</w:t>
      </w:r>
      <w:r w:rsidR="00354507" w:rsidRPr="007B0B93">
        <w:rPr>
          <w:rFonts w:ascii="Arial" w:hAnsi="Arial" w:cs="Arial"/>
          <w:bCs/>
        </w:rPr>
        <w:t xml:space="preserve">. </w:t>
      </w:r>
      <w:r w:rsidR="000A308F" w:rsidRPr="007B0B93">
        <w:rPr>
          <w:rFonts w:ascii="Arial" w:hAnsi="Arial" w:cs="Arial"/>
          <w:bCs/>
        </w:rPr>
        <w:t xml:space="preserve">Prior to study </w:t>
      </w:r>
      <w:r w:rsidR="00046774" w:rsidRPr="007B0B93">
        <w:rPr>
          <w:rFonts w:ascii="Arial" w:hAnsi="Arial" w:cs="Arial"/>
          <w:bCs/>
        </w:rPr>
        <w:t>initiation</w:t>
      </w:r>
      <w:r w:rsidR="000A308F" w:rsidRPr="007B0B93">
        <w:rPr>
          <w:rFonts w:ascii="Arial" w:hAnsi="Arial" w:cs="Arial"/>
          <w:bCs/>
        </w:rPr>
        <w:t>, t</w:t>
      </w:r>
      <w:r w:rsidR="00354507" w:rsidRPr="007B0B93">
        <w:rPr>
          <w:rFonts w:ascii="Arial" w:hAnsi="Arial" w:cs="Arial"/>
          <w:bCs/>
        </w:rPr>
        <w:t>hree focus groups of Pueblo high school students who vape will be recruited to test messages and images, and identify appropriate wording and language used.</w:t>
      </w:r>
      <w:r w:rsidR="000A308F" w:rsidRPr="007B0B93">
        <w:rPr>
          <w:rFonts w:ascii="Arial" w:hAnsi="Arial" w:cs="Arial"/>
          <w:bCs/>
        </w:rPr>
        <w:t xml:space="preserve"> The focus group findings will be used for recruitment strategy and participant materials development as well as culturally and linguistically tailoring of the 2Morrow mobile phone application.  At baseline, 6 months and 12 month biobehavioral data collection, a random sample of 20% (30) of the participants will be asked to complete a key informant interview to discuss: 1) interest in quitting; 2) previous </w:t>
      </w:r>
      <w:r w:rsidR="000A308F" w:rsidRPr="007B0B93">
        <w:rPr>
          <w:rFonts w:ascii="Arial" w:hAnsi="Arial" w:cs="Arial"/>
          <w:bCs/>
        </w:rPr>
        <w:lastRenderedPageBreak/>
        <w:t xml:space="preserve">quit attempts; 3) facilitators to quitting; 5) challenges to quitting; 6) support desired/received in quitting. </w:t>
      </w:r>
      <w:r w:rsidR="00354507" w:rsidRPr="007B0B93">
        <w:rPr>
          <w:rFonts w:ascii="Arial" w:hAnsi="Arial" w:cs="Arial"/>
          <w:bCs/>
        </w:rPr>
        <w:t>Demographic data: Age, grade, high school, gender, language preference</w:t>
      </w:r>
      <w:r w:rsidR="000A308F" w:rsidRPr="007B0B93">
        <w:rPr>
          <w:rFonts w:ascii="Arial" w:hAnsi="Arial" w:cs="Arial"/>
          <w:bCs/>
        </w:rPr>
        <w:t xml:space="preserve">, </w:t>
      </w:r>
      <w:r w:rsidR="00354507" w:rsidRPr="007B0B93">
        <w:rPr>
          <w:rFonts w:ascii="Arial" w:hAnsi="Arial" w:cs="Arial"/>
          <w:bCs/>
        </w:rPr>
        <w:t>ethnicity</w:t>
      </w:r>
      <w:r w:rsidR="000A308F" w:rsidRPr="007B0B93">
        <w:rPr>
          <w:rFonts w:ascii="Arial" w:hAnsi="Arial" w:cs="Arial"/>
          <w:bCs/>
        </w:rPr>
        <w:t xml:space="preserve">, and vaping </w:t>
      </w:r>
      <w:r w:rsidR="000A308F" w:rsidRPr="00DC2E03">
        <w:rPr>
          <w:rFonts w:ascii="Arial" w:hAnsi="Arial" w:cs="Arial"/>
          <w:bCs/>
        </w:rPr>
        <w:t>status</w:t>
      </w:r>
      <w:r w:rsidR="00354507" w:rsidRPr="00DC2E03">
        <w:rPr>
          <w:rFonts w:ascii="Arial" w:hAnsi="Arial" w:cs="Arial"/>
          <w:bCs/>
        </w:rPr>
        <w:t xml:space="preserve"> will be collected</w:t>
      </w:r>
      <w:r w:rsidR="000A308F" w:rsidRPr="00DC2E03">
        <w:rPr>
          <w:rFonts w:ascii="Arial" w:hAnsi="Arial" w:cs="Arial"/>
          <w:bCs/>
        </w:rPr>
        <w:t xml:space="preserve"> by the study coordinator to ascertain eligibility for the study and schedule the biobehavioral data collection visit.</w:t>
      </w:r>
      <w:r w:rsidR="00354507" w:rsidRPr="00DC2E03">
        <w:rPr>
          <w:rFonts w:ascii="Arial" w:hAnsi="Arial" w:cs="Arial"/>
          <w:bCs/>
        </w:rPr>
        <w:t xml:space="preserve"> Vaping Description: Participants will be asked how often they vaped during the past 30 days. Participants will be asked whether they vape nicotine, CBD, or THC</w:t>
      </w:r>
      <w:r w:rsidR="00707250" w:rsidRPr="00DC2E03">
        <w:rPr>
          <w:rFonts w:ascii="Arial" w:hAnsi="Arial" w:cs="Arial"/>
          <w:bCs/>
        </w:rPr>
        <w:t xml:space="preserve"> (exposure validation below)</w:t>
      </w:r>
      <w:r w:rsidR="00354507" w:rsidRPr="00DC2E03">
        <w:rPr>
          <w:rFonts w:ascii="Arial" w:hAnsi="Arial" w:cs="Arial"/>
          <w:bCs/>
        </w:rPr>
        <w:t xml:space="preserve">. Motivation and interest in vaping cessation will be measured using 2 questions: </w:t>
      </w:r>
      <w:r w:rsidR="00354507" w:rsidRPr="00DC2E03">
        <w:rPr>
          <w:rFonts w:ascii="Arial" w:hAnsi="Arial" w:cs="Arial"/>
        </w:rPr>
        <w:t>“Do you want to completely stop using electronic cigarettes, vape pens, or e-hookah right now?” and “Have you tried to completely stop using electronic cigarettes, vape pens, or e-hoo</w:t>
      </w:r>
      <w:r w:rsidR="00707250" w:rsidRPr="00DC2E03">
        <w:rPr>
          <w:rFonts w:ascii="Arial" w:hAnsi="Arial" w:cs="Arial"/>
        </w:rPr>
        <w:t xml:space="preserve">kah within the past 12 months?” </w:t>
      </w:r>
      <w:r w:rsidR="001C51B6" w:rsidRPr="00DC2E03">
        <w:rPr>
          <w:rFonts w:ascii="Arial" w:hAnsi="Arial" w:cs="Arial"/>
        </w:rPr>
        <w:t xml:space="preserve">Vaping patterns will be measure by identification of primary ENDS device use and frequency of use, a description of flavors and nicotine concentration used during the past 30 days. Additionally, puffing frequency will be self-reported. </w:t>
      </w:r>
      <w:r w:rsidR="00354507" w:rsidRPr="00DC2E03">
        <w:rPr>
          <w:rFonts w:ascii="Arial" w:hAnsi="Arial" w:cs="Arial"/>
        </w:rPr>
        <w:t>Nicotine Dependence: The 4-item Patient-Reported Outcomes Measurement Information System (PROMIS-E) Nicotine Dependence Item Bank for Electronic Cigarettes will assess nicotine dependence and has</w:t>
      </w:r>
      <w:r w:rsidR="00707250" w:rsidRPr="00DC2E03">
        <w:rPr>
          <w:rFonts w:ascii="Arial" w:hAnsi="Arial" w:cs="Arial"/>
        </w:rPr>
        <w:t xml:space="preserve"> been validated for adolescents, </w:t>
      </w:r>
      <w:r w:rsidR="00354507" w:rsidRPr="00DC2E03">
        <w:rPr>
          <w:rFonts w:ascii="Arial" w:hAnsi="Arial" w:cs="Arial"/>
          <w:bCs/>
        </w:rPr>
        <w:t>Attitude Toward E-Cigarettes: The 12-item Electronic Cigarette Attitudes Survey (ECAS) instrument</w:t>
      </w:r>
      <w:r w:rsidR="00A30AE7" w:rsidRPr="00DC2E03">
        <w:rPr>
          <w:rFonts w:ascii="Arial" w:hAnsi="Arial" w:cs="Arial"/>
          <w:bCs/>
        </w:rPr>
        <w:t>{Diez, 2019 #95}</w:t>
      </w:r>
      <w:r w:rsidR="001E1CE1" w:rsidRPr="00DC2E03">
        <w:rPr>
          <w:rFonts w:ascii="Arial" w:hAnsi="Arial" w:cs="Arial"/>
          <w:color w:val="212121"/>
          <w:shd w:val="clear" w:color="auto" w:fill="FFFFFF"/>
        </w:rPr>
        <w:t xml:space="preserve"> </w:t>
      </w:r>
      <w:r w:rsidR="00354507" w:rsidRPr="00DC2E03">
        <w:rPr>
          <w:rFonts w:ascii="Arial" w:hAnsi="Arial" w:cs="Arial"/>
          <w:bCs/>
        </w:rPr>
        <w:t>will measure perceptions of vape flavors, odor, cost, ability to customize, health effects, and permissibility of use, both indoors and outside.</w:t>
      </w:r>
      <w:r w:rsidR="00213753" w:rsidRPr="00DC2E03">
        <w:rPr>
          <w:rFonts w:ascii="Arial" w:hAnsi="Arial" w:cs="Arial"/>
          <w:bCs/>
        </w:rPr>
        <w:t xml:space="preserve"> </w:t>
      </w:r>
      <w:r w:rsidR="00354507" w:rsidRPr="00DC2E03">
        <w:rPr>
          <w:rFonts w:ascii="Arial" w:hAnsi="Arial" w:cs="Arial"/>
          <w:bCs/>
        </w:rPr>
        <w:t xml:space="preserve">Communication with Parents: The 20-item </w:t>
      </w:r>
      <w:r w:rsidR="00354507" w:rsidRPr="00DC2E03">
        <w:rPr>
          <w:rFonts w:ascii="Arial" w:hAnsi="Arial" w:cs="Arial"/>
        </w:rPr>
        <w:t>Parent-Adolescent Communication Scale (PACS)</w:t>
      </w:r>
      <w:r w:rsidR="00A30AE7" w:rsidRPr="00DC2E03">
        <w:rPr>
          <w:rFonts w:ascii="Arial" w:hAnsi="Arial" w:cs="Arial"/>
        </w:rPr>
        <w:t>{Bhushan, 1992 #96}</w:t>
      </w:r>
      <w:r w:rsidR="00354507" w:rsidRPr="00DC2E03">
        <w:rPr>
          <w:rFonts w:ascii="Arial" w:hAnsi="Arial" w:cs="Arial"/>
        </w:rPr>
        <w:t xml:space="preserve"> captures open and problem communication </w:t>
      </w:r>
      <w:r w:rsidR="00707250" w:rsidRPr="00DC2E03">
        <w:rPr>
          <w:rFonts w:ascii="Arial" w:hAnsi="Arial" w:cs="Arial"/>
        </w:rPr>
        <w:t xml:space="preserve">between parent and adolescents. </w:t>
      </w:r>
      <w:r w:rsidR="00354507" w:rsidRPr="00DC2E03">
        <w:rPr>
          <w:rFonts w:ascii="Arial" w:hAnsi="Arial" w:cs="Arial"/>
        </w:rPr>
        <w:t>Adolescent Stressors: The 10-item Perceived Stress Scale (PSS-10)</w:t>
      </w:r>
      <w:r w:rsidR="00A30AE7" w:rsidRPr="00DC2E03">
        <w:rPr>
          <w:rFonts w:ascii="Arial" w:hAnsi="Arial" w:cs="Arial"/>
        </w:rPr>
        <w:t>{Cohen, 1983 #97}</w:t>
      </w:r>
      <w:r w:rsidR="00354507" w:rsidRPr="00DC2E03">
        <w:rPr>
          <w:rFonts w:ascii="Arial" w:hAnsi="Arial" w:cs="Arial"/>
        </w:rPr>
        <w:t xml:space="preserve"> will measure past </w:t>
      </w:r>
      <w:proofErr w:type="gramStart"/>
      <w:r w:rsidR="00354507" w:rsidRPr="00DC2E03">
        <w:rPr>
          <w:rFonts w:ascii="Arial" w:hAnsi="Arial" w:cs="Arial"/>
        </w:rPr>
        <w:t>30 day</w:t>
      </w:r>
      <w:proofErr w:type="gramEnd"/>
      <w:r w:rsidR="00354507" w:rsidRPr="00DC2E03">
        <w:rPr>
          <w:rFonts w:ascii="Arial" w:hAnsi="Arial" w:cs="Arial"/>
        </w:rPr>
        <w:t xml:space="preserve"> stressors.</w:t>
      </w:r>
      <w:r w:rsidR="00707250" w:rsidRPr="00DC2E03">
        <w:rPr>
          <w:rFonts w:ascii="Arial" w:hAnsi="Arial" w:cs="Arial"/>
        </w:rPr>
        <w:t xml:space="preserve"> </w:t>
      </w:r>
      <w:r w:rsidR="00354507" w:rsidRPr="00DC2E03">
        <w:rPr>
          <w:rFonts w:ascii="Arial" w:hAnsi="Arial" w:cs="Arial"/>
        </w:rPr>
        <w:t>Acculturative Stress: The 20-item Bicultural Stressors Scale</w:t>
      </w:r>
      <w:r w:rsidR="00ED3D04" w:rsidRPr="00DC2E03">
        <w:rPr>
          <w:rFonts w:ascii="Arial" w:hAnsi="Arial" w:cs="Arial"/>
        </w:rPr>
        <w:t xml:space="preserve"> {Romero, 2003 #67}</w:t>
      </w:r>
      <w:r w:rsidR="001E1CE1" w:rsidRPr="00DC2E03">
        <w:rPr>
          <w:rFonts w:ascii="Arial" w:hAnsi="Arial" w:cs="Arial"/>
          <w:color w:val="212121"/>
          <w:shd w:val="clear" w:color="auto" w:fill="FFFFFF"/>
        </w:rPr>
        <w:t xml:space="preserve"> </w:t>
      </w:r>
      <w:r w:rsidR="00354507" w:rsidRPr="00DC2E03">
        <w:rPr>
          <w:rFonts w:ascii="Arial" w:hAnsi="Arial" w:cs="Arial"/>
        </w:rPr>
        <w:t>will measure unique stressors of Latinx youth related to the US and parent home culture and the acculturation process.</w:t>
      </w:r>
      <w:r w:rsidR="00707250" w:rsidRPr="00DC2E03">
        <w:rPr>
          <w:rFonts w:ascii="Arial" w:hAnsi="Arial" w:cs="Arial"/>
          <w:bCs/>
        </w:rPr>
        <w:t xml:space="preserve"> </w:t>
      </w:r>
      <w:r w:rsidR="00354507" w:rsidRPr="00DC2E03">
        <w:rPr>
          <w:rFonts w:ascii="Arial" w:hAnsi="Arial" w:cs="Arial"/>
        </w:rPr>
        <w:t>Interpersonal network tobacco product use: The participant will be asked if household members use e-cigs and other tobacco products in the home. The number of friends who currently vape will be collected.</w:t>
      </w:r>
      <w:r w:rsidR="00213753" w:rsidRPr="00DC2E03">
        <w:rPr>
          <w:rFonts w:ascii="Arial" w:hAnsi="Arial" w:cs="Arial"/>
        </w:rPr>
        <w:t xml:space="preserve"> </w:t>
      </w:r>
      <w:r w:rsidR="00354507" w:rsidRPr="00DC2E03">
        <w:rPr>
          <w:rFonts w:ascii="Arial" w:hAnsi="Arial" w:cs="Arial"/>
        </w:rPr>
        <w:t>Other substance use: The participant will be asked for frequency of alcohol and marijuana use in the past 30 days.</w:t>
      </w:r>
      <w:r w:rsidR="00213753" w:rsidRPr="00DC2E03">
        <w:rPr>
          <w:rFonts w:ascii="Arial" w:hAnsi="Arial" w:cs="Arial"/>
        </w:rPr>
        <w:t xml:space="preserve"> </w:t>
      </w:r>
      <w:r w:rsidR="00354507" w:rsidRPr="00DC2E03">
        <w:rPr>
          <w:rFonts w:ascii="Arial" w:hAnsi="Arial" w:cs="Arial"/>
        </w:rPr>
        <w:t>Cessation Intervention Group Engagement: Self-reported engagement with the cessation intervention will be measured by the number of coaching sessions or lessons completed</w:t>
      </w:r>
      <w:r w:rsidR="005D3B9F" w:rsidRPr="00DC2E03">
        <w:rPr>
          <w:rFonts w:ascii="Arial" w:hAnsi="Arial" w:cs="Arial"/>
        </w:rPr>
        <w:t xml:space="preserve"> (mobile app)</w:t>
      </w:r>
      <w:r w:rsidR="00354507" w:rsidRPr="00DC2E03">
        <w:rPr>
          <w:rFonts w:ascii="Arial" w:hAnsi="Arial" w:cs="Arial"/>
        </w:rPr>
        <w:t xml:space="preserve">, and perception of usefulness and satisfaction with the content.  Data will be obtained from the 2Morrow mobile app to verify lessons completed, </w:t>
      </w:r>
      <w:r w:rsidR="001C51B6" w:rsidRPr="00DC2E03">
        <w:rPr>
          <w:rFonts w:ascii="Arial" w:hAnsi="Arial" w:cs="Arial"/>
        </w:rPr>
        <w:t xml:space="preserve">and phone application, </w:t>
      </w:r>
      <w:r w:rsidR="00354507" w:rsidRPr="00DC2E03">
        <w:rPr>
          <w:rFonts w:ascii="Arial" w:hAnsi="Arial" w:cs="Arial"/>
        </w:rPr>
        <w:t>and app engagement metrics.</w:t>
      </w:r>
    </w:p>
    <w:p w14:paraId="3636A46A" w14:textId="553C32EA" w:rsidR="00067A4A" w:rsidRDefault="00DC2E03" w:rsidP="00067A4A">
      <w:pPr>
        <w:pStyle w:val="CommentText"/>
        <w:rPr>
          <w:rFonts w:ascii="Arial" w:hAnsi="Arial" w:cs="Arial"/>
          <w:sz w:val="22"/>
          <w:szCs w:val="22"/>
        </w:rPr>
      </w:pPr>
      <w:r w:rsidRPr="00DC2E03">
        <w:rPr>
          <w:rFonts w:ascii="Arial" w:hAnsi="Arial" w:cs="Arial"/>
          <w:b/>
          <w:sz w:val="22"/>
          <w:szCs w:val="22"/>
          <w:u w:val="single"/>
        </w:rPr>
        <w:t xml:space="preserve">E.6.2. </w:t>
      </w:r>
      <w:r w:rsidR="00574944" w:rsidRPr="00DC2E03">
        <w:rPr>
          <w:rFonts w:ascii="Arial" w:hAnsi="Arial" w:cs="Arial"/>
          <w:b/>
          <w:sz w:val="22"/>
          <w:szCs w:val="22"/>
          <w:u w:val="single"/>
        </w:rPr>
        <w:t>Exposure Assessment</w:t>
      </w:r>
      <w:r w:rsidR="00574944" w:rsidRPr="00DC2E03">
        <w:rPr>
          <w:rFonts w:ascii="Arial" w:hAnsi="Arial" w:cs="Arial"/>
          <w:sz w:val="22"/>
          <w:szCs w:val="22"/>
          <w:u w:val="single"/>
        </w:rPr>
        <w:t>:</w:t>
      </w:r>
      <w:r w:rsidR="008B3870" w:rsidRPr="00DC2E03">
        <w:rPr>
          <w:rFonts w:ascii="Arial" w:hAnsi="Arial" w:cs="Arial"/>
          <w:b/>
          <w:sz w:val="22"/>
          <w:szCs w:val="22"/>
        </w:rPr>
        <w:t xml:space="preserve"> </w:t>
      </w:r>
      <w:r w:rsidR="00067A4A" w:rsidRPr="00DC2E03">
        <w:rPr>
          <w:rFonts w:ascii="Arial" w:hAnsi="Arial" w:cs="Arial"/>
          <w:sz w:val="22"/>
          <w:szCs w:val="22"/>
        </w:rPr>
        <w:t>To date, there is no validated tool to properly assess vape exposure</w:t>
      </w:r>
      <w:r w:rsidR="00493997" w:rsidRPr="00DC2E03">
        <w:rPr>
          <w:rFonts w:ascii="Arial" w:hAnsi="Arial" w:cs="Arial"/>
          <w:sz w:val="22"/>
          <w:szCs w:val="22"/>
        </w:rPr>
        <w:t xml:space="preserve"> in adolescents</w:t>
      </w:r>
      <w:r w:rsidR="00067A4A" w:rsidRPr="00DC2E03">
        <w:rPr>
          <w:rFonts w:ascii="Arial" w:hAnsi="Arial" w:cs="Arial"/>
          <w:sz w:val="22"/>
          <w:szCs w:val="22"/>
        </w:rPr>
        <w:t xml:space="preserve">. We will use a multi-faceted approach to address this issue.  First, we will </w:t>
      </w:r>
      <w:r w:rsidR="00067A4A" w:rsidRPr="00DC2E03">
        <w:rPr>
          <w:rFonts w:ascii="Arial" w:hAnsi="Arial" w:cs="Arial"/>
          <w:sz w:val="22"/>
          <w:szCs w:val="22"/>
          <w:lang w:val="en-US"/>
        </w:rPr>
        <w:t>conduct</w:t>
      </w:r>
      <w:r w:rsidR="00067A4A" w:rsidRPr="00DC2E03">
        <w:rPr>
          <w:rFonts w:ascii="Arial" w:hAnsi="Arial" w:cs="Arial"/>
          <w:sz w:val="22"/>
          <w:szCs w:val="22"/>
        </w:rPr>
        <w:t xml:space="preserve"> a qualitative analysis of exposure as provided in the National Youth Tobacco Survey</w:t>
      </w:r>
      <w:r w:rsidR="00067A4A" w:rsidRPr="00DC2E03">
        <w:rPr>
          <w:rFonts w:ascii="Arial" w:hAnsi="Arial" w:cs="Arial"/>
          <w:sz w:val="22"/>
          <w:szCs w:val="22"/>
          <w:lang w:val="en-US"/>
        </w:rPr>
        <w:t xml:space="preserve"> </w:t>
      </w:r>
      <w:r w:rsidR="00067A4A" w:rsidRPr="00DC2E03">
        <w:rPr>
          <w:rFonts w:ascii="Arial" w:hAnsi="Arial" w:cs="Arial"/>
          <w:sz w:val="22"/>
          <w:szCs w:val="22"/>
        </w:rPr>
        <w:t>(validated 2020 National Youth Tobacco Survey Q6-19)</w:t>
      </w:r>
      <w:r w:rsidR="00067A4A" w:rsidRPr="00DC2E03">
        <w:rPr>
          <w:rFonts w:ascii="Arial" w:hAnsi="Arial" w:cs="Arial"/>
          <w:sz w:val="22"/>
          <w:szCs w:val="22"/>
          <w:lang w:val="en-US"/>
        </w:rPr>
        <w:t>.</w:t>
      </w:r>
      <w:r w:rsidR="00067A4A" w:rsidRPr="00DC2E03">
        <w:rPr>
          <w:rFonts w:ascii="Arial" w:hAnsi="Arial" w:cs="Arial"/>
          <w:sz w:val="22"/>
          <w:szCs w:val="22"/>
        </w:rPr>
        <w:t xml:space="preserve"> </w:t>
      </w:r>
      <w:r w:rsidR="00067A4A" w:rsidRPr="00DC2E03">
        <w:rPr>
          <w:rFonts w:ascii="Arial" w:hAnsi="Arial" w:cs="Arial"/>
          <w:sz w:val="22"/>
          <w:szCs w:val="22"/>
          <w:lang w:val="en-US"/>
        </w:rPr>
        <w:t>Second, w</w:t>
      </w:r>
      <w:r w:rsidR="00067A4A" w:rsidRPr="00DC2E03">
        <w:rPr>
          <w:rFonts w:ascii="Arial" w:hAnsi="Arial" w:cs="Arial"/>
          <w:sz w:val="22"/>
          <w:szCs w:val="22"/>
        </w:rPr>
        <w:t>e will perform a quantitative assessment of nicotine exposure.</w:t>
      </w:r>
      <w:r w:rsidR="00067A4A" w:rsidRPr="00DC2E03">
        <w:rPr>
          <w:rFonts w:ascii="Arial" w:hAnsi="Arial" w:cs="Arial"/>
          <w:sz w:val="22"/>
          <w:szCs w:val="22"/>
          <w:lang w:val="en-US"/>
        </w:rPr>
        <w:t xml:space="preserve"> W</w:t>
      </w:r>
      <w:r w:rsidR="00067A4A" w:rsidRPr="00DC2E03">
        <w:rPr>
          <w:rFonts w:ascii="Arial" w:hAnsi="Arial" w:cs="Arial"/>
          <w:sz w:val="22"/>
          <w:szCs w:val="22"/>
        </w:rPr>
        <w:t>e will obtain urine for exposure assessment</w:t>
      </w:r>
      <w:r w:rsidR="00067A4A" w:rsidRPr="00DC2E03">
        <w:rPr>
          <w:rFonts w:ascii="Arial" w:hAnsi="Arial" w:cs="Arial"/>
          <w:sz w:val="22"/>
          <w:szCs w:val="22"/>
          <w:lang w:val="en-US"/>
        </w:rPr>
        <w:t xml:space="preserve"> a</w:t>
      </w:r>
      <w:r w:rsidR="00067A4A" w:rsidRPr="00DC2E03">
        <w:rPr>
          <w:rFonts w:ascii="Arial" w:hAnsi="Arial" w:cs="Arial"/>
          <w:sz w:val="22"/>
          <w:szCs w:val="22"/>
        </w:rPr>
        <w:t>t baseline</w:t>
      </w:r>
      <w:r w:rsidR="00067A4A" w:rsidRPr="00DC2E03">
        <w:rPr>
          <w:rFonts w:ascii="Arial" w:hAnsi="Arial" w:cs="Arial"/>
          <w:sz w:val="22"/>
          <w:szCs w:val="22"/>
          <w:lang w:val="en-US"/>
        </w:rPr>
        <w:t>, as well as during the 6- and 12-month</w:t>
      </w:r>
      <w:r w:rsidR="00067A4A" w:rsidRPr="00DC2E03">
        <w:rPr>
          <w:rFonts w:ascii="Arial" w:hAnsi="Arial" w:cs="Arial"/>
          <w:sz w:val="22"/>
          <w:szCs w:val="22"/>
        </w:rPr>
        <w:t xml:space="preserve"> visit</w:t>
      </w:r>
      <w:r w:rsidR="00067A4A" w:rsidRPr="00DC2E03">
        <w:rPr>
          <w:rFonts w:ascii="Arial" w:hAnsi="Arial" w:cs="Arial"/>
          <w:sz w:val="22"/>
          <w:szCs w:val="22"/>
          <w:lang w:val="en-US"/>
        </w:rPr>
        <w:t>s</w:t>
      </w:r>
      <w:r w:rsidR="00067A4A" w:rsidRPr="00DC2E03">
        <w:rPr>
          <w:rFonts w:ascii="Arial" w:hAnsi="Arial" w:cs="Arial"/>
          <w:sz w:val="22"/>
          <w:szCs w:val="22"/>
        </w:rPr>
        <w:t xml:space="preserve">.  </w:t>
      </w:r>
      <w:r w:rsidR="00067A4A" w:rsidRPr="00DC2E03">
        <w:rPr>
          <w:rFonts w:ascii="Arial" w:hAnsi="Arial" w:cs="Arial"/>
          <w:sz w:val="22"/>
          <w:szCs w:val="22"/>
          <w:lang w:val="en-US"/>
        </w:rPr>
        <w:t>Then, u</w:t>
      </w:r>
      <w:r w:rsidR="00067A4A" w:rsidRPr="00DC2E03">
        <w:rPr>
          <w:rFonts w:ascii="Arial" w:hAnsi="Arial" w:cs="Arial"/>
          <w:sz w:val="22"/>
          <w:szCs w:val="22"/>
        </w:rPr>
        <w:t>sing targeted liquid chromatography-mass spectrometry with the method described by Koen De Cremer et al with modifications</w:t>
      </w:r>
      <w:r w:rsidR="00ED3D04" w:rsidRPr="00DC2E03">
        <w:rPr>
          <w:rFonts w:ascii="Arial" w:hAnsi="Arial" w:cs="Arial"/>
        </w:rPr>
        <w:t xml:space="preserve"> </w:t>
      </w:r>
      <w:r w:rsidR="00ED3D04" w:rsidRPr="00DC2E03">
        <w:rPr>
          <w:rFonts w:ascii="Arial" w:hAnsi="Arial" w:cs="Arial"/>
          <w:sz w:val="22"/>
          <w:szCs w:val="22"/>
        </w:rPr>
        <w:t>{De Cremer, 2013 #68}</w:t>
      </w:r>
      <w:r w:rsidR="00067A4A" w:rsidRPr="00DC2E03">
        <w:rPr>
          <w:rFonts w:ascii="Arial" w:hAnsi="Arial" w:cs="Arial"/>
          <w:sz w:val="22"/>
          <w:szCs w:val="22"/>
          <w:lang w:val="en-US"/>
        </w:rPr>
        <w:t>,</w:t>
      </w:r>
      <w:r w:rsidR="00067A4A" w:rsidRPr="00DC2E03">
        <w:rPr>
          <w:rFonts w:ascii="Arial" w:hAnsi="Arial" w:cs="Arial"/>
          <w:sz w:val="22"/>
          <w:szCs w:val="22"/>
        </w:rPr>
        <w:t xml:space="preserve"> </w:t>
      </w:r>
      <w:r w:rsidR="00067A4A" w:rsidRPr="00DC2E03">
        <w:rPr>
          <w:rFonts w:ascii="Arial" w:hAnsi="Arial" w:cs="Arial"/>
          <w:sz w:val="22"/>
          <w:szCs w:val="22"/>
          <w:lang w:val="en-US"/>
        </w:rPr>
        <w:t>w</w:t>
      </w:r>
      <w:r w:rsidR="00067A4A" w:rsidRPr="00DC2E03">
        <w:rPr>
          <w:rFonts w:ascii="Arial" w:hAnsi="Arial" w:cs="Arial"/>
          <w:sz w:val="22"/>
          <w:szCs w:val="22"/>
        </w:rPr>
        <w:t xml:space="preserve">e will </w:t>
      </w:r>
      <w:r w:rsidR="00067A4A" w:rsidRPr="00DC2E03">
        <w:rPr>
          <w:rFonts w:ascii="Arial" w:hAnsi="Arial" w:cs="Arial"/>
          <w:sz w:val="22"/>
          <w:szCs w:val="22"/>
          <w:lang w:val="en-US"/>
        </w:rPr>
        <w:t>measure</w:t>
      </w:r>
      <w:r w:rsidR="00067A4A" w:rsidRPr="00DC2E03">
        <w:rPr>
          <w:rFonts w:ascii="Arial" w:hAnsi="Arial" w:cs="Arial"/>
          <w:sz w:val="22"/>
          <w:szCs w:val="22"/>
        </w:rPr>
        <w:t xml:space="preserve"> urine cotinine</w:t>
      </w:r>
      <w:r w:rsidR="00067A4A" w:rsidRPr="00DC2E03">
        <w:rPr>
          <w:rFonts w:ascii="Arial" w:hAnsi="Arial" w:cs="Arial"/>
          <w:sz w:val="22"/>
          <w:szCs w:val="22"/>
          <w:lang w:val="en-US"/>
        </w:rPr>
        <w:t xml:space="preserve"> (and other downstream metabolites)</w:t>
      </w:r>
      <w:r w:rsidR="00067A4A" w:rsidRPr="00DC2E03">
        <w:rPr>
          <w:rFonts w:ascii="Arial" w:hAnsi="Arial" w:cs="Arial"/>
          <w:sz w:val="22"/>
          <w:szCs w:val="22"/>
        </w:rPr>
        <w:t xml:space="preserve">. Urinary metabolites will be standardized for creatinine.  Based on the literature, we estimate a urine cotinine cutoff </w:t>
      </w:r>
      <w:r w:rsidR="00067A4A" w:rsidRPr="00DC2E03">
        <w:rPr>
          <w:rFonts w:ascii="Arial" w:hAnsi="Arial" w:cs="Arial"/>
          <w:sz w:val="22"/>
          <w:szCs w:val="22"/>
          <w:lang w:val="en-US"/>
        </w:rPr>
        <w:t>&gt;3</w:t>
      </w:r>
      <w:r w:rsidR="00067A4A" w:rsidRPr="00DC2E03">
        <w:rPr>
          <w:rFonts w:ascii="Arial" w:hAnsi="Arial" w:cs="Arial"/>
          <w:sz w:val="22"/>
          <w:szCs w:val="22"/>
        </w:rPr>
        <w:t>0 ng/mL to enable us to distinguish</w:t>
      </w:r>
      <w:r w:rsidR="00067A4A" w:rsidRPr="00DC2E03">
        <w:rPr>
          <w:rFonts w:ascii="Arial" w:hAnsi="Arial" w:cs="Arial"/>
          <w:sz w:val="22"/>
          <w:szCs w:val="22"/>
          <w:lang w:val="en-US"/>
        </w:rPr>
        <w:t xml:space="preserve"> between</w:t>
      </w:r>
      <w:r w:rsidR="00067A4A" w:rsidRPr="00DC2E03">
        <w:rPr>
          <w:rFonts w:ascii="Arial" w:hAnsi="Arial" w:cs="Arial"/>
          <w:sz w:val="22"/>
          <w:szCs w:val="22"/>
        </w:rPr>
        <w:t xml:space="preserve"> smokers and nonsmokers. </w:t>
      </w:r>
      <w:r w:rsidR="00067A4A" w:rsidRPr="00DC2E03">
        <w:rPr>
          <w:rFonts w:ascii="Arial" w:hAnsi="Arial" w:cs="Arial"/>
          <w:sz w:val="22"/>
          <w:szCs w:val="22"/>
          <w:lang w:val="en-US"/>
        </w:rPr>
        <w:t>This cutoff is based on a study with predominantly Hispanic and African American subjects aged 13–19 years (n=466)</w:t>
      </w:r>
      <w:r w:rsidR="00A30AE7" w:rsidRPr="00DC2E03">
        <w:rPr>
          <w:rFonts w:ascii="Arial" w:hAnsi="Arial" w:cs="Arial"/>
        </w:rPr>
        <w:t xml:space="preserve"> </w:t>
      </w:r>
      <w:r w:rsidR="00A30AE7" w:rsidRPr="00DC2E03">
        <w:rPr>
          <w:rFonts w:ascii="Arial" w:hAnsi="Arial" w:cs="Arial"/>
          <w:sz w:val="22"/>
          <w:szCs w:val="22"/>
          <w:lang w:val="en-US"/>
        </w:rPr>
        <w:t>{</w:t>
      </w:r>
      <w:proofErr w:type="spellStart"/>
      <w:r w:rsidR="00A30AE7" w:rsidRPr="00DC2E03">
        <w:rPr>
          <w:rFonts w:ascii="Arial" w:hAnsi="Arial" w:cs="Arial"/>
          <w:sz w:val="22"/>
          <w:szCs w:val="22"/>
          <w:lang w:val="en-US"/>
        </w:rPr>
        <w:t>Benowitz</w:t>
      </w:r>
      <w:proofErr w:type="spellEnd"/>
      <w:r w:rsidR="00A30AE7" w:rsidRPr="00DC2E03">
        <w:rPr>
          <w:rFonts w:ascii="Arial" w:hAnsi="Arial" w:cs="Arial"/>
          <w:sz w:val="22"/>
          <w:szCs w:val="22"/>
          <w:lang w:val="en-US"/>
        </w:rPr>
        <w:t>, 2017 #70}</w:t>
      </w:r>
      <w:r w:rsidR="00067A4A" w:rsidRPr="00DC2E03">
        <w:rPr>
          <w:rFonts w:ascii="Arial" w:hAnsi="Arial" w:cs="Arial"/>
          <w:sz w:val="22"/>
          <w:szCs w:val="22"/>
          <w:lang w:val="en-US"/>
        </w:rPr>
        <w:t>. Thirdly</w:t>
      </w:r>
      <w:r w:rsidR="00067A4A" w:rsidRPr="00DC2E03">
        <w:rPr>
          <w:rFonts w:ascii="Arial" w:hAnsi="Arial" w:cs="Arial"/>
          <w:sz w:val="22"/>
          <w:szCs w:val="22"/>
        </w:rPr>
        <w:t>, we will also conduct a dose-response analysis</w:t>
      </w:r>
      <w:r w:rsidR="00067A4A" w:rsidRPr="009B4E02">
        <w:rPr>
          <w:rFonts w:ascii="Arial" w:hAnsi="Arial" w:cs="Arial"/>
          <w:sz w:val="22"/>
          <w:szCs w:val="22"/>
        </w:rPr>
        <w:t xml:space="preserve"> with urinary biomarkers based on responses from study questionnaires. We will also test the urine for THC to address co-use of cannabis products. </w:t>
      </w:r>
      <w:r w:rsidR="00067A4A" w:rsidRPr="009B4E02">
        <w:rPr>
          <w:rFonts w:ascii="Arial" w:hAnsi="Arial" w:cs="Arial"/>
          <w:sz w:val="22"/>
          <w:szCs w:val="22"/>
          <w:lang w:val="en-US"/>
        </w:rPr>
        <w:t>Lastly, a</w:t>
      </w:r>
      <w:r w:rsidR="00067A4A" w:rsidRPr="009B4E02">
        <w:rPr>
          <w:rFonts w:ascii="Arial" w:hAnsi="Arial" w:cs="Arial"/>
          <w:sz w:val="22"/>
          <w:szCs w:val="22"/>
        </w:rPr>
        <w:t>s exploratory analyses to further refine our exposure assessment, we will perform an untargeted metabolomics/exposomics strategy, which can be used to detect additional markers of vaping exposure.  For example, a previous metabolomics study by the Reisdorph lab discovered that nicotine metabolites, including nicotine glucuronide, 3-methylindole, pyrrolidine, and nicotyrine were present up to 6 months following cessation of smoke exposure in mice</w:t>
      </w:r>
      <w:r w:rsidR="00A30AE7" w:rsidRPr="00A30AE7">
        <w:rPr>
          <w:rFonts w:ascii="Arial" w:hAnsi="Arial" w:cs="Arial"/>
          <w:sz w:val="22"/>
          <w:szCs w:val="22"/>
        </w:rPr>
        <w:t>{Cruickshank-Quinn, 2014 #71}</w:t>
      </w:r>
      <w:r w:rsidR="00067A4A" w:rsidRPr="009B4E02">
        <w:rPr>
          <w:rFonts w:ascii="Arial" w:hAnsi="Arial" w:cs="Arial"/>
          <w:sz w:val="22"/>
          <w:szCs w:val="22"/>
        </w:rPr>
        <w:t xml:space="preserve">.  </w:t>
      </w:r>
    </w:p>
    <w:p w14:paraId="52B43DEC" w14:textId="00AA0AFB" w:rsidR="004D4F5A" w:rsidRPr="003D2FAC" w:rsidRDefault="004D4F5A" w:rsidP="00067A4A">
      <w:pPr>
        <w:pStyle w:val="CommentText"/>
        <w:rPr>
          <w:rFonts w:ascii="Arial" w:hAnsi="Arial" w:cs="Arial"/>
        </w:rPr>
      </w:pPr>
    </w:p>
    <w:p w14:paraId="243395AB" w14:textId="565BDBFA" w:rsidR="00D079C1" w:rsidRPr="00431ACC" w:rsidRDefault="00DC2E03" w:rsidP="00BF0CE5">
      <w:pPr>
        <w:widowControl w:val="0"/>
        <w:spacing w:after="120"/>
        <w:rPr>
          <w:rFonts w:ascii="Arial" w:hAnsi="Arial" w:cs="Arial"/>
        </w:rPr>
      </w:pPr>
      <w:r w:rsidRPr="00DC2E03">
        <w:rPr>
          <w:rFonts w:ascii="Arial" w:hAnsi="Arial" w:cs="Arial"/>
          <w:b/>
          <w:u w:val="single"/>
        </w:rPr>
        <w:t xml:space="preserve">E.6.3. </w:t>
      </w:r>
      <w:r w:rsidR="00E979DD" w:rsidRPr="00DC2E03">
        <w:rPr>
          <w:rFonts w:ascii="Arial" w:hAnsi="Arial" w:cs="Arial"/>
          <w:b/>
          <w:u w:val="single"/>
        </w:rPr>
        <w:t>Respiratory Symptoms and Outcomes Measures</w:t>
      </w:r>
      <w:r w:rsidR="00E979DD" w:rsidRPr="003D2FAC">
        <w:rPr>
          <w:rFonts w:ascii="Arial" w:hAnsi="Arial" w:cs="Arial"/>
          <w:u w:val="single"/>
        </w:rPr>
        <w:t>:</w:t>
      </w:r>
      <w:r w:rsidR="00E979DD" w:rsidRPr="003D2FAC">
        <w:rPr>
          <w:rFonts w:ascii="Arial" w:hAnsi="Arial" w:cs="Arial"/>
        </w:rPr>
        <w:t xml:space="preserve"> 1) Respiratory Symptoms/Quality of Life: We will use the St. George’s Respiratory Questionnaire (SGRQ) to assess quality of life across 3 domains, symptoms, activities and social/psychological impact. This is a validated tool (English and Spanish) with excellent reliability and validity, and has an established minimal clinical important difference (4 units). The SGRQ has been used for a range of respiratory diseases including asthma and COPD</w:t>
      </w:r>
      <w:r w:rsidR="00417C1B">
        <w:rPr>
          <w:rFonts w:ascii="Arial" w:hAnsi="Arial" w:cs="Arial"/>
        </w:rPr>
        <w:t>{Nelsen, 2016 #126}</w:t>
      </w:r>
      <w:r w:rsidR="00E979DD" w:rsidRPr="003D2FAC">
        <w:rPr>
          <w:rFonts w:ascii="Arial" w:hAnsi="Arial" w:cs="Arial"/>
        </w:rPr>
        <w:t xml:space="preserve"> </w:t>
      </w:r>
      <w:r w:rsidR="00E979DD" w:rsidRPr="003D2FAC">
        <w:rPr>
          <w:rFonts w:ascii="Arial" w:hAnsi="Arial" w:cs="Arial"/>
          <w:u w:val="single"/>
        </w:rPr>
        <w:t>Lung Function</w:t>
      </w:r>
      <w:r w:rsidR="00E979DD" w:rsidRPr="003D2FAC">
        <w:rPr>
          <w:rFonts w:ascii="Arial" w:hAnsi="Arial" w:cs="Arial"/>
        </w:rPr>
        <w:t>: Airflow limitation (low FEV</w:t>
      </w:r>
      <w:r w:rsidR="00E979DD" w:rsidRPr="003D2FAC">
        <w:rPr>
          <w:rFonts w:ascii="Arial" w:hAnsi="Arial" w:cs="Arial"/>
          <w:vertAlign w:val="subscript"/>
        </w:rPr>
        <w:t>1</w:t>
      </w:r>
      <w:r w:rsidR="00E979DD" w:rsidRPr="003D2FAC">
        <w:rPr>
          <w:rFonts w:ascii="Arial" w:hAnsi="Arial" w:cs="Arial"/>
        </w:rPr>
        <w:t>) is a reproducib</w:t>
      </w:r>
      <w:r w:rsidR="00D079C1" w:rsidRPr="003D2FAC">
        <w:rPr>
          <w:rFonts w:ascii="Arial" w:hAnsi="Arial" w:cs="Arial"/>
        </w:rPr>
        <w:t>le physiologic measure of airflow</w:t>
      </w:r>
      <w:r w:rsidR="00E979DD" w:rsidRPr="003D2FAC">
        <w:rPr>
          <w:rFonts w:ascii="Arial" w:hAnsi="Arial" w:cs="Arial"/>
        </w:rPr>
        <w:t xml:space="preserve"> obstruction.</w:t>
      </w:r>
      <w:r w:rsidR="00417C1B">
        <w:rPr>
          <w:rFonts w:ascii="Arial" w:hAnsi="Arial" w:cs="Arial"/>
        </w:rPr>
        <w:t>{Beaty, 1985 #1094}</w:t>
      </w:r>
      <w:r w:rsidR="00E979DD" w:rsidRPr="003D2FAC">
        <w:rPr>
          <w:rFonts w:ascii="Arial" w:hAnsi="Arial" w:cs="Arial"/>
        </w:rPr>
        <w:t xml:space="preserve"> We will perform spirometry at each visit following the ATS/European Respiratory Society guidelines.</w:t>
      </w:r>
      <w:r w:rsidR="00417C1B">
        <w:rPr>
          <w:rFonts w:ascii="Arial" w:hAnsi="Arial" w:cs="Arial"/>
        </w:rPr>
        <w:t>{Miller, 2005 #121}</w:t>
      </w:r>
      <w:r w:rsidR="00E979DD" w:rsidRPr="003D2FAC">
        <w:rPr>
          <w:rFonts w:ascii="Arial" w:hAnsi="Arial" w:cs="Arial"/>
        </w:rPr>
        <w:t xml:space="preserve"> 2) </w:t>
      </w:r>
      <w:r w:rsidR="00D079C1" w:rsidRPr="003D2FAC">
        <w:rPr>
          <w:rFonts w:ascii="Arial" w:hAnsi="Arial" w:cs="Arial"/>
          <w:u w:val="single"/>
        </w:rPr>
        <w:t>Impulse</w:t>
      </w:r>
      <w:r w:rsidR="00E979DD" w:rsidRPr="003D2FAC">
        <w:rPr>
          <w:rFonts w:ascii="Arial" w:hAnsi="Arial" w:cs="Arial"/>
          <w:u w:val="single"/>
        </w:rPr>
        <w:t xml:space="preserve"> </w:t>
      </w:r>
      <w:proofErr w:type="spellStart"/>
      <w:r w:rsidR="00E979DD" w:rsidRPr="003D2FAC">
        <w:rPr>
          <w:rFonts w:ascii="Arial" w:hAnsi="Arial" w:cs="Arial"/>
          <w:u w:val="single"/>
        </w:rPr>
        <w:t>Oscillometry</w:t>
      </w:r>
      <w:proofErr w:type="spellEnd"/>
      <w:r w:rsidR="00E979DD" w:rsidRPr="003D2FAC">
        <w:rPr>
          <w:rFonts w:ascii="Arial" w:hAnsi="Arial" w:cs="Arial"/>
        </w:rPr>
        <w:t xml:space="preserve">: </w:t>
      </w:r>
      <w:r w:rsidR="006F4E99" w:rsidRPr="003D2FAC">
        <w:rPr>
          <w:rFonts w:ascii="Arial" w:hAnsi="Arial" w:cs="Arial"/>
        </w:rPr>
        <w:t xml:space="preserve">Using </w:t>
      </w:r>
      <w:proofErr w:type="spellStart"/>
      <w:r w:rsidR="006F4E99" w:rsidRPr="003D2FAC">
        <w:rPr>
          <w:rFonts w:ascii="Arial" w:hAnsi="Arial" w:cs="Arial"/>
        </w:rPr>
        <w:t>tremoflo</w:t>
      </w:r>
      <w:proofErr w:type="spellEnd"/>
      <w:r w:rsidR="006F4E99" w:rsidRPr="003D2FAC">
        <w:rPr>
          <w:rFonts w:ascii="Arial" w:hAnsi="Arial" w:cs="Arial"/>
        </w:rPr>
        <w:t>, a portable IOS analyzer (</w:t>
      </w:r>
      <w:proofErr w:type="spellStart"/>
      <w:r w:rsidR="006F4E99" w:rsidRPr="003D2FAC">
        <w:rPr>
          <w:rFonts w:ascii="Arial" w:hAnsi="Arial" w:cs="Arial"/>
        </w:rPr>
        <w:t>Thorasys</w:t>
      </w:r>
      <w:proofErr w:type="spellEnd"/>
      <w:r w:rsidR="006F4E99" w:rsidRPr="003D2FAC">
        <w:rPr>
          <w:rFonts w:ascii="Arial" w:hAnsi="Arial" w:cs="Arial"/>
        </w:rPr>
        <w:t xml:space="preserve"> INC). </w:t>
      </w:r>
      <w:r w:rsidR="00E979DD" w:rsidRPr="003D2FAC">
        <w:rPr>
          <w:rFonts w:ascii="Arial" w:hAnsi="Arial" w:cs="Arial"/>
        </w:rPr>
        <w:t xml:space="preserve"> </w:t>
      </w:r>
      <w:r w:rsidR="006F4E99" w:rsidRPr="003D2FAC">
        <w:rPr>
          <w:rFonts w:ascii="Arial" w:hAnsi="Arial" w:cs="Arial"/>
        </w:rPr>
        <w:t xml:space="preserve">Forced oscillation measurements </w:t>
      </w:r>
      <w:r w:rsidR="00734888" w:rsidRPr="003D2FAC">
        <w:rPr>
          <w:rFonts w:ascii="Arial" w:hAnsi="Arial" w:cs="Arial"/>
        </w:rPr>
        <w:t>(</w:t>
      </w:r>
      <w:r w:rsidR="006F4E99" w:rsidRPr="003D2FAC">
        <w:rPr>
          <w:rFonts w:ascii="Arial" w:hAnsi="Arial" w:cs="Arial"/>
        </w:rPr>
        <w:t>FOT</w:t>
      </w:r>
      <w:r w:rsidR="00734888" w:rsidRPr="003D2FAC">
        <w:rPr>
          <w:rFonts w:ascii="Arial" w:hAnsi="Arial" w:cs="Arial"/>
        </w:rPr>
        <w:t>)</w:t>
      </w:r>
      <w:r w:rsidR="006F4E99" w:rsidRPr="003D2FAC">
        <w:rPr>
          <w:rFonts w:ascii="Arial" w:hAnsi="Arial" w:cs="Arial"/>
        </w:rPr>
        <w:t xml:space="preserve"> measurements are applied in </w:t>
      </w:r>
      <w:r w:rsidR="006F4E99" w:rsidRPr="00431ACC">
        <w:rPr>
          <w:rFonts w:ascii="Arial" w:hAnsi="Arial" w:cs="Arial"/>
        </w:rPr>
        <w:t xml:space="preserve">60-s measurements in triplicate, capturing reactance (XR), </w:t>
      </w:r>
      <w:r w:rsidR="006F4E99" w:rsidRPr="00431ACC">
        <w:rPr>
          <w:rFonts w:ascii="Arial" w:hAnsi="Arial" w:cs="Arial"/>
        </w:rPr>
        <w:lastRenderedPageBreak/>
        <w:t>resistance (R), resonance frequency (XA)</w:t>
      </w:r>
      <w:r w:rsidR="00734888" w:rsidRPr="00431ACC">
        <w:rPr>
          <w:rFonts w:ascii="Arial" w:hAnsi="Arial" w:cs="Arial"/>
        </w:rPr>
        <w:t xml:space="preserve">, data are captured within </w:t>
      </w:r>
      <w:r w:rsidR="006F4E99" w:rsidRPr="00431ACC">
        <w:rPr>
          <w:rFonts w:ascii="Arial" w:hAnsi="Arial" w:cs="Arial"/>
        </w:rPr>
        <w:t>5–37 Hz</w:t>
      </w:r>
      <w:r w:rsidR="00A30AE7" w:rsidRPr="00A30AE7">
        <w:rPr>
          <w:rFonts w:ascii="Arial" w:hAnsi="Arial" w:cs="Arial"/>
        </w:rPr>
        <w:t>{Wong, 2019 #72}</w:t>
      </w:r>
      <w:r w:rsidR="00734888" w:rsidRPr="00431ACC">
        <w:rPr>
          <w:rFonts w:ascii="Arial" w:hAnsi="Arial" w:cs="Arial"/>
        </w:rPr>
        <w:t>. Calibration and quality control are followed according to the manufacturer’s recommendations following European Respiratory Society guidelines IOS</w:t>
      </w:r>
      <w:r w:rsidR="00A30AE7" w:rsidRPr="00A30AE7">
        <w:rPr>
          <w:rFonts w:ascii="Arial" w:hAnsi="Arial" w:cs="Arial"/>
        </w:rPr>
        <w:t>{</w:t>
      </w:r>
      <w:proofErr w:type="spellStart"/>
      <w:r w:rsidR="00A30AE7" w:rsidRPr="00A30AE7">
        <w:rPr>
          <w:rFonts w:ascii="Arial" w:hAnsi="Arial" w:cs="Arial"/>
        </w:rPr>
        <w:t>Thamrin</w:t>
      </w:r>
      <w:proofErr w:type="spellEnd"/>
      <w:r w:rsidR="00A30AE7" w:rsidRPr="00A30AE7">
        <w:rPr>
          <w:rFonts w:ascii="Arial" w:hAnsi="Arial" w:cs="Arial"/>
        </w:rPr>
        <w:t>, 2020 #73}</w:t>
      </w:r>
      <w:r w:rsidR="00734888" w:rsidRPr="00431ACC">
        <w:rPr>
          <w:rFonts w:ascii="Arial" w:hAnsi="Arial" w:cs="Arial"/>
        </w:rPr>
        <w:t xml:space="preserve">, </w:t>
      </w:r>
      <w:r w:rsidR="00E979DD" w:rsidRPr="00431ACC">
        <w:rPr>
          <w:rFonts w:ascii="Arial" w:hAnsi="Arial" w:cs="Arial"/>
        </w:rPr>
        <w:t>3)</w:t>
      </w:r>
      <w:r w:rsidR="00E979DD" w:rsidRPr="00431ACC">
        <w:rPr>
          <w:rFonts w:ascii="Arial" w:hAnsi="Arial" w:cs="Arial"/>
          <w:u w:val="single"/>
        </w:rPr>
        <w:t xml:space="preserve"> Exhaled Nitric Oxide</w:t>
      </w:r>
      <w:r w:rsidR="00E979DD" w:rsidRPr="00431ACC">
        <w:rPr>
          <w:rFonts w:ascii="Arial" w:hAnsi="Arial" w:cs="Arial"/>
        </w:rPr>
        <w:t xml:space="preserve">: </w:t>
      </w:r>
      <w:r w:rsidR="00FC7B6A" w:rsidRPr="00431ACC">
        <w:rPr>
          <w:rFonts w:ascii="Arial" w:hAnsi="Arial" w:cs="Arial"/>
        </w:rPr>
        <w:t>This is performed prior to spirometry, using NIOX Vero (Circassia, INC), following ATS guidelines</w:t>
      </w:r>
      <w:r w:rsidR="00A30AE7" w:rsidRPr="00A30AE7">
        <w:rPr>
          <w:rFonts w:ascii="Arial" w:hAnsi="Arial" w:cs="Arial"/>
        </w:rPr>
        <w:t>{</w:t>
      </w:r>
      <w:proofErr w:type="spellStart"/>
      <w:r w:rsidR="00A30AE7" w:rsidRPr="00A30AE7">
        <w:rPr>
          <w:rFonts w:ascii="Arial" w:hAnsi="Arial" w:cs="Arial"/>
        </w:rPr>
        <w:t>Dweik</w:t>
      </w:r>
      <w:proofErr w:type="spellEnd"/>
      <w:r w:rsidR="00A30AE7" w:rsidRPr="00A30AE7">
        <w:rPr>
          <w:rFonts w:ascii="Arial" w:hAnsi="Arial" w:cs="Arial"/>
        </w:rPr>
        <w:t>, 2011 #74}</w:t>
      </w:r>
      <w:r w:rsidR="00D821EA" w:rsidRPr="00431ACC">
        <w:rPr>
          <w:rFonts w:ascii="Arial" w:hAnsi="Arial" w:cs="Arial"/>
        </w:rPr>
        <w:t xml:space="preserve">. </w:t>
      </w:r>
    </w:p>
    <w:p w14:paraId="347EBBC3" w14:textId="60BCFD4B" w:rsidR="00501ED0" w:rsidRPr="00431ACC" w:rsidRDefault="00DC2E03" w:rsidP="008A5A72">
      <w:pPr>
        <w:pStyle w:val="CommentText"/>
        <w:rPr>
          <w:rFonts w:ascii="Arial" w:hAnsi="Arial" w:cs="Arial"/>
          <w:sz w:val="22"/>
          <w:szCs w:val="22"/>
        </w:rPr>
      </w:pPr>
      <w:r>
        <w:rPr>
          <w:rFonts w:ascii="Arial" w:hAnsi="Arial" w:cs="Arial"/>
          <w:b/>
          <w:sz w:val="22"/>
          <w:szCs w:val="22"/>
          <w:u w:val="single"/>
        </w:rPr>
        <w:t xml:space="preserve">E.6.5. </w:t>
      </w:r>
      <w:r w:rsidR="00BF0CE5" w:rsidRPr="00DC2E03">
        <w:rPr>
          <w:rFonts w:ascii="Arial" w:hAnsi="Arial" w:cs="Arial"/>
          <w:b/>
          <w:sz w:val="22"/>
          <w:szCs w:val="22"/>
          <w:u w:val="single"/>
        </w:rPr>
        <w:t>Nasal Epithelium</w:t>
      </w:r>
      <w:r w:rsidR="00067A4A" w:rsidRPr="00DC2E03">
        <w:rPr>
          <w:rFonts w:ascii="Arial" w:hAnsi="Arial" w:cs="Arial"/>
          <w:b/>
          <w:sz w:val="22"/>
          <w:szCs w:val="22"/>
          <w:u w:val="single"/>
        </w:rPr>
        <w:t xml:space="preserve"> Gene Expression Profiling</w:t>
      </w:r>
      <w:r w:rsidR="00BF0CE5" w:rsidRPr="00DC2E03">
        <w:rPr>
          <w:rFonts w:ascii="Arial" w:hAnsi="Arial" w:cs="Arial"/>
          <w:b/>
          <w:sz w:val="22"/>
          <w:szCs w:val="22"/>
        </w:rPr>
        <w:t>:</w:t>
      </w:r>
      <w:r w:rsidR="00BF0CE5" w:rsidRPr="00431ACC">
        <w:rPr>
          <w:rFonts w:ascii="Arial" w:hAnsi="Arial" w:cs="Arial"/>
          <w:sz w:val="22"/>
          <w:szCs w:val="22"/>
        </w:rPr>
        <w:t xml:space="preserve"> </w:t>
      </w:r>
      <w:r w:rsidR="00D079C1" w:rsidRPr="00431ACC">
        <w:rPr>
          <w:rFonts w:ascii="Arial" w:hAnsi="Arial" w:cs="Arial"/>
          <w:sz w:val="22"/>
          <w:szCs w:val="22"/>
        </w:rPr>
        <w:t xml:space="preserve">Using a similar approach as outlined in our preliminary data, </w:t>
      </w:r>
      <w:r w:rsidR="00D079C1" w:rsidRPr="00431ACC">
        <w:rPr>
          <w:rFonts w:ascii="Arial" w:eastAsia="Calibri" w:hAnsi="Arial" w:cs="Arial"/>
          <w:sz w:val="22"/>
          <w:szCs w:val="22"/>
        </w:rPr>
        <w:t>w</w:t>
      </w:r>
      <w:r w:rsidR="00BF0CE5" w:rsidRPr="00431ACC">
        <w:rPr>
          <w:rFonts w:ascii="Arial" w:eastAsia="Calibri" w:hAnsi="Arial" w:cs="Arial"/>
          <w:sz w:val="22"/>
          <w:szCs w:val="22"/>
        </w:rPr>
        <w:t xml:space="preserve">e will collect </w:t>
      </w:r>
      <w:r w:rsidR="00D079C1" w:rsidRPr="00431ACC">
        <w:rPr>
          <w:rFonts w:ascii="Arial" w:eastAsia="Calibri" w:hAnsi="Arial" w:cs="Arial"/>
          <w:sz w:val="22"/>
          <w:szCs w:val="22"/>
        </w:rPr>
        <w:t xml:space="preserve">a </w:t>
      </w:r>
      <w:r w:rsidR="00BF0CE5" w:rsidRPr="00431ACC">
        <w:rPr>
          <w:rFonts w:ascii="Arial" w:eastAsia="Calibri" w:hAnsi="Arial" w:cs="Arial"/>
          <w:sz w:val="22"/>
          <w:szCs w:val="22"/>
        </w:rPr>
        <w:t>n</w:t>
      </w:r>
      <w:r w:rsidR="00D079C1" w:rsidRPr="00431ACC">
        <w:rPr>
          <w:rFonts w:ascii="Arial" w:eastAsia="Calibri" w:hAnsi="Arial" w:cs="Arial"/>
          <w:sz w:val="22"/>
          <w:szCs w:val="22"/>
        </w:rPr>
        <w:t>asal epithelial brush sample</w:t>
      </w:r>
      <w:r w:rsidR="00BF0CE5" w:rsidRPr="00431ACC">
        <w:rPr>
          <w:rFonts w:ascii="Arial" w:eastAsia="Calibri" w:hAnsi="Arial" w:cs="Arial"/>
          <w:sz w:val="22"/>
          <w:szCs w:val="22"/>
        </w:rPr>
        <w:t xml:space="preserve"> for every participant enrolled in </w:t>
      </w:r>
      <w:r w:rsidR="00D079C1" w:rsidRPr="00431ACC">
        <w:rPr>
          <w:rFonts w:ascii="Arial" w:eastAsia="Calibri" w:hAnsi="Arial" w:cs="Arial"/>
          <w:sz w:val="22"/>
          <w:szCs w:val="22"/>
        </w:rPr>
        <w:t xml:space="preserve">the </w:t>
      </w:r>
      <w:r w:rsidR="00BF0CE5" w:rsidRPr="00431ACC">
        <w:rPr>
          <w:rFonts w:ascii="Arial" w:eastAsia="Calibri" w:hAnsi="Arial" w:cs="Arial"/>
          <w:sz w:val="22"/>
          <w:szCs w:val="22"/>
        </w:rPr>
        <w:t>study.  We will perform nasal epithelial gene expression profiling at the baseline visit</w:t>
      </w:r>
      <w:r w:rsidR="00D079C1" w:rsidRPr="00431ACC">
        <w:rPr>
          <w:rFonts w:ascii="Arial" w:eastAsia="Calibri" w:hAnsi="Arial" w:cs="Arial"/>
          <w:sz w:val="22"/>
          <w:szCs w:val="22"/>
        </w:rPr>
        <w:t xml:space="preserve"> on</w:t>
      </w:r>
      <w:r w:rsidR="00BF0CE5" w:rsidRPr="00431ACC">
        <w:rPr>
          <w:rFonts w:ascii="Arial" w:eastAsia="Calibri" w:hAnsi="Arial" w:cs="Arial"/>
          <w:sz w:val="22"/>
          <w:szCs w:val="22"/>
        </w:rPr>
        <w:t xml:space="preserve"> </w:t>
      </w:r>
      <w:r w:rsidR="00C43737" w:rsidRPr="00431ACC">
        <w:rPr>
          <w:rFonts w:ascii="Arial" w:eastAsia="Calibri" w:hAnsi="Arial" w:cs="Arial"/>
          <w:sz w:val="22"/>
          <w:szCs w:val="22"/>
        </w:rPr>
        <w:t>3</w:t>
      </w:r>
      <w:r w:rsidR="00BF0CE5" w:rsidRPr="00431ACC">
        <w:rPr>
          <w:rFonts w:ascii="Arial" w:eastAsia="Calibri" w:hAnsi="Arial" w:cs="Arial"/>
          <w:sz w:val="22"/>
          <w:szCs w:val="22"/>
        </w:rPr>
        <w:t>00 participants (n=</w:t>
      </w:r>
      <w:r w:rsidR="00C43737" w:rsidRPr="00431ACC">
        <w:rPr>
          <w:rFonts w:ascii="Arial" w:eastAsia="Calibri" w:hAnsi="Arial" w:cs="Arial"/>
          <w:sz w:val="22"/>
          <w:szCs w:val="22"/>
        </w:rPr>
        <w:t>20</w:t>
      </w:r>
      <w:r w:rsidR="00BF0CE5" w:rsidRPr="00431ACC">
        <w:rPr>
          <w:rFonts w:ascii="Arial" w:eastAsia="Calibri" w:hAnsi="Arial" w:cs="Arial"/>
          <w:sz w:val="22"/>
          <w:szCs w:val="22"/>
        </w:rPr>
        <w:t>0 vapers, n=</w:t>
      </w:r>
      <w:r w:rsidR="00C43737" w:rsidRPr="00431ACC">
        <w:rPr>
          <w:rFonts w:ascii="Arial" w:eastAsia="Calibri" w:hAnsi="Arial" w:cs="Arial"/>
          <w:sz w:val="22"/>
          <w:szCs w:val="22"/>
        </w:rPr>
        <w:t>10</w:t>
      </w:r>
      <w:r w:rsidR="00BF0CE5" w:rsidRPr="00431ACC">
        <w:rPr>
          <w:rFonts w:ascii="Arial" w:eastAsia="Calibri" w:hAnsi="Arial" w:cs="Arial"/>
          <w:sz w:val="22"/>
          <w:szCs w:val="22"/>
        </w:rPr>
        <w:t>0 non-vap</w:t>
      </w:r>
      <w:r w:rsidR="00C43737" w:rsidRPr="00431ACC">
        <w:rPr>
          <w:rFonts w:ascii="Arial" w:eastAsia="Calibri" w:hAnsi="Arial" w:cs="Arial"/>
          <w:sz w:val="22"/>
          <w:szCs w:val="22"/>
        </w:rPr>
        <w:t>ing controls</w:t>
      </w:r>
      <w:r w:rsidR="00BF0CE5" w:rsidRPr="00431ACC">
        <w:rPr>
          <w:rFonts w:ascii="Arial" w:eastAsia="Calibri" w:hAnsi="Arial" w:cs="Arial"/>
          <w:sz w:val="22"/>
          <w:szCs w:val="22"/>
        </w:rPr>
        <w:t>)</w:t>
      </w:r>
      <w:r w:rsidR="00C43737" w:rsidRPr="00431ACC">
        <w:rPr>
          <w:rFonts w:ascii="Arial" w:eastAsia="Calibri" w:hAnsi="Arial" w:cs="Arial"/>
          <w:sz w:val="22"/>
          <w:szCs w:val="22"/>
        </w:rPr>
        <w:t xml:space="preserve"> </w:t>
      </w:r>
      <w:r w:rsidR="00BF0CE5" w:rsidRPr="00431ACC">
        <w:rPr>
          <w:rFonts w:ascii="Arial" w:eastAsia="Calibri" w:hAnsi="Arial" w:cs="Arial"/>
          <w:sz w:val="22"/>
          <w:szCs w:val="22"/>
        </w:rPr>
        <w:t xml:space="preserve">(see </w:t>
      </w:r>
      <w:r w:rsidR="00C43737" w:rsidRPr="00431ACC">
        <w:rPr>
          <w:rFonts w:ascii="Arial" w:eastAsia="Calibri" w:hAnsi="Arial" w:cs="Arial"/>
          <w:sz w:val="22"/>
          <w:szCs w:val="22"/>
        </w:rPr>
        <w:t xml:space="preserve">power calculations </w:t>
      </w:r>
      <w:r w:rsidR="00BF0CE5" w:rsidRPr="00431ACC">
        <w:rPr>
          <w:rFonts w:ascii="Arial" w:eastAsia="Calibri" w:hAnsi="Arial" w:cs="Arial"/>
          <w:sz w:val="22"/>
          <w:szCs w:val="22"/>
        </w:rPr>
        <w:t xml:space="preserve">below). </w:t>
      </w:r>
      <w:r w:rsidR="00BF0CE5" w:rsidRPr="00431ACC">
        <w:rPr>
          <w:rFonts w:ascii="Arial" w:hAnsi="Arial" w:cs="Arial"/>
          <w:sz w:val="22"/>
          <w:szCs w:val="22"/>
        </w:rPr>
        <w:t>Nasal epithelial brush specimens will be obtained from the anterior nasopharynx using a sterile cytology brush under the inferior turbinate and under direct visualization using a sterile nasal speculum (Welch Allyn, Skaneateles Falls, NY). The cytology brush will then be placed into the nasal epithelial cell collection tube with RNALater (ThermoFisher Scientific, Waltham, MA). The brush will then be cut off its handle and stored at -80°C. RNA will be extracted using the Qiagen RNeasy Mini Kit (Qiagen, Valencia, CA). Samples will be assessed for yield and quality using the 2100 Bioanalyzer (Agilent Technologies, Santa Clara, CA) and Qubit fluorometry (Thermo Fisher Scientific, Grand Island, NY). To minimize potential batch effects, all samples will be submitted together for RNA-seq. Sequencing libraries will be prepared using the standard TruSeq RNA Sample Prep Kit v2 Protocol (Illumina, San Diego, CA). mRNA libraries will be sequenced on the Illumina NovaSeq 6000 platform with a per-sample target of 50 million 100 bp paired-end reads (Illumina, San Diego, CA). We will examine the quality of the sequencing reads (FastQC</w:t>
      </w:r>
      <w:r w:rsidR="00417C1B">
        <w:rPr>
          <w:rFonts w:ascii="Arial" w:hAnsi="Arial" w:cs="Arial"/>
          <w:sz w:val="22"/>
          <w:szCs w:val="22"/>
        </w:rPr>
        <w:t>{Ward, 2020 #46}</w:t>
      </w:r>
      <w:r w:rsidR="00BF0CE5" w:rsidRPr="00431ACC">
        <w:rPr>
          <w:rFonts w:ascii="Arial" w:hAnsi="Arial" w:cs="Arial"/>
          <w:sz w:val="22"/>
          <w:szCs w:val="22"/>
        </w:rPr>
        <w:t>) and remove adaptors and low quality base calls (Cutadapt</w:t>
      </w:r>
      <w:r w:rsidR="00417C1B">
        <w:rPr>
          <w:rFonts w:ascii="Arial" w:hAnsi="Arial" w:cs="Arial"/>
          <w:sz w:val="22"/>
          <w:szCs w:val="22"/>
        </w:rPr>
        <w:t>{He, 2020 #47}</w:t>
      </w:r>
      <w:r w:rsidR="00BF0CE5" w:rsidRPr="00431ACC">
        <w:rPr>
          <w:rFonts w:ascii="Arial" w:hAnsi="Arial" w:cs="Arial"/>
          <w:sz w:val="22"/>
          <w:szCs w:val="22"/>
        </w:rPr>
        <w:t>). Sequences will be aligned to the human genome (</w:t>
      </w:r>
      <w:r w:rsidR="00501ED0" w:rsidRPr="00431ACC">
        <w:rPr>
          <w:rFonts w:ascii="Arial" w:hAnsi="Arial" w:cs="Arial"/>
          <w:sz w:val="22"/>
          <w:szCs w:val="22"/>
        </w:rPr>
        <w:t xml:space="preserve">GENCODE </w:t>
      </w:r>
      <w:r w:rsidR="00BF0CE5" w:rsidRPr="00431ACC">
        <w:rPr>
          <w:rFonts w:ascii="Arial" w:hAnsi="Arial" w:cs="Arial"/>
          <w:sz w:val="22"/>
          <w:szCs w:val="22"/>
        </w:rPr>
        <w:t>GRCh38)</w:t>
      </w:r>
      <w:r w:rsidR="00A30AE7" w:rsidRPr="00A30AE7">
        <w:t xml:space="preserve"> </w:t>
      </w:r>
      <w:r w:rsidR="00A30AE7" w:rsidRPr="00A30AE7">
        <w:rPr>
          <w:rFonts w:ascii="Arial" w:hAnsi="Arial" w:cs="Arial"/>
          <w:sz w:val="22"/>
          <w:szCs w:val="22"/>
        </w:rPr>
        <w:t>{Frankish, 2019 #94}</w:t>
      </w:r>
      <w:r w:rsidR="00BF0CE5" w:rsidRPr="00431ACC">
        <w:rPr>
          <w:rFonts w:ascii="Arial" w:hAnsi="Arial" w:cs="Arial"/>
          <w:sz w:val="22"/>
          <w:szCs w:val="22"/>
        </w:rPr>
        <w:t xml:space="preserve"> </w:t>
      </w:r>
      <w:r w:rsidR="00501ED0" w:rsidRPr="00431ACC">
        <w:rPr>
          <w:rFonts w:ascii="Arial" w:hAnsi="Arial" w:cs="Arial"/>
          <w:sz w:val="22"/>
          <w:szCs w:val="22"/>
        </w:rPr>
        <w:t>and converted to the count of reads overlapping with each gene using STAR</w:t>
      </w:r>
      <w:r w:rsidR="00A30AE7" w:rsidRPr="00A30AE7">
        <w:t xml:space="preserve"> </w:t>
      </w:r>
      <w:r w:rsidR="00A30AE7" w:rsidRPr="00A30AE7">
        <w:rPr>
          <w:rFonts w:ascii="Arial" w:hAnsi="Arial" w:cs="Arial"/>
          <w:sz w:val="22"/>
          <w:szCs w:val="22"/>
        </w:rPr>
        <w:t>{Dobin, 2013 #75}</w:t>
      </w:r>
      <w:r w:rsidR="00501ED0" w:rsidRPr="00431ACC">
        <w:rPr>
          <w:rFonts w:ascii="Arial" w:hAnsi="Arial" w:cs="Arial"/>
          <w:sz w:val="22"/>
          <w:szCs w:val="22"/>
        </w:rPr>
        <w:t xml:space="preserve">. We will perform quality control at the sample and gene-level, retaining genes detected with </w:t>
      </w:r>
      <w:r w:rsidR="00501ED0" w:rsidRPr="00431ACC">
        <w:rPr>
          <w:rFonts w:ascii="Arial" w:hAnsi="Arial" w:cs="Arial"/>
          <w:color w:val="000000"/>
          <w:sz w:val="22"/>
          <w:szCs w:val="22"/>
          <w:shd w:val="clear" w:color="auto" w:fill="FFFFFF"/>
        </w:rPr>
        <w:t xml:space="preserve">average counts per million &gt; 0.5 </w:t>
      </w:r>
      <w:r w:rsidR="00501ED0" w:rsidRPr="00431ACC">
        <w:rPr>
          <w:rFonts w:ascii="Arial" w:hAnsi="Arial" w:cs="Arial"/>
          <w:sz w:val="22"/>
          <w:szCs w:val="22"/>
        </w:rPr>
        <w:t>for further analyses.</w:t>
      </w:r>
      <w:r w:rsidR="00A30AE7">
        <w:rPr>
          <w:rFonts w:ascii="Arial" w:hAnsi="Arial" w:cs="Arial"/>
          <w:sz w:val="22"/>
          <w:szCs w:val="22"/>
          <w:lang w:val="en-US"/>
        </w:rPr>
        <w:t xml:space="preserve"> </w:t>
      </w:r>
      <w:r w:rsidR="00BF0CE5" w:rsidRPr="00431ACC">
        <w:rPr>
          <w:rFonts w:ascii="Arial" w:hAnsi="Arial" w:cs="Arial"/>
          <w:sz w:val="22"/>
          <w:szCs w:val="22"/>
        </w:rPr>
        <w:t>We will examine individual genes for quality, retaining genes detected with &gt;10 counts in at least 80% of all samples for further analyses. Finally, we will apply the voom</w:t>
      </w:r>
      <w:r w:rsidR="00417C1B">
        <w:rPr>
          <w:rFonts w:ascii="Arial" w:hAnsi="Arial" w:cs="Arial"/>
          <w:sz w:val="22"/>
          <w:szCs w:val="22"/>
        </w:rPr>
        <w:t>{Law, 2014 #118}</w:t>
      </w:r>
      <w:r w:rsidR="00BF0CE5" w:rsidRPr="00431ACC">
        <w:rPr>
          <w:rFonts w:ascii="Arial" w:hAnsi="Arial" w:cs="Arial"/>
          <w:sz w:val="22"/>
          <w:szCs w:val="22"/>
        </w:rPr>
        <w:t xml:space="preserve"> transformation to the counts, yielding an approximately normally distributed measure of expression for each quality-checked gene.</w:t>
      </w:r>
      <w:r w:rsidR="003F1F78" w:rsidRPr="00431ACC">
        <w:rPr>
          <w:rFonts w:ascii="Arial" w:hAnsi="Arial" w:cs="Arial"/>
          <w:sz w:val="22"/>
          <w:szCs w:val="22"/>
        </w:rPr>
        <w:t xml:space="preserve"> </w:t>
      </w:r>
      <w:r w:rsidR="003F1F78" w:rsidRPr="00431ACC">
        <w:rPr>
          <w:rFonts w:ascii="Arial" w:hAnsi="Arial" w:cs="Arial"/>
          <w:sz w:val="22"/>
          <w:szCs w:val="22"/>
          <w:u w:val="single"/>
        </w:rPr>
        <w:t>Validation of Gene Expression/</w:t>
      </w:r>
      <w:r w:rsidR="00493997">
        <w:rPr>
          <w:rFonts w:ascii="Arial" w:hAnsi="Arial" w:cs="Arial"/>
          <w:sz w:val="22"/>
          <w:szCs w:val="22"/>
          <w:u w:val="single"/>
        </w:rPr>
        <w:t xml:space="preserve">Rigor and </w:t>
      </w:r>
      <w:r w:rsidR="003F1F78" w:rsidRPr="00431ACC">
        <w:rPr>
          <w:rFonts w:ascii="Arial" w:hAnsi="Arial" w:cs="Arial"/>
          <w:sz w:val="22"/>
          <w:szCs w:val="22"/>
          <w:u w:val="single"/>
        </w:rPr>
        <w:t xml:space="preserve">Reproducibility: </w:t>
      </w:r>
      <w:r w:rsidR="00BF0CE5" w:rsidRPr="00431ACC">
        <w:rPr>
          <w:rFonts w:ascii="Arial" w:hAnsi="Arial" w:cs="Arial"/>
          <w:sz w:val="22"/>
          <w:szCs w:val="22"/>
        </w:rPr>
        <w:t xml:space="preserve"> </w:t>
      </w:r>
      <w:r w:rsidR="00501ED0" w:rsidRPr="00431ACC">
        <w:rPr>
          <w:rFonts w:ascii="Arial" w:hAnsi="Arial" w:cs="Arial"/>
          <w:sz w:val="22"/>
          <w:szCs w:val="22"/>
        </w:rPr>
        <w:t>To ensure accuracy of our data, our top 10 genes that are differentially expressed by vape exposure (inflammatory genes n=5, ciliary dysfunction genes n=5), will be validated in nasal epithelium using QuantStudio TaqMan OpenArray platform (Life Technologies, Carlsbad, CA), using RNA-specific primers for reverse transcription of the RNAs (MegaPlex RT Primers) followed by qPCR using primers and TaqMan MGB probes. The resulting qPCR measurements will be expressed as ΔC</w:t>
      </w:r>
      <w:r w:rsidR="00501ED0" w:rsidRPr="00431ACC">
        <w:rPr>
          <w:rFonts w:ascii="Arial" w:hAnsi="Arial" w:cs="Arial"/>
          <w:sz w:val="22"/>
          <w:szCs w:val="22"/>
          <w:vertAlign w:val="subscript"/>
        </w:rPr>
        <w:t xml:space="preserve">T </w:t>
      </w:r>
      <w:r w:rsidR="00501ED0" w:rsidRPr="00431ACC">
        <w:rPr>
          <w:rFonts w:ascii="Arial" w:hAnsi="Arial" w:cs="Arial"/>
          <w:sz w:val="22"/>
          <w:szCs w:val="22"/>
        </w:rPr>
        <w:t>values</w:t>
      </w:r>
      <w:r w:rsidR="0014325D" w:rsidRPr="0014325D">
        <w:rPr>
          <w:rFonts w:ascii="Arial" w:hAnsi="Arial" w:cs="Arial"/>
          <w:sz w:val="22"/>
          <w:szCs w:val="22"/>
        </w:rPr>
        <w:t>{Livak, 2001 #98}</w:t>
      </w:r>
      <w:r w:rsidR="00501ED0" w:rsidRPr="00431ACC">
        <w:rPr>
          <w:rFonts w:ascii="Arial" w:hAnsi="Arial" w:cs="Arial"/>
          <w:sz w:val="22"/>
          <w:szCs w:val="22"/>
        </w:rPr>
        <w:t>, representative of the expression of the target gene normalized to endogenous housekeeping genes.</w:t>
      </w:r>
      <w:r w:rsidR="00501ED0" w:rsidRPr="00431ACC">
        <w:rPr>
          <w:rFonts w:ascii="Arial" w:hAnsi="Arial" w:cs="Arial"/>
          <w:sz w:val="22"/>
          <w:szCs w:val="22"/>
          <w:u w:val="single"/>
        </w:rPr>
        <w:t xml:space="preserve"> </w:t>
      </w:r>
    </w:p>
    <w:p w14:paraId="480545B1" w14:textId="6815D6E1" w:rsidR="00203EA3" w:rsidRPr="00431ACC" w:rsidRDefault="00203EA3" w:rsidP="00BF0CE5">
      <w:pPr>
        <w:widowControl w:val="0"/>
        <w:spacing w:after="120"/>
        <w:rPr>
          <w:rFonts w:ascii="Arial" w:hAnsi="Arial" w:cs="Arial"/>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4163"/>
        <w:gridCol w:w="630"/>
        <w:gridCol w:w="990"/>
      </w:tblGrid>
      <w:tr w:rsidR="006663A8" w14:paraId="0C193315" w14:textId="77777777" w:rsidTr="007B0B93">
        <w:tc>
          <w:tcPr>
            <w:tcW w:w="9293" w:type="dxa"/>
            <w:gridSpan w:val="4"/>
            <w:tcBorders>
              <w:top w:val="single" w:sz="4" w:space="0" w:color="auto"/>
              <w:left w:val="single" w:sz="4" w:space="0" w:color="auto"/>
              <w:bottom w:val="single" w:sz="4" w:space="0" w:color="auto"/>
              <w:right w:val="single" w:sz="4" w:space="0" w:color="auto"/>
            </w:tcBorders>
            <w:vAlign w:val="center"/>
          </w:tcPr>
          <w:p w14:paraId="5881F176" w14:textId="14C36633" w:rsidR="006663A8" w:rsidRPr="00DC1F2C" w:rsidRDefault="006663A8" w:rsidP="006663A8">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b/>
                <w:sz w:val="20"/>
              </w:rPr>
            </w:pPr>
            <w:r>
              <w:rPr>
                <w:rFonts w:ascii="Arial" w:hAnsi="Arial" w:cs="Arial"/>
                <w:b/>
                <w:sz w:val="20"/>
              </w:rPr>
              <w:t>Table 4: Outcome Measures Collected at Each Study Visit</w:t>
            </w:r>
          </w:p>
        </w:tc>
      </w:tr>
      <w:tr w:rsidR="006663A8" w14:paraId="47F4A31D"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3DC95FBB" w14:textId="77777777" w:rsidR="006663A8" w:rsidRPr="00DC1F2C" w:rsidRDefault="006663A8"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532"/>
                <w:tab w:val="left" w:pos="9000"/>
                <w:tab w:val="left" w:pos="9720"/>
                <w:tab w:val="left" w:pos="10440"/>
              </w:tabs>
              <w:spacing w:line="240" w:lineRule="auto"/>
              <w:ind w:firstLine="0"/>
              <w:jc w:val="center"/>
              <w:rPr>
                <w:rFonts w:ascii="Arial" w:hAnsi="Arial" w:cs="Arial"/>
                <w:b/>
                <w:sz w:val="20"/>
              </w:rPr>
            </w:pPr>
          </w:p>
        </w:tc>
        <w:tc>
          <w:tcPr>
            <w:tcW w:w="4163" w:type="dxa"/>
            <w:tcBorders>
              <w:top w:val="single" w:sz="4" w:space="0" w:color="auto"/>
              <w:left w:val="single" w:sz="4" w:space="0" w:color="auto"/>
              <w:bottom w:val="single" w:sz="4" w:space="0" w:color="auto"/>
              <w:right w:val="single" w:sz="4" w:space="0" w:color="auto"/>
            </w:tcBorders>
            <w:vAlign w:val="center"/>
          </w:tcPr>
          <w:p w14:paraId="716A5E20" w14:textId="77777777" w:rsidR="006663A8" w:rsidRPr="00DC1F2C" w:rsidRDefault="006663A8"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jc w:val="center"/>
              <w:rPr>
                <w:rFonts w:ascii="Arial" w:hAnsi="Arial" w:cs="Arial"/>
                <w:b/>
                <w:sz w:val="20"/>
              </w:rPr>
            </w:pPr>
          </w:p>
        </w:tc>
        <w:tc>
          <w:tcPr>
            <w:tcW w:w="1620" w:type="dxa"/>
            <w:gridSpan w:val="2"/>
            <w:tcBorders>
              <w:top w:val="single" w:sz="4" w:space="0" w:color="auto"/>
              <w:left w:val="single" w:sz="4" w:space="0" w:color="auto"/>
              <w:bottom w:val="single" w:sz="4" w:space="0" w:color="auto"/>
              <w:right w:val="single" w:sz="4" w:space="0" w:color="auto"/>
            </w:tcBorders>
            <w:vAlign w:val="center"/>
          </w:tcPr>
          <w:p w14:paraId="18A9DF9F" w14:textId="77777777" w:rsidR="006663A8" w:rsidRPr="00DC1F2C" w:rsidRDefault="006663A8"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b/>
                <w:sz w:val="20"/>
              </w:rPr>
            </w:pPr>
          </w:p>
        </w:tc>
      </w:tr>
      <w:tr w:rsidR="006663A8" w14:paraId="794F0401"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0F226CE6" w14:textId="77777777" w:rsidR="006663A8" w:rsidRPr="00DC1F2C" w:rsidRDefault="006663A8"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532"/>
                <w:tab w:val="left" w:pos="9000"/>
                <w:tab w:val="left" w:pos="9720"/>
                <w:tab w:val="left" w:pos="10440"/>
              </w:tabs>
              <w:spacing w:line="240" w:lineRule="auto"/>
              <w:ind w:firstLine="0"/>
              <w:jc w:val="center"/>
              <w:rPr>
                <w:rFonts w:ascii="Arial" w:hAnsi="Arial" w:cs="Arial"/>
                <w:b/>
                <w:sz w:val="20"/>
              </w:rPr>
            </w:pPr>
          </w:p>
        </w:tc>
        <w:tc>
          <w:tcPr>
            <w:tcW w:w="4163" w:type="dxa"/>
            <w:tcBorders>
              <w:top w:val="single" w:sz="4" w:space="0" w:color="auto"/>
              <w:left w:val="single" w:sz="4" w:space="0" w:color="auto"/>
              <w:bottom w:val="single" w:sz="4" w:space="0" w:color="auto"/>
              <w:right w:val="single" w:sz="4" w:space="0" w:color="auto"/>
            </w:tcBorders>
            <w:vAlign w:val="center"/>
          </w:tcPr>
          <w:p w14:paraId="36B87378" w14:textId="77777777" w:rsidR="006663A8" w:rsidRPr="00DC1F2C" w:rsidRDefault="006663A8"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jc w:val="center"/>
              <w:rPr>
                <w:rFonts w:ascii="Arial" w:hAnsi="Arial" w:cs="Arial"/>
                <w:b/>
                <w:sz w:val="20"/>
              </w:rPr>
            </w:pPr>
          </w:p>
        </w:tc>
        <w:tc>
          <w:tcPr>
            <w:tcW w:w="1620" w:type="dxa"/>
            <w:gridSpan w:val="2"/>
            <w:tcBorders>
              <w:top w:val="single" w:sz="4" w:space="0" w:color="auto"/>
              <w:left w:val="single" w:sz="4" w:space="0" w:color="auto"/>
              <w:bottom w:val="single" w:sz="4" w:space="0" w:color="auto"/>
              <w:right w:val="single" w:sz="4" w:space="0" w:color="auto"/>
            </w:tcBorders>
            <w:vAlign w:val="center"/>
          </w:tcPr>
          <w:p w14:paraId="5D329A1C" w14:textId="77777777" w:rsidR="006663A8" w:rsidRPr="00DC1F2C" w:rsidRDefault="006663A8"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b/>
                <w:sz w:val="20"/>
              </w:rPr>
            </w:pPr>
          </w:p>
        </w:tc>
      </w:tr>
      <w:tr w:rsidR="00203EA3" w14:paraId="66A778CD" w14:textId="77777777" w:rsidTr="00203EA3">
        <w:tc>
          <w:tcPr>
            <w:tcW w:w="3510" w:type="dxa"/>
            <w:vMerge w:val="restart"/>
            <w:tcBorders>
              <w:top w:val="single" w:sz="4" w:space="0" w:color="auto"/>
              <w:left w:val="single" w:sz="4" w:space="0" w:color="auto"/>
              <w:bottom w:val="single" w:sz="4" w:space="0" w:color="auto"/>
              <w:right w:val="single" w:sz="4" w:space="0" w:color="auto"/>
            </w:tcBorders>
            <w:vAlign w:val="center"/>
          </w:tcPr>
          <w:p w14:paraId="4447D596"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532"/>
                <w:tab w:val="left" w:pos="9000"/>
                <w:tab w:val="left" w:pos="9720"/>
                <w:tab w:val="left" w:pos="10440"/>
              </w:tabs>
              <w:spacing w:line="240" w:lineRule="auto"/>
              <w:ind w:firstLine="0"/>
              <w:jc w:val="center"/>
              <w:rPr>
                <w:rFonts w:ascii="Arial" w:hAnsi="Arial" w:cs="Arial"/>
                <w:b/>
                <w:sz w:val="20"/>
              </w:rPr>
            </w:pPr>
            <w:r w:rsidRPr="00DC1F2C">
              <w:rPr>
                <w:rFonts w:ascii="Arial" w:hAnsi="Arial" w:cs="Arial"/>
                <w:b/>
                <w:sz w:val="20"/>
              </w:rPr>
              <w:t>Variables</w:t>
            </w:r>
          </w:p>
        </w:tc>
        <w:tc>
          <w:tcPr>
            <w:tcW w:w="4163" w:type="dxa"/>
            <w:vMerge w:val="restart"/>
            <w:tcBorders>
              <w:top w:val="single" w:sz="4" w:space="0" w:color="auto"/>
              <w:left w:val="single" w:sz="4" w:space="0" w:color="auto"/>
              <w:bottom w:val="single" w:sz="4" w:space="0" w:color="auto"/>
              <w:right w:val="single" w:sz="4" w:space="0" w:color="auto"/>
            </w:tcBorders>
            <w:vAlign w:val="center"/>
          </w:tcPr>
          <w:p w14:paraId="12D9B93B"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jc w:val="center"/>
              <w:rPr>
                <w:rFonts w:ascii="Arial" w:hAnsi="Arial" w:cs="Arial"/>
                <w:b/>
                <w:sz w:val="20"/>
              </w:rPr>
            </w:pPr>
            <w:r w:rsidRPr="00DC1F2C">
              <w:rPr>
                <w:rFonts w:ascii="Arial" w:hAnsi="Arial" w:cs="Arial"/>
                <w:b/>
                <w:sz w:val="20"/>
              </w:rPr>
              <w:t>Instrument(s) or Measure(s)</w:t>
            </w:r>
          </w:p>
        </w:tc>
        <w:tc>
          <w:tcPr>
            <w:tcW w:w="1620" w:type="dxa"/>
            <w:gridSpan w:val="2"/>
            <w:tcBorders>
              <w:top w:val="single" w:sz="4" w:space="0" w:color="auto"/>
              <w:left w:val="single" w:sz="4" w:space="0" w:color="auto"/>
              <w:bottom w:val="single" w:sz="4" w:space="0" w:color="auto"/>
              <w:right w:val="single" w:sz="4" w:space="0" w:color="auto"/>
            </w:tcBorders>
            <w:vAlign w:val="center"/>
          </w:tcPr>
          <w:p w14:paraId="375C2FED"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b/>
                <w:sz w:val="20"/>
              </w:rPr>
            </w:pPr>
            <w:r w:rsidRPr="00DC1F2C">
              <w:rPr>
                <w:rFonts w:ascii="Arial" w:hAnsi="Arial" w:cs="Arial"/>
                <w:b/>
                <w:sz w:val="20"/>
              </w:rPr>
              <w:t>Time (months)</w:t>
            </w:r>
          </w:p>
        </w:tc>
      </w:tr>
      <w:tr w:rsidR="00203EA3" w14:paraId="2622DFE7" w14:textId="77777777" w:rsidTr="00203EA3">
        <w:trPr>
          <w:trHeight w:val="47"/>
        </w:trPr>
        <w:tc>
          <w:tcPr>
            <w:tcW w:w="3510" w:type="dxa"/>
            <w:vMerge/>
            <w:tcBorders>
              <w:top w:val="single" w:sz="4" w:space="0" w:color="auto"/>
              <w:left w:val="single" w:sz="4" w:space="0" w:color="auto"/>
              <w:bottom w:val="single" w:sz="4" w:space="0" w:color="auto"/>
              <w:right w:val="single" w:sz="4" w:space="0" w:color="auto"/>
            </w:tcBorders>
            <w:vAlign w:val="center"/>
          </w:tcPr>
          <w:p w14:paraId="41D24B48" w14:textId="77777777" w:rsidR="00203EA3" w:rsidRPr="00DC1F2C" w:rsidRDefault="00203EA3" w:rsidP="00203EA3">
            <w:pPr>
              <w:rPr>
                <w:rFonts w:ascii="Arial" w:hAnsi="Arial" w:cs="Arial"/>
                <w:b/>
                <w:sz w:val="20"/>
                <w:szCs w:val="20"/>
              </w:rPr>
            </w:pPr>
          </w:p>
        </w:tc>
        <w:tc>
          <w:tcPr>
            <w:tcW w:w="4163" w:type="dxa"/>
            <w:vMerge/>
            <w:tcBorders>
              <w:top w:val="single" w:sz="4" w:space="0" w:color="auto"/>
              <w:left w:val="single" w:sz="4" w:space="0" w:color="auto"/>
              <w:bottom w:val="single" w:sz="4" w:space="0" w:color="auto"/>
              <w:right w:val="single" w:sz="4" w:space="0" w:color="auto"/>
            </w:tcBorders>
            <w:vAlign w:val="center"/>
          </w:tcPr>
          <w:p w14:paraId="3B9ED7D5" w14:textId="77777777" w:rsidR="00203EA3" w:rsidRPr="00DC1F2C" w:rsidRDefault="00203EA3" w:rsidP="00203EA3">
            <w:pPr>
              <w:rPr>
                <w:rFonts w:ascii="Arial" w:hAnsi="Arial" w:cs="Arial"/>
                <w:b/>
                <w:sz w:val="20"/>
                <w:szCs w:val="20"/>
              </w:rPr>
            </w:pPr>
          </w:p>
        </w:tc>
        <w:tc>
          <w:tcPr>
            <w:tcW w:w="630" w:type="dxa"/>
            <w:tcBorders>
              <w:top w:val="single" w:sz="4" w:space="0" w:color="auto"/>
              <w:left w:val="single" w:sz="4" w:space="0" w:color="auto"/>
              <w:bottom w:val="single" w:sz="4" w:space="0" w:color="auto"/>
              <w:right w:val="single" w:sz="4" w:space="0" w:color="auto"/>
            </w:tcBorders>
            <w:vAlign w:val="center"/>
          </w:tcPr>
          <w:p w14:paraId="1B706862"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b/>
                <w:sz w:val="20"/>
              </w:rPr>
            </w:pPr>
            <w:r w:rsidRPr="00DC1F2C">
              <w:rPr>
                <w:rFonts w:ascii="Arial" w:hAnsi="Arial" w:cs="Arial"/>
                <w:b/>
                <w:sz w:val="20"/>
              </w:rPr>
              <w:t>0</w:t>
            </w:r>
          </w:p>
        </w:tc>
        <w:tc>
          <w:tcPr>
            <w:tcW w:w="990" w:type="dxa"/>
            <w:tcBorders>
              <w:top w:val="single" w:sz="4" w:space="0" w:color="auto"/>
              <w:left w:val="single" w:sz="4" w:space="0" w:color="auto"/>
              <w:bottom w:val="single" w:sz="4" w:space="0" w:color="auto"/>
              <w:right w:val="single" w:sz="4" w:space="0" w:color="auto"/>
            </w:tcBorders>
            <w:vAlign w:val="center"/>
          </w:tcPr>
          <w:p w14:paraId="4261345E"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b/>
                <w:sz w:val="20"/>
              </w:rPr>
            </w:pPr>
            <w:r w:rsidRPr="00DC1F2C">
              <w:rPr>
                <w:rFonts w:ascii="Arial" w:hAnsi="Arial" w:cs="Arial"/>
                <w:b/>
                <w:sz w:val="20"/>
              </w:rPr>
              <w:t>6, 12</w:t>
            </w:r>
          </w:p>
        </w:tc>
      </w:tr>
      <w:tr w:rsidR="00203EA3" w14:paraId="61D16440"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22F46E05" w14:textId="77777777" w:rsidR="00203EA3" w:rsidRPr="00DC1F2C" w:rsidRDefault="00203EA3" w:rsidP="00203EA3">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b/>
                <w:sz w:val="20"/>
              </w:rPr>
            </w:pPr>
            <w:r w:rsidRPr="00DC1F2C">
              <w:rPr>
                <w:rFonts w:ascii="Arial" w:hAnsi="Arial" w:cs="Arial"/>
                <w:b/>
                <w:sz w:val="20"/>
              </w:rPr>
              <w:t>Outcome Measures</w:t>
            </w:r>
          </w:p>
        </w:tc>
        <w:tc>
          <w:tcPr>
            <w:tcW w:w="4163" w:type="dxa"/>
            <w:tcBorders>
              <w:top w:val="single" w:sz="4" w:space="0" w:color="auto"/>
              <w:left w:val="single" w:sz="4" w:space="0" w:color="auto"/>
              <w:bottom w:val="single" w:sz="4" w:space="0" w:color="auto"/>
              <w:right w:val="single" w:sz="4" w:space="0" w:color="auto"/>
            </w:tcBorders>
            <w:vAlign w:val="center"/>
          </w:tcPr>
          <w:p w14:paraId="162D8C23"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p>
        </w:tc>
        <w:tc>
          <w:tcPr>
            <w:tcW w:w="630" w:type="dxa"/>
            <w:tcBorders>
              <w:top w:val="single" w:sz="4" w:space="0" w:color="auto"/>
              <w:left w:val="single" w:sz="4" w:space="0" w:color="auto"/>
              <w:bottom w:val="single" w:sz="4" w:space="0" w:color="auto"/>
              <w:right w:val="single" w:sz="4" w:space="0" w:color="auto"/>
            </w:tcBorders>
            <w:vAlign w:val="center"/>
          </w:tcPr>
          <w:p w14:paraId="1A13EEEC"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09C19081"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425FD" w14:paraId="036FED57" w14:textId="77777777" w:rsidTr="00A62556">
        <w:tc>
          <w:tcPr>
            <w:tcW w:w="9293" w:type="dxa"/>
            <w:gridSpan w:val="4"/>
            <w:tcBorders>
              <w:top w:val="single" w:sz="4" w:space="0" w:color="auto"/>
              <w:left w:val="single" w:sz="4" w:space="0" w:color="auto"/>
              <w:bottom w:val="single" w:sz="4" w:space="0" w:color="auto"/>
              <w:right w:val="single" w:sz="4" w:space="0" w:color="auto"/>
            </w:tcBorders>
            <w:vAlign w:val="center"/>
          </w:tcPr>
          <w:p w14:paraId="0B48D068" w14:textId="4B83BEB5" w:rsidR="002425FD" w:rsidRPr="00DC1F2C" w:rsidRDefault="002425FD"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Pr>
                <w:rFonts w:ascii="Arial" w:hAnsi="Arial" w:cs="Arial"/>
                <w:b/>
                <w:sz w:val="20"/>
              </w:rPr>
              <w:t>Survey Data</w:t>
            </w:r>
          </w:p>
        </w:tc>
      </w:tr>
      <w:tr w:rsidR="00354507" w14:paraId="3F6E57A0"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45369E2C" w14:textId="4579FEF7" w:rsidR="00354507" w:rsidRPr="002425FD" w:rsidRDefault="00354507" w:rsidP="002425FD">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Demographic</w:t>
            </w:r>
            <w:r w:rsidR="001C51B6">
              <w:rPr>
                <w:rFonts w:ascii="Arial" w:hAnsi="Arial" w:cs="Arial"/>
                <w:sz w:val="20"/>
              </w:rPr>
              <w:t>s</w:t>
            </w:r>
          </w:p>
        </w:tc>
        <w:tc>
          <w:tcPr>
            <w:tcW w:w="4163" w:type="dxa"/>
            <w:tcBorders>
              <w:top w:val="single" w:sz="4" w:space="0" w:color="auto"/>
              <w:left w:val="single" w:sz="4" w:space="0" w:color="auto"/>
              <w:bottom w:val="single" w:sz="4" w:space="0" w:color="auto"/>
              <w:right w:val="single" w:sz="4" w:space="0" w:color="auto"/>
            </w:tcBorders>
            <w:vAlign w:val="center"/>
          </w:tcPr>
          <w:p w14:paraId="5B5EC4F1" w14:textId="42842D76"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Age, grade, high school, sex, race/ethnicity, language preference, home zip code</w:t>
            </w:r>
          </w:p>
        </w:tc>
        <w:tc>
          <w:tcPr>
            <w:tcW w:w="630" w:type="dxa"/>
            <w:tcBorders>
              <w:top w:val="single" w:sz="4" w:space="0" w:color="auto"/>
              <w:left w:val="single" w:sz="4" w:space="0" w:color="auto"/>
              <w:bottom w:val="single" w:sz="4" w:space="0" w:color="auto"/>
              <w:right w:val="single" w:sz="4" w:space="0" w:color="auto"/>
            </w:tcBorders>
            <w:vAlign w:val="center"/>
          </w:tcPr>
          <w:p w14:paraId="5DB62BEA" w14:textId="602D65E3"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30BF8C19" w14:textId="48AAB1C5"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354507" w14:paraId="4322E1DC"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05FB72E2" w14:textId="15439F7C" w:rsidR="00354507" w:rsidRPr="002425FD" w:rsidRDefault="00354507" w:rsidP="002425FD">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Vaping frequency</w:t>
            </w:r>
          </w:p>
        </w:tc>
        <w:tc>
          <w:tcPr>
            <w:tcW w:w="4163" w:type="dxa"/>
            <w:tcBorders>
              <w:top w:val="single" w:sz="4" w:space="0" w:color="auto"/>
              <w:left w:val="single" w:sz="4" w:space="0" w:color="auto"/>
              <w:bottom w:val="single" w:sz="4" w:space="0" w:color="auto"/>
              <w:right w:val="single" w:sz="4" w:space="0" w:color="auto"/>
            </w:tcBorders>
            <w:vAlign w:val="center"/>
          </w:tcPr>
          <w:p w14:paraId="1A730027" w14:textId="5935EA86" w:rsidR="00354507" w:rsidRPr="00354507" w:rsidRDefault="00354507"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Past 30 day vape use</w:t>
            </w:r>
          </w:p>
        </w:tc>
        <w:tc>
          <w:tcPr>
            <w:tcW w:w="630" w:type="dxa"/>
            <w:tcBorders>
              <w:top w:val="single" w:sz="4" w:space="0" w:color="auto"/>
              <w:left w:val="single" w:sz="4" w:space="0" w:color="auto"/>
              <w:bottom w:val="single" w:sz="4" w:space="0" w:color="auto"/>
              <w:right w:val="single" w:sz="4" w:space="0" w:color="auto"/>
            </w:tcBorders>
            <w:vAlign w:val="center"/>
          </w:tcPr>
          <w:p w14:paraId="48D9868C" w14:textId="3460DD44"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5C0B9368" w14:textId="03153ECB"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354507" w14:paraId="477503E5"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042916B6" w14:textId="4A259D1B" w:rsidR="00354507" w:rsidRPr="002425FD" w:rsidRDefault="00354507" w:rsidP="002425FD">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Vaping cessation</w:t>
            </w:r>
          </w:p>
        </w:tc>
        <w:tc>
          <w:tcPr>
            <w:tcW w:w="4163" w:type="dxa"/>
            <w:tcBorders>
              <w:top w:val="single" w:sz="4" w:space="0" w:color="auto"/>
              <w:left w:val="single" w:sz="4" w:space="0" w:color="auto"/>
              <w:bottom w:val="single" w:sz="4" w:space="0" w:color="auto"/>
              <w:right w:val="single" w:sz="4" w:space="0" w:color="auto"/>
            </w:tcBorders>
            <w:vAlign w:val="center"/>
          </w:tcPr>
          <w:p w14:paraId="3758FE56" w14:textId="537F2E6C" w:rsidR="00354507" w:rsidRPr="00354507" w:rsidRDefault="00354507"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7-day point prevalence abstinence  (</w:t>
            </w:r>
            <w:proofErr w:type="spellStart"/>
            <w:r>
              <w:rPr>
                <w:rFonts w:ascii="Arial" w:hAnsi="Arial" w:cs="Arial"/>
                <w:sz w:val="20"/>
              </w:rPr>
              <w:t>ppa</w:t>
            </w:r>
            <w:proofErr w:type="spellEnd"/>
            <w:r>
              <w:rPr>
                <w:rFonts w:ascii="Arial" w:hAnsi="Arial" w:cs="Arial"/>
                <w:sz w:val="20"/>
              </w:rPr>
              <w:t>)</w:t>
            </w:r>
          </w:p>
        </w:tc>
        <w:tc>
          <w:tcPr>
            <w:tcW w:w="630" w:type="dxa"/>
            <w:tcBorders>
              <w:top w:val="single" w:sz="4" w:space="0" w:color="auto"/>
              <w:left w:val="single" w:sz="4" w:space="0" w:color="auto"/>
              <w:bottom w:val="single" w:sz="4" w:space="0" w:color="auto"/>
              <w:right w:val="single" w:sz="4" w:space="0" w:color="auto"/>
            </w:tcBorders>
            <w:vAlign w:val="center"/>
          </w:tcPr>
          <w:p w14:paraId="6C220840" w14:textId="77777777"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70A36560" w14:textId="611690FD"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354507" w14:paraId="183E3A3E"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B7B99C3" w14:textId="5CDAC426" w:rsidR="00354507" w:rsidRPr="002425FD" w:rsidRDefault="00354507" w:rsidP="002425FD">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E-cigarette cessation</w:t>
            </w:r>
          </w:p>
        </w:tc>
        <w:tc>
          <w:tcPr>
            <w:tcW w:w="4163" w:type="dxa"/>
            <w:tcBorders>
              <w:top w:val="single" w:sz="4" w:space="0" w:color="auto"/>
              <w:left w:val="single" w:sz="4" w:space="0" w:color="auto"/>
              <w:bottom w:val="single" w:sz="4" w:space="0" w:color="auto"/>
              <w:right w:val="single" w:sz="4" w:space="0" w:color="auto"/>
            </w:tcBorders>
            <w:vAlign w:val="center"/>
          </w:tcPr>
          <w:p w14:paraId="24445DEC" w14:textId="77777777" w:rsidR="002C5FBA" w:rsidRPr="002425FD"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“Do you want to completely stop using electronic cigarettes, vape pens, or e-hookah right now?”</w:t>
            </w:r>
          </w:p>
          <w:p w14:paraId="4FC6D41C" w14:textId="6DD3F542" w:rsidR="00354507" w:rsidRPr="00354507"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“Have you tried to completely stop using electronic cigarettes, vape pens, or e-hookah within the past 12 months?”</w:t>
            </w:r>
          </w:p>
        </w:tc>
        <w:tc>
          <w:tcPr>
            <w:tcW w:w="630" w:type="dxa"/>
            <w:tcBorders>
              <w:top w:val="single" w:sz="4" w:space="0" w:color="auto"/>
              <w:left w:val="single" w:sz="4" w:space="0" w:color="auto"/>
              <w:bottom w:val="single" w:sz="4" w:space="0" w:color="auto"/>
              <w:right w:val="single" w:sz="4" w:space="0" w:color="auto"/>
            </w:tcBorders>
            <w:vAlign w:val="center"/>
          </w:tcPr>
          <w:p w14:paraId="3BF67996" w14:textId="77777777" w:rsidR="002C5FBA"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p w14:paraId="79620919" w14:textId="4103F4D9" w:rsidR="00354507"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19C42332"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1486F3A8" w14:textId="4FD510E8" w:rsidR="00354507"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1C51B6" w14:paraId="02EB45A2"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574E0943" w14:textId="16DAFD18" w:rsidR="001C51B6" w:rsidRDefault="001C51B6" w:rsidP="002425FD">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Vaping patterns</w:t>
            </w:r>
          </w:p>
        </w:tc>
        <w:tc>
          <w:tcPr>
            <w:tcW w:w="4163" w:type="dxa"/>
            <w:tcBorders>
              <w:top w:val="single" w:sz="4" w:space="0" w:color="auto"/>
              <w:left w:val="single" w:sz="4" w:space="0" w:color="auto"/>
              <w:bottom w:val="single" w:sz="4" w:space="0" w:color="auto"/>
              <w:right w:val="single" w:sz="4" w:space="0" w:color="auto"/>
            </w:tcBorders>
            <w:vAlign w:val="center"/>
          </w:tcPr>
          <w:p w14:paraId="6A2C3FC2" w14:textId="77777777" w:rsidR="001C51B6" w:rsidRDefault="001C51B6"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Vape device description</w:t>
            </w:r>
          </w:p>
          <w:p w14:paraId="40590603" w14:textId="77777777" w:rsidR="001C51B6" w:rsidRDefault="001C51B6"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Frequency of use</w:t>
            </w:r>
          </w:p>
          <w:p w14:paraId="222DA7CC" w14:textId="77777777" w:rsidR="001C51B6" w:rsidRDefault="001C51B6"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Puffs per use</w:t>
            </w:r>
          </w:p>
          <w:p w14:paraId="0D66EC30" w14:textId="77777777" w:rsidR="001C51B6" w:rsidRDefault="001C51B6"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Flavors</w:t>
            </w:r>
          </w:p>
          <w:p w14:paraId="67C621D5" w14:textId="7C1359C1" w:rsidR="001C51B6" w:rsidRPr="002425FD" w:rsidRDefault="001C51B6"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Nicotine concentration</w:t>
            </w:r>
          </w:p>
        </w:tc>
        <w:tc>
          <w:tcPr>
            <w:tcW w:w="630" w:type="dxa"/>
            <w:tcBorders>
              <w:top w:val="single" w:sz="4" w:space="0" w:color="auto"/>
              <w:left w:val="single" w:sz="4" w:space="0" w:color="auto"/>
              <w:bottom w:val="single" w:sz="4" w:space="0" w:color="auto"/>
              <w:right w:val="single" w:sz="4" w:space="0" w:color="auto"/>
            </w:tcBorders>
            <w:vAlign w:val="center"/>
          </w:tcPr>
          <w:p w14:paraId="7A9E6B47" w14:textId="77777777" w:rsidR="001C51B6" w:rsidRDefault="001C51B6" w:rsidP="001C51B6">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p w14:paraId="2A868745" w14:textId="77777777" w:rsidR="001C51B6" w:rsidRDefault="001C51B6" w:rsidP="001C51B6">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370CE80F" w14:textId="77777777" w:rsidR="001C51B6" w:rsidRDefault="001C51B6"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052F4EB6" w14:textId="06001AF1" w:rsidR="001C51B6" w:rsidRPr="00DC1F2C" w:rsidRDefault="001C51B6"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354507" w14:paraId="0BA5AC74"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55A7E3CB" w14:textId="407FA615" w:rsidR="00354507" w:rsidRPr="002425FD" w:rsidRDefault="002C5FBA" w:rsidP="002425FD">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Nicotine dependence</w:t>
            </w:r>
          </w:p>
        </w:tc>
        <w:tc>
          <w:tcPr>
            <w:tcW w:w="4163" w:type="dxa"/>
            <w:tcBorders>
              <w:top w:val="single" w:sz="4" w:space="0" w:color="auto"/>
              <w:left w:val="single" w:sz="4" w:space="0" w:color="auto"/>
              <w:bottom w:val="single" w:sz="4" w:space="0" w:color="auto"/>
              <w:right w:val="single" w:sz="4" w:space="0" w:color="auto"/>
            </w:tcBorders>
            <w:vAlign w:val="center"/>
          </w:tcPr>
          <w:p w14:paraId="24DAC32E" w14:textId="40777163" w:rsidR="00354507" w:rsidRPr="002C5FBA"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 xml:space="preserve">4-item Patient-Reported Outcomes Measurement Information System (PROMIS) </w:t>
            </w:r>
            <w:r w:rsidRPr="002425FD">
              <w:rPr>
                <w:rFonts w:ascii="Arial" w:hAnsi="Arial" w:cs="Arial"/>
                <w:sz w:val="20"/>
              </w:rPr>
              <w:lastRenderedPageBreak/>
              <w:t>Nicotine Dependence Item Bank for Electronic Cigarettes</w:t>
            </w:r>
          </w:p>
        </w:tc>
        <w:tc>
          <w:tcPr>
            <w:tcW w:w="630" w:type="dxa"/>
            <w:tcBorders>
              <w:top w:val="single" w:sz="4" w:space="0" w:color="auto"/>
              <w:left w:val="single" w:sz="4" w:space="0" w:color="auto"/>
              <w:bottom w:val="single" w:sz="4" w:space="0" w:color="auto"/>
              <w:right w:val="single" w:sz="4" w:space="0" w:color="auto"/>
            </w:tcBorders>
            <w:vAlign w:val="center"/>
          </w:tcPr>
          <w:p w14:paraId="10ABBFCE"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lastRenderedPageBreak/>
              <w:sym w:font="Wingdings" w:char="F0FC"/>
            </w:r>
          </w:p>
          <w:p w14:paraId="777E8CC8" w14:textId="77777777"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27EA0533"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4CEBC306" w14:textId="77777777"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2E0E9846"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3A0788B6" w14:textId="751645B4"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Communication with parents</w:t>
            </w:r>
          </w:p>
        </w:tc>
        <w:tc>
          <w:tcPr>
            <w:tcW w:w="4163" w:type="dxa"/>
            <w:tcBorders>
              <w:top w:val="single" w:sz="4" w:space="0" w:color="auto"/>
              <w:left w:val="single" w:sz="4" w:space="0" w:color="auto"/>
              <w:bottom w:val="single" w:sz="4" w:space="0" w:color="auto"/>
              <w:right w:val="single" w:sz="4" w:space="0" w:color="auto"/>
            </w:tcBorders>
            <w:vAlign w:val="center"/>
          </w:tcPr>
          <w:p w14:paraId="4E146F28" w14:textId="4A7BCB8E"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Parent-adolescent communication scale (PACS)</w:t>
            </w:r>
          </w:p>
        </w:tc>
        <w:tc>
          <w:tcPr>
            <w:tcW w:w="630" w:type="dxa"/>
            <w:tcBorders>
              <w:top w:val="single" w:sz="4" w:space="0" w:color="auto"/>
              <w:left w:val="single" w:sz="4" w:space="0" w:color="auto"/>
              <w:bottom w:val="single" w:sz="4" w:space="0" w:color="auto"/>
              <w:right w:val="single" w:sz="4" w:space="0" w:color="auto"/>
            </w:tcBorders>
            <w:vAlign w:val="center"/>
          </w:tcPr>
          <w:p w14:paraId="57D63451"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00F91E7D"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4FA1E982"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7013436D"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573391AA"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9B98A4A" w14:textId="3942812F"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Adolescent stressors</w:t>
            </w:r>
          </w:p>
        </w:tc>
        <w:tc>
          <w:tcPr>
            <w:tcW w:w="4163" w:type="dxa"/>
            <w:tcBorders>
              <w:top w:val="single" w:sz="4" w:space="0" w:color="auto"/>
              <w:left w:val="single" w:sz="4" w:space="0" w:color="auto"/>
              <w:bottom w:val="single" w:sz="4" w:space="0" w:color="auto"/>
              <w:right w:val="single" w:sz="4" w:space="0" w:color="auto"/>
            </w:tcBorders>
            <w:vAlign w:val="center"/>
          </w:tcPr>
          <w:p w14:paraId="5DFB2CCC" w14:textId="6CC4B376"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Perceived stress scale- 10 item version (Pss-10)</w:t>
            </w:r>
          </w:p>
        </w:tc>
        <w:tc>
          <w:tcPr>
            <w:tcW w:w="630" w:type="dxa"/>
            <w:tcBorders>
              <w:top w:val="single" w:sz="4" w:space="0" w:color="auto"/>
              <w:left w:val="single" w:sz="4" w:space="0" w:color="auto"/>
              <w:bottom w:val="single" w:sz="4" w:space="0" w:color="auto"/>
              <w:right w:val="single" w:sz="4" w:space="0" w:color="auto"/>
            </w:tcBorders>
            <w:vAlign w:val="center"/>
          </w:tcPr>
          <w:p w14:paraId="2A0998DD"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07F267F4"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4D3A1D04"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798AA6F2"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01FC9142"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43EDAB2E" w14:textId="1DC87BE2"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Acculturative stress</w:t>
            </w:r>
          </w:p>
        </w:tc>
        <w:tc>
          <w:tcPr>
            <w:tcW w:w="4163" w:type="dxa"/>
            <w:tcBorders>
              <w:top w:val="single" w:sz="4" w:space="0" w:color="auto"/>
              <w:left w:val="single" w:sz="4" w:space="0" w:color="auto"/>
              <w:bottom w:val="single" w:sz="4" w:space="0" w:color="auto"/>
              <w:right w:val="single" w:sz="4" w:space="0" w:color="auto"/>
            </w:tcBorders>
            <w:vAlign w:val="center"/>
          </w:tcPr>
          <w:p w14:paraId="0FCCD563" w14:textId="0FFBF1BB"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Bicultural stressors scale</w:t>
            </w:r>
          </w:p>
        </w:tc>
        <w:tc>
          <w:tcPr>
            <w:tcW w:w="630" w:type="dxa"/>
            <w:tcBorders>
              <w:top w:val="single" w:sz="4" w:space="0" w:color="auto"/>
              <w:left w:val="single" w:sz="4" w:space="0" w:color="auto"/>
              <w:bottom w:val="single" w:sz="4" w:space="0" w:color="auto"/>
              <w:right w:val="single" w:sz="4" w:space="0" w:color="auto"/>
            </w:tcBorders>
            <w:vAlign w:val="center"/>
          </w:tcPr>
          <w:p w14:paraId="4F755D7D"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4022E9FE"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649053FB"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16778380"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4BB94266"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4B881DE" w14:textId="2C7E310C"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Attitudes toward vaping</w:t>
            </w:r>
          </w:p>
        </w:tc>
        <w:tc>
          <w:tcPr>
            <w:tcW w:w="4163" w:type="dxa"/>
            <w:tcBorders>
              <w:top w:val="single" w:sz="4" w:space="0" w:color="auto"/>
              <w:left w:val="single" w:sz="4" w:space="0" w:color="auto"/>
              <w:bottom w:val="single" w:sz="4" w:space="0" w:color="auto"/>
              <w:right w:val="single" w:sz="4" w:space="0" w:color="auto"/>
            </w:tcBorders>
            <w:vAlign w:val="center"/>
          </w:tcPr>
          <w:p w14:paraId="655B2333" w14:textId="47E4B087"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ECAS E-cigarette attitudes survey</w:t>
            </w:r>
          </w:p>
        </w:tc>
        <w:tc>
          <w:tcPr>
            <w:tcW w:w="630" w:type="dxa"/>
            <w:tcBorders>
              <w:top w:val="single" w:sz="4" w:space="0" w:color="auto"/>
              <w:left w:val="single" w:sz="4" w:space="0" w:color="auto"/>
              <w:bottom w:val="single" w:sz="4" w:space="0" w:color="auto"/>
              <w:right w:val="single" w:sz="4" w:space="0" w:color="auto"/>
            </w:tcBorders>
            <w:vAlign w:val="center"/>
          </w:tcPr>
          <w:p w14:paraId="2B54F79F"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7462379D"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75AC5AA9"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76FC64F0"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2429B61C"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A257B26" w14:textId="7129701F"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Household tobacco product use</w:t>
            </w:r>
          </w:p>
        </w:tc>
        <w:tc>
          <w:tcPr>
            <w:tcW w:w="4163" w:type="dxa"/>
            <w:tcBorders>
              <w:top w:val="single" w:sz="4" w:space="0" w:color="auto"/>
              <w:left w:val="single" w:sz="4" w:space="0" w:color="auto"/>
              <w:bottom w:val="single" w:sz="4" w:space="0" w:color="auto"/>
              <w:right w:val="single" w:sz="4" w:space="0" w:color="auto"/>
            </w:tcBorders>
            <w:vAlign w:val="center"/>
          </w:tcPr>
          <w:p w14:paraId="0AF26B33" w14:textId="53277CA6" w:rsidR="002C5FBA" w:rsidRPr="002C5FBA"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Household use of cigarette, cigar, pipe, or using an electronic vapor product</w:t>
            </w:r>
          </w:p>
        </w:tc>
        <w:tc>
          <w:tcPr>
            <w:tcW w:w="630" w:type="dxa"/>
            <w:tcBorders>
              <w:top w:val="single" w:sz="4" w:space="0" w:color="auto"/>
              <w:left w:val="single" w:sz="4" w:space="0" w:color="auto"/>
              <w:bottom w:val="single" w:sz="4" w:space="0" w:color="auto"/>
              <w:right w:val="single" w:sz="4" w:space="0" w:color="auto"/>
            </w:tcBorders>
            <w:vAlign w:val="center"/>
          </w:tcPr>
          <w:p w14:paraId="5DBF50F8"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110749E3"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0F920FBD"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5FAA5272"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4F58D6E4"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0D0347F3" w14:textId="2CCCFDE8"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Friends’ tobacco product use</w:t>
            </w:r>
          </w:p>
        </w:tc>
        <w:tc>
          <w:tcPr>
            <w:tcW w:w="4163" w:type="dxa"/>
            <w:tcBorders>
              <w:top w:val="single" w:sz="4" w:space="0" w:color="auto"/>
              <w:left w:val="single" w:sz="4" w:space="0" w:color="auto"/>
              <w:bottom w:val="single" w:sz="4" w:space="0" w:color="auto"/>
              <w:right w:val="single" w:sz="4" w:space="0" w:color="auto"/>
            </w:tcBorders>
            <w:vAlign w:val="center"/>
          </w:tcPr>
          <w:p w14:paraId="51EBDCBA" w14:textId="53E69DEC"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Number of close friends who vape</w:t>
            </w:r>
          </w:p>
        </w:tc>
        <w:tc>
          <w:tcPr>
            <w:tcW w:w="630" w:type="dxa"/>
            <w:tcBorders>
              <w:top w:val="single" w:sz="4" w:space="0" w:color="auto"/>
              <w:left w:val="single" w:sz="4" w:space="0" w:color="auto"/>
              <w:bottom w:val="single" w:sz="4" w:space="0" w:color="auto"/>
              <w:right w:val="single" w:sz="4" w:space="0" w:color="auto"/>
            </w:tcBorders>
            <w:vAlign w:val="center"/>
          </w:tcPr>
          <w:p w14:paraId="7D3F2C71"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607FAA8A"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7B98EAF3"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1CBE65EC"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498DF911"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3D030AA" w14:textId="42E8C60D"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Other behavior assessment</w:t>
            </w:r>
          </w:p>
        </w:tc>
        <w:tc>
          <w:tcPr>
            <w:tcW w:w="4163" w:type="dxa"/>
            <w:tcBorders>
              <w:top w:val="single" w:sz="4" w:space="0" w:color="auto"/>
              <w:left w:val="single" w:sz="4" w:space="0" w:color="auto"/>
              <w:bottom w:val="single" w:sz="4" w:space="0" w:color="auto"/>
              <w:right w:val="single" w:sz="4" w:space="0" w:color="auto"/>
            </w:tcBorders>
            <w:vAlign w:val="center"/>
          </w:tcPr>
          <w:p w14:paraId="14E7D8E1" w14:textId="2AD810DB" w:rsidR="002C5FBA" w:rsidRPr="002425FD" w:rsidRDefault="002425FD"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Use of alcohol and marijuana in the past 30 days; Frequency of vaping THC or CBD</w:t>
            </w:r>
          </w:p>
        </w:tc>
        <w:tc>
          <w:tcPr>
            <w:tcW w:w="630" w:type="dxa"/>
            <w:tcBorders>
              <w:top w:val="single" w:sz="4" w:space="0" w:color="auto"/>
              <w:left w:val="single" w:sz="4" w:space="0" w:color="auto"/>
              <w:bottom w:val="single" w:sz="4" w:space="0" w:color="auto"/>
              <w:right w:val="single" w:sz="4" w:space="0" w:color="auto"/>
            </w:tcBorders>
            <w:vAlign w:val="center"/>
          </w:tcPr>
          <w:p w14:paraId="055EBC5F" w14:textId="77777777" w:rsidR="002425FD" w:rsidRDefault="002425FD" w:rsidP="002425FD">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1D77F19A"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1E6D3326" w14:textId="77777777" w:rsidR="002425FD" w:rsidRDefault="002425FD" w:rsidP="002425FD">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1D7C6DD3"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6A7D37DB"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6C4BE40A" w14:textId="3D30A06C" w:rsidR="002C5FBA" w:rsidRPr="002C5FBA" w:rsidRDefault="002425FD"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Cessation program engagement</w:t>
            </w:r>
          </w:p>
        </w:tc>
        <w:tc>
          <w:tcPr>
            <w:tcW w:w="4163" w:type="dxa"/>
            <w:tcBorders>
              <w:top w:val="single" w:sz="4" w:space="0" w:color="auto"/>
              <w:left w:val="single" w:sz="4" w:space="0" w:color="auto"/>
              <w:bottom w:val="single" w:sz="4" w:space="0" w:color="auto"/>
              <w:right w:val="single" w:sz="4" w:space="0" w:color="auto"/>
            </w:tcBorders>
            <w:vAlign w:val="center"/>
          </w:tcPr>
          <w:p w14:paraId="645D7344" w14:textId="77777777" w:rsidR="002425FD" w:rsidRPr="002425FD" w:rsidRDefault="002425FD" w:rsidP="002425FD">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2Morrow mobile app: lesson completion; usefulness of content</w:t>
            </w:r>
          </w:p>
          <w:p w14:paraId="36785389" w14:textId="701BE1B9" w:rsidR="002C5FBA" w:rsidRPr="00354507" w:rsidRDefault="002425FD" w:rsidP="002425FD">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My Life My Quit: coaching sessions competed; usefulness of content</w:t>
            </w:r>
          </w:p>
        </w:tc>
        <w:tc>
          <w:tcPr>
            <w:tcW w:w="630" w:type="dxa"/>
            <w:tcBorders>
              <w:top w:val="single" w:sz="4" w:space="0" w:color="auto"/>
              <w:left w:val="single" w:sz="4" w:space="0" w:color="auto"/>
              <w:bottom w:val="single" w:sz="4" w:space="0" w:color="auto"/>
              <w:right w:val="single" w:sz="4" w:space="0" w:color="auto"/>
            </w:tcBorders>
            <w:vAlign w:val="center"/>
          </w:tcPr>
          <w:p w14:paraId="41298B02"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57A364A5" w14:textId="77777777" w:rsidR="002425FD" w:rsidRDefault="002425FD" w:rsidP="002425FD">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71C69634"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20206DE4"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60EDB20F" w14:textId="77777777"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p>
        </w:tc>
        <w:tc>
          <w:tcPr>
            <w:tcW w:w="4163" w:type="dxa"/>
            <w:tcBorders>
              <w:top w:val="single" w:sz="4" w:space="0" w:color="auto"/>
              <w:left w:val="single" w:sz="4" w:space="0" w:color="auto"/>
              <w:bottom w:val="single" w:sz="4" w:space="0" w:color="auto"/>
              <w:right w:val="single" w:sz="4" w:space="0" w:color="auto"/>
            </w:tcBorders>
            <w:vAlign w:val="center"/>
          </w:tcPr>
          <w:p w14:paraId="19D4C9E2" w14:textId="77777777"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p>
        </w:tc>
        <w:tc>
          <w:tcPr>
            <w:tcW w:w="630" w:type="dxa"/>
            <w:tcBorders>
              <w:top w:val="single" w:sz="4" w:space="0" w:color="auto"/>
              <w:left w:val="single" w:sz="4" w:space="0" w:color="auto"/>
              <w:bottom w:val="single" w:sz="4" w:space="0" w:color="auto"/>
              <w:right w:val="single" w:sz="4" w:space="0" w:color="auto"/>
            </w:tcBorders>
            <w:vAlign w:val="center"/>
          </w:tcPr>
          <w:p w14:paraId="1351B42D"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4079EA5B"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425FD" w14:paraId="7AADC9BE" w14:textId="77777777" w:rsidTr="00A62556">
        <w:tc>
          <w:tcPr>
            <w:tcW w:w="9293" w:type="dxa"/>
            <w:gridSpan w:val="4"/>
            <w:tcBorders>
              <w:top w:val="single" w:sz="4" w:space="0" w:color="auto"/>
              <w:left w:val="single" w:sz="4" w:space="0" w:color="auto"/>
              <w:bottom w:val="single" w:sz="4" w:space="0" w:color="auto"/>
              <w:right w:val="single" w:sz="4" w:space="0" w:color="auto"/>
            </w:tcBorders>
            <w:vAlign w:val="center"/>
          </w:tcPr>
          <w:p w14:paraId="2D002C3C" w14:textId="50C2B170" w:rsidR="002425FD" w:rsidRPr="002425FD" w:rsidRDefault="002425FD" w:rsidP="002425FD">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b/>
                <w:sz w:val="20"/>
              </w:rPr>
            </w:pPr>
            <w:r>
              <w:rPr>
                <w:rFonts w:ascii="Arial" w:hAnsi="Arial" w:cs="Arial"/>
                <w:b/>
                <w:sz w:val="20"/>
              </w:rPr>
              <w:t>Biometric Data</w:t>
            </w:r>
          </w:p>
        </w:tc>
      </w:tr>
      <w:tr w:rsidR="002C5FBA" w14:paraId="7BC71E82"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3A3218D" w14:textId="77777777"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p>
        </w:tc>
        <w:tc>
          <w:tcPr>
            <w:tcW w:w="4163" w:type="dxa"/>
            <w:tcBorders>
              <w:top w:val="single" w:sz="4" w:space="0" w:color="auto"/>
              <w:left w:val="single" w:sz="4" w:space="0" w:color="auto"/>
              <w:bottom w:val="single" w:sz="4" w:space="0" w:color="auto"/>
              <w:right w:val="single" w:sz="4" w:space="0" w:color="auto"/>
            </w:tcBorders>
            <w:vAlign w:val="center"/>
          </w:tcPr>
          <w:p w14:paraId="544B0DB7" w14:textId="77777777"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p>
        </w:tc>
        <w:tc>
          <w:tcPr>
            <w:tcW w:w="630" w:type="dxa"/>
            <w:tcBorders>
              <w:top w:val="single" w:sz="4" w:space="0" w:color="auto"/>
              <w:left w:val="single" w:sz="4" w:space="0" w:color="auto"/>
              <w:bottom w:val="single" w:sz="4" w:space="0" w:color="auto"/>
              <w:right w:val="single" w:sz="4" w:space="0" w:color="auto"/>
            </w:tcBorders>
            <w:vAlign w:val="center"/>
          </w:tcPr>
          <w:p w14:paraId="5E5A0A1C"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3F42ABD7"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03EA3" w14:paraId="25C04F37"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0DF18DCA" w14:textId="117075A2" w:rsidR="00203EA3" w:rsidRPr="00DC1F2C" w:rsidRDefault="00203EA3" w:rsidP="00DC1F2C">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p>
        </w:tc>
        <w:tc>
          <w:tcPr>
            <w:tcW w:w="4163" w:type="dxa"/>
            <w:tcBorders>
              <w:top w:val="single" w:sz="4" w:space="0" w:color="auto"/>
              <w:left w:val="single" w:sz="4" w:space="0" w:color="auto"/>
              <w:bottom w:val="single" w:sz="4" w:space="0" w:color="auto"/>
              <w:right w:val="single" w:sz="4" w:space="0" w:color="auto"/>
            </w:tcBorders>
            <w:vAlign w:val="center"/>
          </w:tcPr>
          <w:p w14:paraId="06D94113" w14:textId="77777777" w:rsidR="00203EA3" w:rsidRPr="00DC1F2C" w:rsidRDefault="00203EA3"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p>
        </w:tc>
        <w:tc>
          <w:tcPr>
            <w:tcW w:w="630" w:type="dxa"/>
            <w:tcBorders>
              <w:top w:val="single" w:sz="4" w:space="0" w:color="auto"/>
              <w:left w:val="single" w:sz="4" w:space="0" w:color="auto"/>
              <w:bottom w:val="single" w:sz="4" w:space="0" w:color="auto"/>
              <w:right w:val="single" w:sz="4" w:space="0" w:color="auto"/>
            </w:tcBorders>
            <w:vAlign w:val="center"/>
          </w:tcPr>
          <w:p w14:paraId="0126166B" w14:textId="225D8944"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2D36AE0F" w14:textId="1C1C557E"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511912" w14:paraId="6AEBC103"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20F1C5A" w14:textId="6EF823A1" w:rsidR="00511912" w:rsidRPr="00DC1F2C" w:rsidRDefault="00511912" w:rsidP="00DC1F2C">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sidRPr="00DC1F2C">
              <w:rPr>
                <w:rFonts w:ascii="Arial" w:hAnsi="Arial" w:cs="Arial"/>
                <w:sz w:val="20"/>
              </w:rPr>
              <w:t>Targeted urine metabolomic profiling for vape use and THC exposure</w:t>
            </w:r>
          </w:p>
        </w:tc>
        <w:tc>
          <w:tcPr>
            <w:tcW w:w="4163" w:type="dxa"/>
            <w:tcBorders>
              <w:top w:val="single" w:sz="4" w:space="0" w:color="auto"/>
              <w:left w:val="single" w:sz="4" w:space="0" w:color="auto"/>
              <w:bottom w:val="single" w:sz="4" w:space="0" w:color="auto"/>
              <w:right w:val="single" w:sz="4" w:space="0" w:color="auto"/>
            </w:tcBorders>
            <w:vAlign w:val="center"/>
          </w:tcPr>
          <w:p w14:paraId="48BFA394" w14:textId="292D563A" w:rsidR="00511912" w:rsidRPr="00DC1F2C" w:rsidRDefault="00511912"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DC1F2C">
              <w:rPr>
                <w:rFonts w:ascii="Arial" w:hAnsi="Arial" w:cs="Arial"/>
                <w:sz w:val="20"/>
              </w:rPr>
              <w:t>University of Colorado Anschutz Medical Campus Genomics Core</w:t>
            </w:r>
          </w:p>
        </w:tc>
        <w:tc>
          <w:tcPr>
            <w:tcW w:w="630" w:type="dxa"/>
            <w:tcBorders>
              <w:top w:val="single" w:sz="4" w:space="0" w:color="auto"/>
              <w:left w:val="single" w:sz="4" w:space="0" w:color="auto"/>
              <w:bottom w:val="single" w:sz="4" w:space="0" w:color="auto"/>
              <w:right w:val="single" w:sz="4" w:space="0" w:color="auto"/>
            </w:tcBorders>
            <w:vAlign w:val="center"/>
          </w:tcPr>
          <w:p w14:paraId="60149939" w14:textId="15CCA02A" w:rsidR="00511912" w:rsidRPr="00DC1F2C" w:rsidRDefault="00511912"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1146F9D9" w14:textId="567536F6" w:rsidR="00511912" w:rsidRPr="00DC1F2C" w:rsidRDefault="00511912"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511912" w14:paraId="79A4F7F4"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2DB332DD" w14:textId="734BDBCF" w:rsidR="00511912" w:rsidRPr="00DC1F2C" w:rsidRDefault="00511912" w:rsidP="00DC1F2C">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b/>
                <w:sz w:val="20"/>
              </w:rPr>
            </w:pPr>
            <w:r w:rsidRPr="00DC1F2C">
              <w:rPr>
                <w:rFonts w:ascii="Arial" w:hAnsi="Arial" w:cs="Arial"/>
                <w:sz w:val="20"/>
              </w:rPr>
              <w:t>Lung Function (FEV</w:t>
            </w:r>
            <w:r w:rsidRPr="00DC1F2C">
              <w:rPr>
                <w:rFonts w:ascii="Arial" w:hAnsi="Arial" w:cs="Arial"/>
                <w:sz w:val="20"/>
                <w:vertAlign w:val="subscript"/>
              </w:rPr>
              <w:t>1</w:t>
            </w:r>
            <w:r w:rsidRPr="00DC1F2C">
              <w:rPr>
                <w:rFonts w:ascii="Arial" w:hAnsi="Arial" w:cs="Arial"/>
                <w:sz w:val="20"/>
              </w:rPr>
              <w:t>, FVC, and FEV/1FVC)</w:t>
            </w:r>
          </w:p>
        </w:tc>
        <w:tc>
          <w:tcPr>
            <w:tcW w:w="4163" w:type="dxa"/>
            <w:tcBorders>
              <w:top w:val="single" w:sz="4" w:space="0" w:color="auto"/>
              <w:left w:val="single" w:sz="4" w:space="0" w:color="auto"/>
              <w:bottom w:val="single" w:sz="4" w:space="0" w:color="auto"/>
              <w:right w:val="single" w:sz="4" w:space="0" w:color="auto"/>
            </w:tcBorders>
            <w:vAlign w:val="center"/>
          </w:tcPr>
          <w:p w14:paraId="4EB30534" w14:textId="16A0EC95" w:rsidR="00511912" w:rsidRPr="00DC1F2C" w:rsidRDefault="00511912"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DC1F2C">
              <w:rPr>
                <w:rFonts w:ascii="Arial" w:hAnsi="Arial" w:cs="Arial"/>
                <w:noProof/>
                <w:sz w:val="20"/>
              </w:rPr>
              <w:t>Spirometer</w:t>
            </w:r>
          </w:p>
        </w:tc>
        <w:tc>
          <w:tcPr>
            <w:tcW w:w="630" w:type="dxa"/>
            <w:tcBorders>
              <w:top w:val="single" w:sz="4" w:space="0" w:color="auto"/>
              <w:left w:val="single" w:sz="4" w:space="0" w:color="auto"/>
              <w:bottom w:val="single" w:sz="4" w:space="0" w:color="auto"/>
              <w:right w:val="single" w:sz="4" w:space="0" w:color="auto"/>
            </w:tcBorders>
            <w:vAlign w:val="center"/>
          </w:tcPr>
          <w:p w14:paraId="44DB6937" w14:textId="36A0CE78" w:rsidR="00511912" w:rsidRPr="00DC1F2C" w:rsidRDefault="00511912"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30604E34" w14:textId="521DB03A" w:rsidR="00511912" w:rsidRPr="00DC1F2C" w:rsidRDefault="00511912"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511912" w14:paraId="5289C590"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4073E182" w14:textId="0A6D0500" w:rsidR="00511912" w:rsidRPr="00DC1F2C" w:rsidRDefault="00511912" w:rsidP="00DC1F2C">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sidRPr="00DC1F2C">
              <w:rPr>
                <w:rFonts w:ascii="Arial" w:hAnsi="Arial" w:cs="Arial"/>
                <w:sz w:val="20"/>
              </w:rPr>
              <w:t>IOS</w:t>
            </w:r>
          </w:p>
        </w:tc>
        <w:tc>
          <w:tcPr>
            <w:tcW w:w="4163" w:type="dxa"/>
            <w:tcBorders>
              <w:top w:val="single" w:sz="4" w:space="0" w:color="auto"/>
              <w:left w:val="single" w:sz="4" w:space="0" w:color="auto"/>
              <w:bottom w:val="single" w:sz="4" w:space="0" w:color="auto"/>
              <w:right w:val="single" w:sz="4" w:space="0" w:color="auto"/>
            </w:tcBorders>
            <w:vAlign w:val="center"/>
          </w:tcPr>
          <w:p w14:paraId="389EFD3C" w14:textId="136582C1" w:rsidR="00511912" w:rsidRPr="00DC1F2C" w:rsidRDefault="00511912"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noProof/>
                <w:sz w:val="20"/>
              </w:rPr>
            </w:pPr>
            <w:r w:rsidRPr="00DC1F2C">
              <w:rPr>
                <w:rFonts w:ascii="Arial" w:hAnsi="Arial" w:cs="Arial"/>
                <w:noProof/>
                <w:sz w:val="20"/>
              </w:rPr>
              <w:t>Thorasys</w:t>
            </w:r>
          </w:p>
        </w:tc>
        <w:tc>
          <w:tcPr>
            <w:tcW w:w="630" w:type="dxa"/>
            <w:tcBorders>
              <w:top w:val="single" w:sz="4" w:space="0" w:color="auto"/>
              <w:left w:val="single" w:sz="4" w:space="0" w:color="auto"/>
              <w:bottom w:val="single" w:sz="4" w:space="0" w:color="auto"/>
              <w:right w:val="single" w:sz="4" w:space="0" w:color="auto"/>
            </w:tcBorders>
            <w:vAlign w:val="center"/>
          </w:tcPr>
          <w:p w14:paraId="4665CBCD" w14:textId="7C69754C" w:rsidR="00511912" w:rsidRPr="00DC1F2C" w:rsidRDefault="00511912"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4A484B9E" w14:textId="74C5EA81" w:rsidR="00511912" w:rsidRPr="00DC1F2C" w:rsidRDefault="00511912"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DC1F2C" w14:paraId="7DBE718B"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4728885A" w14:textId="0E16E8BF" w:rsidR="00DC1F2C" w:rsidRPr="00DC1F2C" w:rsidRDefault="00DC1F2C" w:rsidP="00DC1F2C">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proofErr w:type="spellStart"/>
            <w:r w:rsidRPr="00DC1F2C">
              <w:rPr>
                <w:rFonts w:ascii="Arial" w:hAnsi="Arial" w:cs="Arial"/>
                <w:sz w:val="20"/>
              </w:rPr>
              <w:t>FeNO</w:t>
            </w:r>
            <w:proofErr w:type="spellEnd"/>
          </w:p>
        </w:tc>
        <w:tc>
          <w:tcPr>
            <w:tcW w:w="4163" w:type="dxa"/>
            <w:tcBorders>
              <w:top w:val="single" w:sz="4" w:space="0" w:color="auto"/>
              <w:left w:val="single" w:sz="4" w:space="0" w:color="auto"/>
              <w:bottom w:val="single" w:sz="4" w:space="0" w:color="auto"/>
              <w:right w:val="single" w:sz="4" w:space="0" w:color="auto"/>
            </w:tcBorders>
            <w:vAlign w:val="center"/>
          </w:tcPr>
          <w:p w14:paraId="7903D250" w14:textId="1FEB959F" w:rsidR="00DC1F2C" w:rsidRPr="00DC1F2C" w:rsidRDefault="00DC1F2C"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noProof/>
                <w:sz w:val="20"/>
              </w:rPr>
            </w:pPr>
            <w:r w:rsidRPr="00DC1F2C">
              <w:rPr>
                <w:rFonts w:ascii="Arial" w:hAnsi="Arial" w:cs="Arial"/>
                <w:noProof/>
                <w:sz w:val="20"/>
              </w:rPr>
              <w:t>Niox</w:t>
            </w:r>
          </w:p>
        </w:tc>
        <w:tc>
          <w:tcPr>
            <w:tcW w:w="630" w:type="dxa"/>
            <w:tcBorders>
              <w:top w:val="single" w:sz="4" w:space="0" w:color="auto"/>
              <w:left w:val="single" w:sz="4" w:space="0" w:color="auto"/>
              <w:bottom w:val="single" w:sz="4" w:space="0" w:color="auto"/>
              <w:right w:val="single" w:sz="4" w:space="0" w:color="auto"/>
            </w:tcBorders>
            <w:vAlign w:val="center"/>
          </w:tcPr>
          <w:p w14:paraId="22A83D4D" w14:textId="5C414161" w:rsidR="00DC1F2C" w:rsidRPr="00DC1F2C" w:rsidRDefault="00DC1F2C"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2B447EBA" w14:textId="4E761FEC" w:rsidR="00DC1F2C" w:rsidRPr="00DC1F2C" w:rsidRDefault="00DC1F2C"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203EA3" w14:paraId="7C21B14C"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38FFDEB7" w14:textId="77777777" w:rsidR="00203EA3" w:rsidRPr="00DC1F2C" w:rsidRDefault="00203EA3"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sidRPr="00DC1F2C">
              <w:rPr>
                <w:rFonts w:ascii="Arial" w:hAnsi="Arial" w:cs="Arial"/>
                <w:sz w:val="20"/>
              </w:rPr>
              <w:t>Nasal Epithelium/Systemic Inflammation</w:t>
            </w:r>
          </w:p>
        </w:tc>
        <w:tc>
          <w:tcPr>
            <w:tcW w:w="4163" w:type="dxa"/>
            <w:tcBorders>
              <w:top w:val="single" w:sz="4" w:space="0" w:color="auto"/>
              <w:left w:val="single" w:sz="4" w:space="0" w:color="auto"/>
              <w:bottom w:val="single" w:sz="4" w:space="0" w:color="auto"/>
              <w:right w:val="single" w:sz="4" w:space="0" w:color="auto"/>
            </w:tcBorders>
            <w:vAlign w:val="center"/>
          </w:tcPr>
          <w:p w14:paraId="4B0FE8CC" w14:textId="77777777" w:rsidR="00203EA3" w:rsidRPr="00DC1F2C" w:rsidRDefault="00203EA3"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noProof/>
                <w:sz w:val="20"/>
              </w:rPr>
            </w:pPr>
            <w:r w:rsidRPr="00DC1F2C">
              <w:rPr>
                <w:rFonts w:ascii="Arial" w:hAnsi="Arial" w:cs="Arial"/>
                <w:noProof/>
                <w:sz w:val="20"/>
              </w:rPr>
              <w:t>Nasal brushings*/peripheral blood</w:t>
            </w:r>
          </w:p>
        </w:tc>
        <w:tc>
          <w:tcPr>
            <w:tcW w:w="630" w:type="dxa"/>
            <w:tcBorders>
              <w:top w:val="single" w:sz="4" w:space="0" w:color="auto"/>
              <w:left w:val="single" w:sz="4" w:space="0" w:color="auto"/>
              <w:bottom w:val="single" w:sz="4" w:space="0" w:color="auto"/>
              <w:right w:val="single" w:sz="4" w:space="0" w:color="auto"/>
            </w:tcBorders>
            <w:vAlign w:val="center"/>
          </w:tcPr>
          <w:p w14:paraId="330E3266"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42B02FAC" w14:textId="17188413"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203EA3" w14:paraId="442C814B"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1882DB2A" w14:textId="77777777" w:rsidR="00203EA3" w:rsidRPr="00DC1F2C" w:rsidRDefault="00203EA3"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sidRPr="00DC1F2C">
              <w:rPr>
                <w:rFonts w:ascii="Arial" w:hAnsi="Arial" w:cs="Arial"/>
                <w:sz w:val="20"/>
              </w:rPr>
              <w:t>Quality of Life</w:t>
            </w:r>
          </w:p>
        </w:tc>
        <w:tc>
          <w:tcPr>
            <w:tcW w:w="4163" w:type="dxa"/>
            <w:tcBorders>
              <w:top w:val="single" w:sz="4" w:space="0" w:color="auto"/>
              <w:left w:val="single" w:sz="4" w:space="0" w:color="auto"/>
              <w:bottom w:val="single" w:sz="4" w:space="0" w:color="auto"/>
              <w:right w:val="single" w:sz="4" w:space="0" w:color="auto"/>
            </w:tcBorders>
            <w:vAlign w:val="center"/>
          </w:tcPr>
          <w:p w14:paraId="6F1E9BF8" w14:textId="77777777" w:rsidR="00203EA3" w:rsidRPr="00DC1F2C" w:rsidRDefault="00203EA3"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noProof/>
                <w:sz w:val="20"/>
              </w:rPr>
            </w:pPr>
            <w:r w:rsidRPr="00DC1F2C">
              <w:rPr>
                <w:rFonts w:ascii="Arial" w:hAnsi="Arial" w:cs="Arial"/>
                <w:noProof/>
                <w:sz w:val="20"/>
              </w:rPr>
              <w:t>St George’s Respiratory Questionnaire</w:t>
            </w:r>
          </w:p>
        </w:tc>
        <w:tc>
          <w:tcPr>
            <w:tcW w:w="630" w:type="dxa"/>
            <w:tcBorders>
              <w:top w:val="single" w:sz="4" w:space="0" w:color="auto"/>
              <w:left w:val="single" w:sz="4" w:space="0" w:color="auto"/>
              <w:bottom w:val="single" w:sz="4" w:space="0" w:color="auto"/>
              <w:right w:val="single" w:sz="4" w:space="0" w:color="auto"/>
            </w:tcBorders>
            <w:vAlign w:val="center"/>
          </w:tcPr>
          <w:p w14:paraId="66FC38B5" w14:textId="7FBD95E1" w:rsidR="00203EA3" w:rsidRPr="00DC1F2C" w:rsidRDefault="000E50FB"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751866CB" w14:textId="272BE4A2" w:rsidR="00203EA3" w:rsidRPr="00DC1F2C" w:rsidRDefault="000E50FB"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bl>
    <w:p w14:paraId="2E065717" w14:textId="77777777" w:rsidR="00203EA3" w:rsidRDefault="00203EA3" w:rsidP="00BF0CE5">
      <w:pPr>
        <w:widowControl w:val="0"/>
        <w:spacing w:after="120"/>
        <w:rPr>
          <w:rFonts w:ascii="Arial" w:hAnsi="Arial" w:cs="Arial"/>
        </w:rPr>
      </w:pPr>
    </w:p>
    <w:p w14:paraId="5EE4773D" w14:textId="2B6CD11C" w:rsidR="00E979DD" w:rsidRDefault="00DC2E03" w:rsidP="00DC2E03">
      <w:pPr>
        <w:widowControl w:val="0"/>
        <w:spacing w:after="120"/>
        <w:contextualSpacing/>
        <w:rPr>
          <w:rFonts w:ascii="Arial" w:hAnsi="Arial" w:cs="Arial"/>
          <w:b/>
        </w:rPr>
      </w:pPr>
      <w:r>
        <w:rPr>
          <w:rFonts w:ascii="Arial" w:hAnsi="Arial" w:cs="Arial"/>
          <w:b/>
        </w:rPr>
        <w:t>F. Analytic Strategy</w:t>
      </w:r>
    </w:p>
    <w:p w14:paraId="419719F0" w14:textId="3A32EB51" w:rsidR="008A5A72" w:rsidRDefault="00DC2E03" w:rsidP="00DC2E03">
      <w:pPr>
        <w:widowControl w:val="0"/>
        <w:spacing w:after="120"/>
        <w:contextualSpacing/>
        <w:rPr>
          <w:rFonts w:ascii="Arial" w:hAnsi="Arial" w:cs="Arial"/>
        </w:rPr>
      </w:pPr>
      <w:r>
        <w:rPr>
          <w:rFonts w:ascii="Arial" w:hAnsi="Arial" w:cs="Arial"/>
          <w:b/>
        </w:rPr>
        <w:t xml:space="preserve">F.1. </w:t>
      </w:r>
      <w:r w:rsidR="00D079C1">
        <w:rPr>
          <w:rFonts w:ascii="Arial" w:hAnsi="Arial" w:cs="Arial"/>
          <w:b/>
        </w:rPr>
        <w:t>Aim 1</w:t>
      </w:r>
      <w:r w:rsidR="00493997">
        <w:rPr>
          <w:rFonts w:ascii="Arial" w:hAnsi="Arial" w:cs="Arial"/>
          <w:b/>
        </w:rPr>
        <w:t xml:space="preserve"> </w:t>
      </w:r>
      <w:r w:rsidR="00493997" w:rsidRPr="001E1CE1">
        <w:rPr>
          <w:rFonts w:ascii="Arial" w:hAnsi="Arial" w:cs="Arial"/>
          <w:b/>
        </w:rPr>
        <w:t>The Impact of Vape use on Respiratory Outcomes in Latinx Adolescents</w:t>
      </w:r>
      <w:r w:rsidR="00493997">
        <w:rPr>
          <w:rFonts w:ascii="Arial" w:hAnsi="Arial" w:cs="Arial"/>
          <w:b/>
        </w:rPr>
        <w:t>:</w:t>
      </w:r>
      <w:r w:rsidR="008A5A72">
        <w:rPr>
          <w:rFonts w:ascii="Arial" w:hAnsi="Arial" w:cs="Arial"/>
        </w:rPr>
        <w:t xml:space="preserve"> </w:t>
      </w:r>
      <w:commentRangeStart w:id="5"/>
      <w:r w:rsidR="008A5A72">
        <w:rPr>
          <w:rFonts w:ascii="Arial" w:hAnsi="Arial" w:cs="Arial"/>
        </w:rPr>
        <w:t xml:space="preserve">We will investigate the impact of vape exposure on measures of lung function by evaluating whether </w:t>
      </w:r>
      <w:proofErr w:type="spellStart"/>
      <w:r w:rsidR="008A5A72">
        <w:rPr>
          <w:rFonts w:ascii="Arial" w:hAnsi="Arial" w:cs="Arial"/>
        </w:rPr>
        <w:t>spirometric</w:t>
      </w:r>
      <w:proofErr w:type="spellEnd"/>
      <w:r w:rsidR="008A5A72">
        <w:rPr>
          <w:rFonts w:ascii="Arial" w:hAnsi="Arial" w:cs="Arial"/>
        </w:rPr>
        <w:t xml:space="preserve"> measures of lung function are predicted by vaping exposure</w:t>
      </w:r>
      <w:commentRangeEnd w:id="5"/>
      <w:r w:rsidR="006221A8">
        <w:rPr>
          <w:rStyle w:val="CommentReference"/>
          <w:rFonts w:ascii="Times" w:eastAsia="Times New Roman" w:hAnsi="Times" w:cs="Times New Roman"/>
          <w:lang w:val="x-none" w:eastAsia="x-none"/>
        </w:rPr>
        <w:commentReference w:id="5"/>
      </w:r>
      <w:r w:rsidR="008A5A72">
        <w:rPr>
          <w:rFonts w:ascii="Arial" w:hAnsi="Arial" w:cs="Arial"/>
        </w:rPr>
        <w:t>. For example, forced expiratory volume in one second (FEV</w:t>
      </w:r>
      <w:r w:rsidR="008A5A72" w:rsidRPr="00D079C1">
        <w:rPr>
          <w:rFonts w:ascii="Arial" w:hAnsi="Arial" w:cs="Arial"/>
          <w:vertAlign w:val="subscript"/>
        </w:rPr>
        <w:t>1</w:t>
      </w:r>
      <w:r w:rsidR="008A5A72">
        <w:rPr>
          <w:rFonts w:ascii="Arial" w:hAnsi="Arial" w:cs="Arial"/>
        </w:rPr>
        <w:t xml:space="preserve">; outcome) will be modeled in a linear regression, regressed on ENDS use group (vaping/control; primary explanatory variable of interest). The model will be repeated for other conventional </w:t>
      </w:r>
      <w:proofErr w:type="spellStart"/>
      <w:r w:rsidR="008A5A72">
        <w:rPr>
          <w:rFonts w:ascii="Arial" w:hAnsi="Arial" w:cs="Arial"/>
        </w:rPr>
        <w:t>spirometr</w:t>
      </w:r>
      <w:r w:rsidR="00431ACC">
        <w:rPr>
          <w:rFonts w:ascii="Arial" w:hAnsi="Arial" w:cs="Arial"/>
        </w:rPr>
        <w:t>ic</w:t>
      </w:r>
      <w:proofErr w:type="spellEnd"/>
      <w:r w:rsidR="008A5A72">
        <w:rPr>
          <w:rFonts w:ascii="Arial" w:hAnsi="Arial" w:cs="Arial"/>
        </w:rPr>
        <w:t xml:space="preserve"> measurements (forced vital capacity [FVC], ratio of FEV1/FVC), impulse </w:t>
      </w:r>
      <w:proofErr w:type="spellStart"/>
      <w:r w:rsidR="008A5A72">
        <w:rPr>
          <w:rFonts w:ascii="Arial" w:hAnsi="Arial" w:cs="Arial"/>
        </w:rPr>
        <w:t>oscillometry</w:t>
      </w:r>
      <w:proofErr w:type="spellEnd"/>
      <w:r w:rsidR="008A5A72">
        <w:rPr>
          <w:rFonts w:ascii="Arial" w:hAnsi="Arial" w:cs="Arial"/>
        </w:rPr>
        <w:t xml:space="preserve"> (specifics: R5, R20, X5, X20</w:t>
      </w:r>
      <w:r w:rsidR="00431ACC">
        <w:rPr>
          <w:rFonts w:ascii="Arial" w:hAnsi="Arial" w:cs="Arial"/>
        </w:rPr>
        <w:t>, R20-5,</w:t>
      </w:r>
      <w:r w:rsidR="008A5A72">
        <w:rPr>
          <w:rFonts w:ascii="Arial" w:hAnsi="Arial" w:cs="Arial"/>
        </w:rPr>
        <w:t xml:space="preserve"> Freq/VT</w:t>
      </w:r>
      <w:r w:rsidR="00431ACC">
        <w:rPr>
          <w:rFonts w:ascii="Arial" w:hAnsi="Arial" w:cs="Arial"/>
        </w:rPr>
        <w:t xml:space="preserve">), Quality of life (SGRQ), </w:t>
      </w:r>
      <w:r w:rsidR="008A5A72">
        <w:rPr>
          <w:rFonts w:ascii="Arial" w:hAnsi="Arial" w:cs="Arial"/>
        </w:rPr>
        <w:t xml:space="preserve">and log-transformed </w:t>
      </w:r>
      <w:proofErr w:type="spellStart"/>
      <w:r w:rsidR="008A5A72">
        <w:rPr>
          <w:rFonts w:ascii="Arial" w:hAnsi="Arial" w:cs="Arial"/>
        </w:rPr>
        <w:t>FeNO</w:t>
      </w:r>
      <w:proofErr w:type="spellEnd"/>
      <w:r w:rsidR="008A5A72">
        <w:rPr>
          <w:rFonts w:ascii="Arial" w:hAnsi="Arial" w:cs="Arial"/>
        </w:rPr>
        <w:t xml:space="preserve">. We will evaluate each model using a likelihood ratio test, which assess if the model fit for lung function is improved by if including the vaping variable. To correct for multiple testing, we will define significance at a </w:t>
      </w:r>
      <w:commentRangeStart w:id="6"/>
      <w:r w:rsidR="008A5A72">
        <w:rPr>
          <w:rFonts w:ascii="Arial" w:hAnsi="Arial" w:cs="Arial"/>
        </w:rPr>
        <w:t>Bonferroni corrected p-value &lt; 0.05</w:t>
      </w:r>
      <w:commentRangeEnd w:id="6"/>
      <w:r w:rsidR="0029498C">
        <w:rPr>
          <w:rStyle w:val="CommentReference"/>
          <w:rFonts w:ascii="Times" w:eastAsia="Times New Roman" w:hAnsi="Times" w:cs="Times New Roman"/>
          <w:lang w:val="x-none" w:eastAsia="x-none"/>
        </w:rPr>
        <w:commentReference w:id="6"/>
      </w:r>
      <w:r w:rsidR="008A5A72">
        <w:rPr>
          <w:rFonts w:ascii="Arial" w:hAnsi="Arial" w:cs="Arial"/>
        </w:rPr>
        <w:t>.</w:t>
      </w:r>
    </w:p>
    <w:p w14:paraId="08EE7FF6" w14:textId="1FE25708" w:rsidR="00493997" w:rsidRPr="0014325D" w:rsidRDefault="008A5A72" w:rsidP="00431ACC">
      <w:pPr>
        <w:widowControl w:val="0"/>
        <w:spacing w:after="120"/>
        <w:rPr>
          <w:rFonts w:ascii="Arial" w:hAnsi="Arial" w:cs="Arial"/>
        </w:rPr>
      </w:pPr>
      <w:r w:rsidRPr="0014325D">
        <w:rPr>
          <w:rFonts w:ascii="Arial" w:hAnsi="Arial" w:cs="Arial"/>
        </w:rPr>
        <w:t>We will also repeat these modeling procedures with continuous quantitative measures of ENDS use (e.g., urine cotinine concentration) for dose-response analyses, replacing the categorical vaping/control group variable with the continuous measurement</w:t>
      </w:r>
      <w:r w:rsidR="00431ACC" w:rsidRPr="0014325D">
        <w:rPr>
          <w:rFonts w:ascii="Arial" w:hAnsi="Arial" w:cs="Arial"/>
        </w:rPr>
        <w:t xml:space="preserve"> of urinary cotinine</w:t>
      </w:r>
      <w:r w:rsidRPr="0014325D">
        <w:rPr>
          <w:rFonts w:ascii="Arial" w:hAnsi="Arial" w:cs="Arial"/>
        </w:rPr>
        <w:t xml:space="preserve">. As dose-response curves can be non-linear (e.g., J-shaped curves, thresholding effects), we will consider transformations of the exposure </w:t>
      </w:r>
      <w:ins w:id="7" w:author="Peterson, Ryan" w:date="2021-09-15T09:17:00Z">
        <w:r w:rsidR="006D3717">
          <w:rPr>
            <w:rFonts w:ascii="Arial" w:hAnsi="Arial" w:cs="Arial"/>
          </w:rPr>
          <w:t xml:space="preserve">or natural cubic </w:t>
        </w:r>
        <w:r w:rsidR="00411312">
          <w:rPr>
            <w:rFonts w:ascii="Arial" w:hAnsi="Arial" w:cs="Arial"/>
          </w:rPr>
          <w:t xml:space="preserve">B-splines </w:t>
        </w:r>
      </w:ins>
      <w:r w:rsidRPr="0014325D">
        <w:rPr>
          <w:rFonts w:ascii="Arial" w:hAnsi="Arial" w:cs="Arial"/>
        </w:rPr>
        <w:t>as needed</w:t>
      </w:r>
      <w:r w:rsidR="0014325D" w:rsidRPr="0014325D">
        <w:rPr>
          <w:rFonts w:ascii="Arial" w:hAnsi="Arial" w:cs="Arial"/>
        </w:rPr>
        <w:t>{</w:t>
      </w:r>
      <w:proofErr w:type="gramStart"/>
      <w:r w:rsidR="0014325D" w:rsidRPr="0014325D">
        <w:rPr>
          <w:rFonts w:ascii="Arial" w:hAnsi="Arial" w:cs="Arial"/>
        </w:rPr>
        <w:t>May,</w:t>
      </w:r>
      <w:proofErr w:type="gramEnd"/>
      <w:r w:rsidR="0014325D" w:rsidRPr="0014325D">
        <w:rPr>
          <w:rFonts w:ascii="Arial" w:hAnsi="Arial" w:cs="Arial"/>
        </w:rPr>
        <w:t xml:space="preserve"> 2006 #86}</w:t>
      </w:r>
      <w:r w:rsidR="00431ACC" w:rsidRPr="0014325D">
        <w:rPr>
          <w:rFonts w:ascii="Arial" w:hAnsi="Arial" w:cs="Arial"/>
        </w:rPr>
        <w:t xml:space="preserve"> </w:t>
      </w:r>
      <w:r w:rsidRPr="0014325D">
        <w:rPr>
          <w:rFonts w:ascii="Arial" w:hAnsi="Arial" w:cs="Arial"/>
        </w:rPr>
        <w:t xml:space="preserve">to best capture the functional form of the </w:t>
      </w:r>
      <w:ins w:id="8" w:author="Peterson, Ryan" w:date="2021-09-15T09:18:00Z">
        <w:r w:rsidR="00411312">
          <w:rPr>
            <w:rFonts w:ascii="Arial" w:hAnsi="Arial" w:cs="Arial"/>
          </w:rPr>
          <w:t xml:space="preserve">relationship between </w:t>
        </w:r>
      </w:ins>
      <w:r w:rsidRPr="0014325D">
        <w:rPr>
          <w:rFonts w:ascii="Arial" w:hAnsi="Arial" w:cs="Arial"/>
        </w:rPr>
        <w:t xml:space="preserve">vaping exposure </w:t>
      </w:r>
      <w:del w:id="9" w:author="Peterson, Ryan" w:date="2021-09-15T09:18:00Z">
        <w:r w:rsidRPr="0014325D" w:rsidDel="00411312">
          <w:rPr>
            <w:rFonts w:ascii="Arial" w:hAnsi="Arial" w:cs="Arial"/>
          </w:rPr>
          <w:delText xml:space="preserve">to </w:delText>
        </w:r>
      </w:del>
      <w:ins w:id="10" w:author="Peterson, Ryan" w:date="2021-09-15T09:18:00Z">
        <w:r w:rsidR="00411312">
          <w:rPr>
            <w:rFonts w:ascii="Arial" w:hAnsi="Arial" w:cs="Arial"/>
          </w:rPr>
          <w:t xml:space="preserve">and </w:t>
        </w:r>
      </w:ins>
      <w:r w:rsidRPr="0014325D">
        <w:rPr>
          <w:rFonts w:ascii="Arial" w:hAnsi="Arial" w:cs="Arial"/>
        </w:rPr>
        <w:t>lung function</w:t>
      </w:r>
      <w:del w:id="11" w:author="Peterson, Ryan" w:date="2021-09-15T09:18:00Z">
        <w:r w:rsidRPr="0014325D" w:rsidDel="00411312">
          <w:rPr>
            <w:rFonts w:ascii="Arial" w:hAnsi="Arial" w:cs="Arial"/>
          </w:rPr>
          <w:delText>al relationship</w:delText>
        </w:r>
      </w:del>
      <w:r w:rsidRPr="0014325D">
        <w:rPr>
          <w:rFonts w:ascii="Arial" w:hAnsi="Arial" w:cs="Arial"/>
        </w:rPr>
        <w:t xml:space="preserve">. Each </w:t>
      </w:r>
      <w:del w:id="12" w:author="Peterson, Ryan" w:date="2021-09-15T09:18:00Z">
        <w:r w:rsidRPr="0014325D" w:rsidDel="00411312">
          <w:rPr>
            <w:rFonts w:ascii="Arial" w:hAnsi="Arial" w:cs="Arial"/>
          </w:rPr>
          <w:delText xml:space="preserve">measure </w:delText>
        </w:r>
      </w:del>
      <w:ins w:id="13" w:author="Peterson, Ryan" w:date="2021-09-15T09:18:00Z">
        <w:r w:rsidR="00411312">
          <w:rPr>
            <w:rFonts w:ascii="Arial" w:hAnsi="Arial" w:cs="Arial"/>
          </w:rPr>
          <w:t>likelihood ratio test result</w:t>
        </w:r>
        <w:r w:rsidR="00411312" w:rsidRPr="0014325D">
          <w:rPr>
            <w:rFonts w:ascii="Arial" w:hAnsi="Arial" w:cs="Arial"/>
          </w:rPr>
          <w:t xml:space="preserve"> </w:t>
        </w:r>
      </w:ins>
      <w:r w:rsidRPr="0014325D">
        <w:rPr>
          <w:rFonts w:ascii="Arial" w:hAnsi="Arial" w:cs="Arial"/>
        </w:rPr>
        <w:t>will be corrected for multiple testing (</w:t>
      </w:r>
      <w:commentRangeStart w:id="14"/>
      <w:del w:id="15" w:author="Peterson, Ryan" w:date="2021-09-15T09:18:00Z">
        <w:r w:rsidRPr="0014325D" w:rsidDel="00411312">
          <w:rPr>
            <w:rFonts w:ascii="Arial" w:hAnsi="Arial" w:cs="Arial"/>
          </w:rPr>
          <w:delText xml:space="preserve">likelihood ratio test, </w:delText>
        </w:r>
      </w:del>
      <w:r w:rsidRPr="0014325D">
        <w:rPr>
          <w:rFonts w:ascii="Arial" w:hAnsi="Arial" w:cs="Arial"/>
        </w:rPr>
        <w:t>Bonferroni p-value &lt; 0.05</w:t>
      </w:r>
      <w:commentRangeEnd w:id="14"/>
      <w:r w:rsidR="00411312">
        <w:rPr>
          <w:rStyle w:val="CommentReference"/>
          <w:rFonts w:ascii="Times" w:eastAsia="Times New Roman" w:hAnsi="Times" w:cs="Times New Roman"/>
          <w:lang w:val="x-none" w:eastAsia="x-none"/>
        </w:rPr>
        <w:commentReference w:id="14"/>
      </w:r>
      <w:r w:rsidRPr="0014325D">
        <w:rPr>
          <w:rFonts w:ascii="Arial" w:hAnsi="Arial" w:cs="Arial"/>
        </w:rPr>
        <w:t>)</w:t>
      </w:r>
      <w:r w:rsidR="00493997" w:rsidRPr="0014325D">
        <w:rPr>
          <w:rFonts w:ascii="Arial" w:hAnsi="Arial" w:cs="Arial"/>
        </w:rPr>
        <w:t>.</w:t>
      </w:r>
    </w:p>
    <w:p w14:paraId="4C3A138E" w14:textId="737FDE38" w:rsidR="00493997" w:rsidRPr="007329A7" w:rsidRDefault="00493997" w:rsidP="00431ACC">
      <w:pPr>
        <w:widowControl w:val="0"/>
        <w:spacing w:after="120"/>
        <w:rPr>
          <w:rFonts w:ascii="Arial" w:hAnsi="Arial" w:cs="Arial"/>
        </w:rPr>
      </w:pPr>
      <w:r w:rsidRPr="0014325D">
        <w:rPr>
          <w:rFonts w:ascii="Arial" w:hAnsi="Arial" w:cs="Arial"/>
        </w:rPr>
        <w:t>We will also assess the impact of co-use of THC and/or concurrent tobacco use by adjusting models for these variables. We will also test for interaction between vape exposure and co-use of THC or tobacco by adding interaction terms into the linear models.</w:t>
      </w:r>
    </w:p>
    <w:p w14:paraId="69F41890" w14:textId="488E3EBA" w:rsidR="00C103C2" w:rsidRPr="00646774" w:rsidRDefault="00DC2E03" w:rsidP="00431ACC">
      <w:pPr>
        <w:widowControl w:val="0"/>
        <w:spacing w:after="120"/>
        <w:rPr>
          <w:rFonts w:ascii="Arial" w:hAnsi="Arial" w:cs="Arial"/>
          <w:b/>
        </w:rPr>
      </w:pPr>
      <w:r w:rsidRPr="00646774">
        <w:rPr>
          <w:rFonts w:ascii="Arial" w:hAnsi="Arial" w:cs="Arial"/>
          <w:b/>
        </w:rPr>
        <w:t xml:space="preserve">F.2. </w:t>
      </w:r>
      <w:r w:rsidR="00C103C2" w:rsidRPr="00646774">
        <w:rPr>
          <w:rFonts w:ascii="Arial" w:hAnsi="Arial" w:cs="Arial"/>
          <w:b/>
        </w:rPr>
        <w:t xml:space="preserve">Power </w:t>
      </w:r>
      <w:commentRangeStart w:id="16"/>
      <w:commentRangeStart w:id="17"/>
      <w:r w:rsidR="00C103C2" w:rsidRPr="00646774">
        <w:rPr>
          <w:rFonts w:ascii="Arial" w:hAnsi="Arial" w:cs="Arial"/>
          <w:b/>
        </w:rPr>
        <w:t>Calculation</w:t>
      </w:r>
      <w:commentRangeEnd w:id="16"/>
      <w:r w:rsidR="00C103C2" w:rsidRPr="00646774">
        <w:rPr>
          <w:rStyle w:val="CommentReference"/>
          <w:rFonts w:ascii="Times" w:eastAsia="Times New Roman" w:hAnsi="Times" w:cs="Times New Roman"/>
          <w:b/>
          <w:lang w:val="x-none" w:eastAsia="x-none"/>
        </w:rPr>
        <w:commentReference w:id="16"/>
      </w:r>
      <w:commentRangeEnd w:id="17"/>
      <w:r w:rsidR="00572AFD">
        <w:rPr>
          <w:rStyle w:val="CommentReference"/>
          <w:rFonts w:ascii="Times" w:eastAsia="Times New Roman" w:hAnsi="Times" w:cs="Times New Roman"/>
          <w:lang w:val="x-none" w:eastAsia="x-none"/>
        </w:rPr>
        <w:commentReference w:id="17"/>
      </w:r>
      <w:r w:rsidRPr="00646774">
        <w:rPr>
          <w:rFonts w:ascii="Arial" w:hAnsi="Arial" w:cs="Arial"/>
          <w:b/>
        </w:rPr>
        <w:t xml:space="preserve"> for Aim 1:</w:t>
      </w:r>
    </w:p>
    <w:p w14:paraId="708B1955" w14:textId="4D2B86E5" w:rsidR="008A5A72" w:rsidRDefault="00DC2E03" w:rsidP="008A5A72">
      <w:pPr>
        <w:spacing w:after="120"/>
        <w:rPr>
          <w:rFonts w:ascii="Arial" w:hAnsi="Arial" w:cs="Arial"/>
        </w:rPr>
      </w:pPr>
      <w:r w:rsidRPr="00646774">
        <w:rPr>
          <w:rFonts w:ascii="Arial" w:hAnsi="Arial" w:cs="Arial"/>
          <w:b/>
        </w:rPr>
        <w:lastRenderedPageBreak/>
        <w:t xml:space="preserve">F.3. </w:t>
      </w:r>
      <w:r w:rsidR="008A5A72" w:rsidRPr="00646774">
        <w:rPr>
          <w:rFonts w:ascii="Arial" w:hAnsi="Arial" w:cs="Arial"/>
          <w:b/>
        </w:rPr>
        <w:t>Sex and Other Biologic Variables</w:t>
      </w:r>
      <w:r w:rsidR="00646774">
        <w:rPr>
          <w:rFonts w:ascii="Arial" w:hAnsi="Arial" w:cs="Arial"/>
          <w:b/>
        </w:rPr>
        <w:t xml:space="preserve"> for Respiratory Outcomes</w:t>
      </w:r>
      <w:r w:rsidR="008A5A72" w:rsidRPr="00646774">
        <w:rPr>
          <w:rFonts w:ascii="Arial" w:hAnsi="Arial" w:cs="Arial"/>
        </w:rPr>
        <w:t>:</w:t>
      </w:r>
      <w:r w:rsidR="008A5A72">
        <w:rPr>
          <w:rFonts w:ascii="Arial" w:hAnsi="Arial" w:cs="Arial"/>
        </w:rPr>
        <w:t xml:space="preserve"> Both in our preliminary data and </w:t>
      </w:r>
      <w:r w:rsidR="008A5A72" w:rsidRPr="00C93CA4">
        <w:rPr>
          <w:rFonts w:ascii="Arial" w:hAnsi="Arial" w:cs="Arial"/>
        </w:rPr>
        <w:t xml:space="preserve">extant </w:t>
      </w:r>
      <w:r w:rsidR="008A5A72">
        <w:rPr>
          <w:rFonts w:ascii="Arial" w:hAnsi="Arial" w:cs="Arial"/>
        </w:rPr>
        <w:t xml:space="preserve">literature, the proposed </w:t>
      </w:r>
      <w:r w:rsidR="00431ACC">
        <w:rPr>
          <w:rFonts w:ascii="Arial" w:hAnsi="Arial" w:cs="Arial"/>
        </w:rPr>
        <w:t xml:space="preserve">IOS </w:t>
      </w:r>
      <w:r w:rsidR="008A5A72">
        <w:rPr>
          <w:rFonts w:ascii="Arial" w:hAnsi="Arial" w:cs="Arial"/>
        </w:rPr>
        <w:t xml:space="preserve">lung function measurements are not correlated to demographic features. </w:t>
      </w:r>
      <w:proofErr w:type="spellStart"/>
      <w:r w:rsidR="00431ACC">
        <w:rPr>
          <w:rFonts w:ascii="Arial" w:hAnsi="Arial" w:cs="Arial"/>
        </w:rPr>
        <w:t>Spirometric</w:t>
      </w:r>
      <w:proofErr w:type="spellEnd"/>
      <w:r w:rsidR="00431ACC">
        <w:rPr>
          <w:rFonts w:ascii="Arial" w:hAnsi="Arial" w:cs="Arial"/>
        </w:rPr>
        <w:t xml:space="preserve"> measures of lung function will utilize the percent predicted values, which adjusts for age, sex, height, and race. </w:t>
      </w:r>
      <w:r w:rsidR="008A5A72">
        <w:rPr>
          <w:rFonts w:ascii="Arial" w:hAnsi="Arial" w:cs="Arial"/>
        </w:rPr>
        <w:t>However, we will check for the impact of age, sex, and concurrent marijuana use (yes/no from urine metabolomic testing) by including them as covariates in our linear model. Additionally, we will check for clustering by recruitment center and adjust as needed using a random intercept for center. We will also conduct secondary analyses that include interactions between ENDS use groups and covariates to test sex-specific and age-specific impacts of vaping.</w:t>
      </w:r>
    </w:p>
    <w:p w14:paraId="68925752" w14:textId="49EEE27C" w:rsidR="00067A4A" w:rsidRPr="009B4E02" w:rsidRDefault="00646774" w:rsidP="00067A4A">
      <w:pPr>
        <w:rPr>
          <w:rFonts w:ascii="Arial" w:hAnsi="Arial" w:cs="Arial"/>
          <w:shd w:val="clear" w:color="auto" w:fill="FFFFFF"/>
        </w:rPr>
      </w:pPr>
      <w:r>
        <w:rPr>
          <w:rFonts w:ascii="Arial" w:hAnsi="Arial" w:cs="Arial"/>
          <w:b/>
        </w:rPr>
        <w:t xml:space="preserve">F.4 </w:t>
      </w:r>
      <w:r w:rsidRPr="00AE5A76">
        <w:rPr>
          <w:rFonts w:ascii="Arial" w:hAnsi="Arial" w:cs="Arial"/>
          <w:b/>
        </w:rPr>
        <w:t xml:space="preserve">Anticipated </w:t>
      </w:r>
      <w:r>
        <w:rPr>
          <w:rFonts w:ascii="Arial" w:hAnsi="Arial" w:cs="Arial"/>
          <w:b/>
        </w:rPr>
        <w:t>O</w:t>
      </w:r>
      <w:r w:rsidRPr="00AE5A76">
        <w:rPr>
          <w:rFonts w:ascii="Arial" w:hAnsi="Arial" w:cs="Arial"/>
          <w:b/>
        </w:rPr>
        <w:t xml:space="preserve">utcomes, Potential </w:t>
      </w:r>
      <w:r>
        <w:rPr>
          <w:rFonts w:ascii="Arial" w:hAnsi="Arial" w:cs="Arial"/>
          <w:b/>
        </w:rPr>
        <w:t>L</w:t>
      </w:r>
      <w:r w:rsidRPr="00AE5A76">
        <w:rPr>
          <w:rFonts w:ascii="Arial" w:hAnsi="Arial" w:cs="Arial"/>
          <w:b/>
        </w:rPr>
        <w:t xml:space="preserve">imitations, and Alternative </w:t>
      </w:r>
      <w:r>
        <w:rPr>
          <w:rFonts w:ascii="Arial" w:hAnsi="Arial" w:cs="Arial"/>
          <w:b/>
        </w:rPr>
        <w:t>S</w:t>
      </w:r>
      <w:r w:rsidRPr="00AE5A76">
        <w:rPr>
          <w:rFonts w:ascii="Arial" w:hAnsi="Arial" w:cs="Arial"/>
          <w:b/>
        </w:rPr>
        <w:t>trategies</w:t>
      </w:r>
      <w:r>
        <w:rPr>
          <w:rFonts w:ascii="Arial" w:hAnsi="Arial" w:cs="Arial"/>
          <w:b/>
        </w:rPr>
        <w:t xml:space="preserve"> for Aim 1:</w:t>
      </w:r>
      <w:r w:rsidDel="00646774">
        <w:rPr>
          <w:rFonts w:ascii="Arial" w:hAnsi="Arial" w:cs="Arial"/>
          <w:b/>
        </w:rPr>
        <w:t xml:space="preserve"> </w:t>
      </w:r>
      <w:r w:rsidR="00457B7D" w:rsidRPr="00AE5A76">
        <w:rPr>
          <w:rFonts w:ascii="Arial" w:hAnsi="Arial" w:cs="Arial"/>
        </w:rPr>
        <w:t>We anticipate identifying</w:t>
      </w:r>
      <w:r w:rsidR="00457B7D">
        <w:rPr>
          <w:rFonts w:ascii="Arial" w:hAnsi="Arial" w:cs="Arial"/>
        </w:rPr>
        <w:t xml:space="preserve"> the impact of habitual ENDS use on respiratory symptoms and outcomes in Latinx adolescents. While we recognize that our recruitment goals are robust, our preliminary data demonstrates the feasibility of our approach and our ability to develop this important cohort. Although our recruitment strategy is based on the 4 Pueblo County high schools with the highest ENDS use, we will be able to recruit subjects from other schools within that district and in a second Pueblo School District if needed (See Letter of Support).  </w:t>
      </w:r>
      <w:r w:rsidR="00457B7D" w:rsidRPr="00AE5A76">
        <w:rPr>
          <w:rFonts w:ascii="Arial" w:hAnsi="Arial" w:cs="Arial"/>
        </w:rPr>
        <w:t>We</w:t>
      </w:r>
      <w:r w:rsidR="00457B7D">
        <w:rPr>
          <w:rFonts w:ascii="Arial" w:hAnsi="Arial" w:cs="Arial"/>
        </w:rPr>
        <w:t xml:space="preserve"> also recognize that the use of self-reporting to determine ENDS use difficult in the adolescent population</w:t>
      </w:r>
      <w:r w:rsidR="00457B7D" w:rsidRPr="00AE5A76">
        <w:rPr>
          <w:rFonts w:ascii="Arial" w:hAnsi="Arial" w:cs="Arial"/>
        </w:rPr>
        <w:t xml:space="preserve">. We have tried to account for </w:t>
      </w:r>
      <w:r w:rsidR="004B1350">
        <w:rPr>
          <w:rFonts w:ascii="Arial" w:hAnsi="Arial" w:cs="Arial"/>
        </w:rPr>
        <w:t>misclassification bias</w:t>
      </w:r>
      <w:r w:rsidR="00457B7D" w:rsidRPr="00AE5A76">
        <w:rPr>
          <w:rFonts w:ascii="Arial" w:hAnsi="Arial" w:cs="Arial"/>
        </w:rPr>
        <w:t xml:space="preserve"> by the use of </w:t>
      </w:r>
      <w:r w:rsidR="00457B7D">
        <w:rPr>
          <w:rFonts w:ascii="Arial" w:hAnsi="Arial" w:cs="Arial"/>
        </w:rPr>
        <w:t>quantitative measures of nicotine use, marijuana use, and co-use that occurs in this population.  Furthermore, c</w:t>
      </w:r>
      <w:r w:rsidR="00067A4A">
        <w:rPr>
          <w:rFonts w:ascii="Arial" w:hAnsi="Arial" w:cs="Arial"/>
        </w:rPr>
        <w:t>urrent approaches to vaping exposure assessments remain limited</w:t>
      </w:r>
      <w:r w:rsidR="00067A4A" w:rsidRPr="009B4E02">
        <w:rPr>
          <w:rFonts w:ascii="Arial" w:hAnsi="Arial" w:cs="Arial"/>
        </w:rPr>
        <w:t xml:space="preserve">. </w:t>
      </w:r>
      <w:r w:rsidR="00067A4A" w:rsidRPr="009B4E02">
        <w:rPr>
          <w:rFonts w:ascii="Arial" w:hAnsi="Arial" w:cs="Arial"/>
          <w:shd w:val="clear" w:color="auto" w:fill="FFFFFF"/>
        </w:rPr>
        <w:t>Inter</w:t>
      </w:r>
      <w:r w:rsidR="00457B7D">
        <w:rPr>
          <w:rFonts w:ascii="Arial" w:hAnsi="Arial" w:cs="Arial"/>
          <w:shd w:val="clear" w:color="auto" w:fill="FFFFFF"/>
        </w:rPr>
        <w:t>-</w:t>
      </w:r>
      <w:r w:rsidR="00067A4A" w:rsidRPr="009B4E02">
        <w:rPr>
          <w:rFonts w:ascii="Arial" w:hAnsi="Arial" w:cs="Arial"/>
          <w:shd w:val="clear" w:color="auto" w:fill="FFFFFF"/>
        </w:rPr>
        <w:t>individual differences can affect cotinine levels, and these include prior level of tobacco dependence, nicotine content in e-liquids, number of puffs, and e-cigarette brand. To control for these factors, we will capture such varying information in our vaping patterns section in our study questionnaires. Additionally, participant survey entries and urine collections maybe temporally disparate. As such, some participants who report active smoking may</w:t>
      </w:r>
      <w:r w:rsidR="00067A4A">
        <w:rPr>
          <w:rFonts w:ascii="Arial" w:hAnsi="Arial" w:cs="Arial"/>
          <w:shd w:val="clear" w:color="auto" w:fill="FFFFFF"/>
        </w:rPr>
        <w:t xml:space="preserve"> </w:t>
      </w:r>
      <w:r w:rsidR="00067A4A" w:rsidRPr="009B4E02">
        <w:rPr>
          <w:rFonts w:ascii="Arial" w:hAnsi="Arial" w:cs="Arial"/>
          <w:shd w:val="clear" w:color="auto" w:fill="FFFFFF"/>
        </w:rPr>
        <w:t xml:space="preserve">be negative for biomarker screening and vice versa. Additionally non-daily smoking could result in negative biomarker results. To account for this, we define vaping as e-cigarette use in the past 30 days. Additionally, cotinine levels are known to be on average five times higher in urine than in blood and </w:t>
      </w:r>
      <w:r w:rsidR="00067A4A">
        <w:rPr>
          <w:rFonts w:ascii="Arial" w:hAnsi="Arial" w:cs="Arial"/>
          <w:shd w:val="clear" w:color="auto" w:fill="FFFFFF"/>
        </w:rPr>
        <w:t xml:space="preserve">this </w:t>
      </w:r>
      <w:r w:rsidR="00067A4A" w:rsidRPr="009B4E02">
        <w:rPr>
          <w:rFonts w:ascii="Arial" w:hAnsi="Arial" w:cs="Arial"/>
          <w:shd w:val="clear" w:color="auto" w:fill="FFFFFF"/>
        </w:rPr>
        <w:t>results in greater analytical sensitivity in detecting nicotine exposure</w:t>
      </w:r>
      <w:r w:rsidR="0014325D" w:rsidRPr="0014325D">
        <w:rPr>
          <w:rFonts w:ascii="Arial" w:hAnsi="Arial" w:cs="Arial"/>
          <w:shd w:val="clear" w:color="auto" w:fill="FFFFFF"/>
        </w:rPr>
        <w:t>{</w:t>
      </w:r>
      <w:proofErr w:type="spellStart"/>
      <w:r w:rsidR="0014325D" w:rsidRPr="0014325D">
        <w:rPr>
          <w:rFonts w:ascii="Arial" w:hAnsi="Arial" w:cs="Arial"/>
          <w:shd w:val="clear" w:color="auto" w:fill="FFFFFF"/>
        </w:rPr>
        <w:t>Benowitz</w:t>
      </w:r>
      <w:proofErr w:type="spellEnd"/>
      <w:r w:rsidR="0014325D" w:rsidRPr="0014325D">
        <w:rPr>
          <w:rFonts w:ascii="Arial" w:hAnsi="Arial" w:cs="Arial"/>
          <w:shd w:val="clear" w:color="auto" w:fill="FFFFFF"/>
        </w:rPr>
        <w:t>, 2009 #79}</w:t>
      </w:r>
      <w:r w:rsidR="00067A4A" w:rsidRPr="009B4E02">
        <w:rPr>
          <w:rFonts w:ascii="Arial" w:hAnsi="Arial" w:cs="Arial"/>
          <w:shd w:val="clear" w:color="auto" w:fill="FFFFFF"/>
        </w:rPr>
        <w:t>. </w:t>
      </w:r>
      <w:r w:rsidR="00067A4A">
        <w:rPr>
          <w:rFonts w:ascii="Arial" w:hAnsi="Arial" w:cs="Arial"/>
          <w:shd w:val="clear" w:color="auto" w:fill="FFFFFF"/>
        </w:rPr>
        <w:t xml:space="preserve"> </w:t>
      </w:r>
      <w:proofErr w:type="gramStart"/>
      <w:r w:rsidR="00067A4A">
        <w:rPr>
          <w:rFonts w:ascii="Arial" w:hAnsi="Arial" w:cs="Arial"/>
          <w:shd w:val="clear" w:color="auto" w:fill="FFFFFF"/>
        </w:rPr>
        <w:t>While,</w:t>
      </w:r>
      <w:proofErr w:type="gramEnd"/>
      <w:r w:rsidR="00067A4A">
        <w:rPr>
          <w:rFonts w:ascii="Arial" w:hAnsi="Arial" w:cs="Arial"/>
          <w:shd w:val="clear" w:color="auto" w:fill="FFFFFF"/>
        </w:rPr>
        <w:t xml:space="preserve"> the a</w:t>
      </w:r>
      <w:r w:rsidR="00493997">
        <w:rPr>
          <w:rFonts w:ascii="Arial" w:hAnsi="Arial" w:cs="Arial"/>
          <w:shd w:val="clear" w:color="auto" w:fill="FFFFFF"/>
        </w:rPr>
        <w:t xml:space="preserve"> </w:t>
      </w:r>
      <w:r w:rsidR="00067A4A">
        <w:rPr>
          <w:rFonts w:ascii="Arial" w:hAnsi="Arial" w:cs="Arial"/>
          <w:shd w:val="clear" w:color="auto" w:fill="FFFFFF"/>
        </w:rPr>
        <w:t>priori determined urine cutoff of &gt;30ng/mL was from the cigarette smoking literature, we expect the nicotine levels to be similar among e-cigarette users</w:t>
      </w:r>
      <w:r w:rsidR="0014325D" w:rsidRPr="0014325D">
        <w:rPr>
          <w:rFonts w:ascii="Arial" w:hAnsi="Arial" w:cs="Arial"/>
          <w:shd w:val="clear" w:color="auto" w:fill="FFFFFF"/>
        </w:rPr>
        <w:t>{</w:t>
      </w:r>
      <w:proofErr w:type="spellStart"/>
      <w:r w:rsidR="0014325D" w:rsidRPr="0014325D">
        <w:rPr>
          <w:rFonts w:ascii="Arial" w:hAnsi="Arial" w:cs="Arial"/>
          <w:shd w:val="clear" w:color="auto" w:fill="FFFFFF"/>
        </w:rPr>
        <w:t>Marsot</w:t>
      </w:r>
      <w:proofErr w:type="spellEnd"/>
      <w:r w:rsidR="0014325D" w:rsidRPr="0014325D">
        <w:rPr>
          <w:rFonts w:ascii="Arial" w:hAnsi="Arial" w:cs="Arial"/>
          <w:shd w:val="clear" w:color="auto" w:fill="FFFFFF"/>
        </w:rPr>
        <w:t>, 2016 #76</w:t>
      </w:r>
      <w:r w:rsidR="0014325D">
        <w:rPr>
          <w:rFonts w:ascii="Arial" w:hAnsi="Arial" w:cs="Arial"/>
          <w:shd w:val="clear" w:color="auto" w:fill="FFFFFF"/>
        </w:rPr>
        <w:t>;</w:t>
      </w:r>
      <w:r w:rsidR="0014325D" w:rsidRPr="0014325D">
        <w:rPr>
          <w:rFonts w:ascii="Arial" w:hAnsi="Arial" w:cs="Arial"/>
          <w:shd w:val="clear" w:color="auto" w:fill="FFFFFF"/>
        </w:rPr>
        <w:t>Goney, 2016 #78}</w:t>
      </w:r>
      <w:r w:rsidR="00067A4A">
        <w:rPr>
          <w:rFonts w:ascii="Arial" w:hAnsi="Arial" w:cs="Arial"/>
          <w:shd w:val="clear" w:color="auto" w:fill="FFFFFF"/>
        </w:rPr>
        <w:t>.</w:t>
      </w:r>
      <w:r w:rsidR="00067A4A" w:rsidRPr="009B4E02">
        <w:rPr>
          <w:rFonts w:ascii="Arial" w:hAnsi="Arial" w:cs="Arial"/>
          <w:shd w:val="clear" w:color="auto" w:fill="FFFFFF"/>
        </w:rPr>
        <w:t xml:space="preserve"> </w:t>
      </w:r>
      <w:r w:rsidR="00067A4A">
        <w:rPr>
          <w:rFonts w:ascii="Arial" w:hAnsi="Arial" w:cs="Arial"/>
          <w:shd w:val="clear" w:color="auto" w:fill="FFFFFF"/>
        </w:rPr>
        <w:t>Additionally, t</w:t>
      </w:r>
      <w:r w:rsidR="00067A4A" w:rsidRPr="009B4E02">
        <w:rPr>
          <w:rFonts w:ascii="Arial" w:hAnsi="Arial" w:cs="Arial"/>
          <w:shd w:val="clear" w:color="auto" w:fill="FFFFFF"/>
        </w:rPr>
        <w:t xml:space="preserve">o refine our estimate of the exposure cut point, we will perform latent class analysis on log-transformed urine cotinine levels and examine unconditional models with two (vaping vs </w:t>
      </w:r>
      <w:proofErr w:type="spellStart"/>
      <w:r w:rsidR="00067A4A" w:rsidRPr="009B4E02">
        <w:rPr>
          <w:rFonts w:ascii="Arial" w:hAnsi="Arial" w:cs="Arial"/>
          <w:shd w:val="clear" w:color="auto" w:fill="FFFFFF"/>
        </w:rPr>
        <w:t>nonvaping</w:t>
      </w:r>
      <w:proofErr w:type="spellEnd"/>
      <w:r w:rsidR="00067A4A" w:rsidRPr="009B4E02">
        <w:rPr>
          <w:rFonts w:ascii="Arial" w:hAnsi="Arial" w:cs="Arial"/>
          <w:shd w:val="clear" w:color="auto" w:fill="FFFFFF"/>
        </w:rPr>
        <w:t xml:space="preserve">) and three classes (vaping, intermittent vaping and </w:t>
      </w:r>
      <w:proofErr w:type="spellStart"/>
      <w:r w:rsidR="00067A4A" w:rsidRPr="009B4E02">
        <w:rPr>
          <w:rFonts w:ascii="Arial" w:hAnsi="Arial" w:cs="Arial"/>
          <w:shd w:val="clear" w:color="auto" w:fill="FFFFFF"/>
        </w:rPr>
        <w:t>nonvaping</w:t>
      </w:r>
      <w:proofErr w:type="spellEnd"/>
      <w:r w:rsidR="00067A4A" w:rsidRPr="009B4E02">
        <w:rPr>
          <w:rFonts w:ascii="Arial" w:hAnsi="Arial" w:cs="Arial"/>
          <w:shd w:val="clear" w:color="auto" w:fill="FFFFFF"/>
        </w:rPr>
        <w:t>) to determine appropriate exposure characterization. Nevertheless, there is such a severe lack of published data on the levels of nicotine and/or cotinine after vaping, and our analyses will help bridge this knowledge gap.</w:t>
      </w:r>
    </w:p>
    <w:p w14:paraId="285B11A6" w14:textId="0B5FBF71" w:rsidR="008A5A72" w:rsidRDefault="00646774" w:rsidP="0014325D">
      <w:pPr>
        <w:pStyle w:val="CommentText"/>
        <w:rPr>
          <w:rFonts w:ascii="Arial" w:hAnsi="Arial" w:cs="Arial"/>
          <w:sz w:val="22"/>
          <w:szCs w:val="22"/>
        </w:rPr>
      </w:pPr>
      <w:r>
        <w:rPr>
          <w:rFonts w:ascii="Arial" w:hAnsi="Arial" w:cs="Arial"/>
          <w:b/>
          <w:sz w:val="22"/>
          <w:szCs w:val="22"/>
        </w:rPr>
        <w:t xml:space="preserve">F.5 </w:t>
      </w:r>
      <w:r w:rsidR="00D158C7" w:rsidRPr="0014325D">
        <w:rPr>
          <w:rFonts w:ascii="Arial" w:hAnsi="Arial" w:cs="Arial"/>
          <w:b/>
          <w:sz w:val="22"/>
          <w:szCs w:val="22"/>
        </w:rPr>
        <w:t>Aim 2</w:t>
      </w:r>
      <w:r w:rsidR="00431ACC" w:rsidRPr="0014325D">
        <w:rPr>
          <w:rFonts w:ascii="Arial" w:hAnsi="Arial" w:cs="Arial"/>
          <w:b/>
          <w:sz w:val="22"/>
          <w:szCs w:val="22"/>
        </w:rPr>
        <w:t xml:space="preserve">: </w:t>
      </w:r>
      <w:r w:rsidR="00493997" w:rsidRPr="0014325D">
        <w:rPr>
          <w:rFonts w:ascii="Arial" w:hAnsi="Arial" w:cs="Arial"/>
          <w:b/>
          <w:sz w:val="22"/>
          <w:szCs w:val="22"/>
        </w:rPr>
        <w:t xml:space="preserve">The Gene Expression Signature of Vape Use in Latinx Adolescents: </w:t>
      </w:r>
      <w:r w:rsidR="00431ACC" w:rsidRPr="0014325D">
        <w:rPr>
          <w:rFonts w:ascii="Arial" w:hAnsi="Arial" w:cs="Arial"/>
          <w:sz w:val="22"/>
          <w:szCs w:val="22"/>
        </w:rPr>
        <w:t>We</w:t>
      </w:r>
      <w:r w:rsidR="00493997" w:rsidRPr="0014325D">
        <w:rPr>
          <w:rFonts w:ascii="Arial" w:hAnsi="Arial" w:cs="Arial"/>
          <w:sz w:val="22"/>
          <w:szCs w:val="22"/>
        </w:rPr>
        <w:t xml:space="preserve"> </w:t>
      </w:r>
      <w:r w:rsidR="008A5A72" w:rsidRPr="0014325D">
        <w:rPr>
          <w:rFonts w:ascii="Arial" w:hAnsi="Arial" w:cs="Arial"/>
          <w:sz w:val="22"/>
          <w:szCs w:val="22"/>
        </w:rPr>
        <w:t>will perform a differential expression analysis comparing average gene expression levels by ENDS use group. Each participant’s gene counts will be modeled using a negative binominal regression model in DESeq2</w:t>
      </w:r>
      <w:r w:rsidR="0014325D" w:rsidRPr="0014325D">
        <w:rPr>
          <w:rFonts w:ascii="Arial" w:hAnsi="Arial" w:cs="Arial"/>
          <w:sz w:val="22"/>
          <w:szCs w:val="22"/>
        </w:rPr>
        <w:t>{Love, 2014 #80}</w:t>
      </w:r>
      <w:r w:rsidR="008A5A72" w:rsidRPr="0014325D">
        <w:rPr>
          <w:rFonts w:ascii="Arial" w:hAnsi="Arial" w:cs="Arial"/>
          <w:sz w:val="22"/>
          <w:szCs w:val="22"/>
        </w:rPr>
        <w:t>, regressed on ENDS use group (vaping/control; primary explanatory variable of interest),  adjusting for age (years), sex (male yes/no), history of allergies (yes/no), use of nasal steroid (yes/no), and inferred covariates (RUVr factors) to adjust for unmeasured expression heterogeneity</w:t>
      </w:r>
      <w:r w:rsidR="0014325D" w:rsidRPr="0014325D">
        <w:rPr>
          <w:rFonts w:ascii="Arial" w:hAnsi="Arial" w:cs="Arial"/>
          <w:sz w:val="22"/>
          <w:szCs w:val="22"/>
        </w:rPr>
        <w:t>{Risso, 2014 #62}</w:t>
      </w:r>
      <w:r w:rsidR="008A5A72" w:rsidRPr="0014325D">
        <w:rPr>
          <w:rFonts w:ascii="Arial" w:hAnsi="Arial" w:cs="Arial"/>
          <w:sz w:val="22"/>
          <w:szCs w:val="22"/>
        </w:rPr>
        <w:t>. Statistically significant differences by group will be defined by the vaping indicator variable improving model fit (likelihood ratio test), at a 5% Benjamini-Hochberg</w:t>
      </w:r>
      <w:r w:rsidR="0014325D" w:rsidRPr="0014325D">
        <w:rPr>
          <w:rFonts w:ascii="Arial" w:hAnsi="Arial" w:cs="Arial"/>
          <w:sz w:val="22"/>
          <w:szCs w:val="22"/>
        </w:rPr>
        <w:t>{Glickman, 2014 #88}</w:t>
      </w:r>
      <w:r w:rsidR="00431ACC" w:rsidRPr="0014325D">
        <w:rPr>
          <w:rFonts w:ascii="Arial" w:hAnsi="Arial" w:cs="Arial"/>
          <w:sz w:val="22"/>
          <w:szCs w:val="22"/>
        </w:rPr>
        <w:t xml:space="preserve"> </w:t>
      </w:r>
      <w:r w:rsidR="008A5A72" w:rsidRPr="0014325D">
        <w:rPr>
          <w:rFonts w:ascii="Arial" w:hAnsi="Arial" w:cs="Arial"/>
          <w:sz w:val="22"/>
          <w:szCs w:val="22"/>
        </w:rPr>
        <w:t>false discovery rate to correct for multiple testing across genes (FDR &lt; 0.05). We will use gene set enrichment analyses</w:t>
      </w:r>
      <w:r w:rsidR="0014325D" w:rsidRPr="0014325D">
        <w:rPr>
          <w:rFonts w:ascii="Arial" w:hAnsi="Arial" w:cs="Arial"/>
          <w:sz w:val="22"/>
          <w:szCs w:val="22"/>
        </w:rPr>
        <w:t>{Wang, 2017 #84}</w:t>
      </w:r>
      <w:r w:rsidR="008A5A72" w:rsidRPr="0014325D">
        <w:rPr>
          <w:rFonts w:ascii="Arial" w:hAnsi="Arial" w:cs="Arial"/>
          <w:sz w:val="22"/>
          <w:szCs w:val="22"/>
        </w:rPr>
        <w:t xml:space="preserve"> on the resulting list of differentially expressed genes to evaluate whether differentially expressed genes are enriched in inflammation and ciliary dysfunction.</w:t>
      </w:r>
      <w:r w:rsidR="0014325D" w:rsidRPr="0014325D">
        <w:rPr>
          <w:rFonts w:ascii="Arial" w:hAnsi="Arial" w:cs="Arial"/>
          <w:sz w:val="22"/>
          <w:szCs w:val="22"/>
          <w:lang w:val="en-US"/>
        </w:rPr>
        <w:t xml:space="preserve"> </w:t>
      </w:r>
      <w:r w:rsidR="008A5A72" w:rsidRPr="0014325D">
        <w:rPr>
          <w:rFonts w:ascii="Arial" w:hAnsi="Arial" w:cs="Arial"/>
          <w:sz w:val="22"/>
          <w:szCs w:val="22"/>
        </w:rPr>
        <w:t>Mirroring Aim 1, we will examine dose-response relationships by repeating this modeling procedure for continuous measurements of vaping exposure (e.g., urine cotinine concentration) as the primary explanatory variable of interest. The exposure will be transformed as needed</w:t>
      </w:r>
      <w:r w:rsidR="0014325D" w:rsidRPr="0014325D">
        <w:rPr>
          <w:rFonts w:ascii="Arial" w:hAnsi="Arial" w:cs="Arial"/>
          <w:sz w:val="22"/>
          <w:szCs w:val="22"/>
        </w:rPr>
        <w:t>{May, 2006 #86}</w:t>
      </w:r>
      <w:r w:rsidR="00246B0B" w:rsidRPr="0014325D">
        <w:rPr>
          <w:rFonts w:ascii="Arial" w:hAnsi="Arial" w:cs="Arial"/>
          <w:sz w:val="22"/>
          <w:szCs w:val="22"/>
        </w:rPr>
        <w:t xml:space="preserve"> </w:t>
      </w:r>
      <w:r w:rsidR="008A5A72" w:rsidRPr="0014325D">
        <w:rPr>
          <w:rFonts w:ascii="Arial" w:hAnsi="Arial" w:cs="Arial"/>
          <w:sz w:val="22"/>
          <w:szCs w:val="22"/>
        </w:rPr>
        <w:t>to capture non-linear dose-response relationships, and significance will be assessed for each exposure by a likelihood ratio test at FDR &lt; 0.05.</w:t>
      </w:r>
      <w:r w:rsidR="00030FB8" w:rsidRPr="0014325D">
        <w:rPr>
          <w:rFonts w:ascii="Arial" w:hAnsi="Arial" w:cs="Arial"/>
          <w:sz w:val="22"/>
          <w:szCs w:val="22"/>
        </w:rPr>
        <w:t xml:space="preserve">  We will also assess the impact of co-use of THC and/or concurrent tobacco use by adjusting models for these variables. We will also test for interaction between vape exposure and co-use of THC or tobacco by adding interaction terms into the linear models.  </w:t>
      </w:r>
      <w:r w:rsidR="00030FB8" w:rsidRPr="0014325D">
        <w:rPr>
          <w:rFonts w:ascii="Arial" w:hAnsi="Arial" w:cs="Arial"/>
          <w:sz w:val="22"/>
          <w:szCs w:val="22"/>
          <w:u w:val="single"/>
        </w:rPr>
        <w:t>Validation</w:t>
      </w:r>
      <w:r w:rsidR="008A5A72" w:rsidRPr="0014325D">
        <w:rPr>
          <w:rFonts w:ascii="Arial" w:hAnsi="Arial" w:cs="Arial"/>
          <w:sz w:val="22"/>
          <w:szCs w:val="22"/>
          <w:u w:val="single"/>
        </w:rPr>
        <w:t xml:space="preserve"> of gene expression patterns</w:t>
      </w:r>
      <w:r w:rsidR="00030FB8" w:rsidRPr="0014325D">
        <w:rPr>
          <w:rFonts w:ascii="Arial" w:hAnsi="Arial" w:cs="Arial"/>
          <w:sz w:val="22"/>
          <w:szCs w:val="22"/>
          <w:u w:val="single"/>
        </w:rPr>
        <w:t>:</w:t>
      </w:r>
      <w:r w:rsidR="008A5A72" w:rsidRPr="0014325D">
        <w:rPr>
          <w:rFonts w:ascii="Arial" w:hAnsi="Arial" w:cs="Arial"/>
          <w:sz w:val="22"/>
          <w:szCs w:val="22"/>
        </w:rPr>
        <w:t xml:space="preserve"> with vaping use found in RNA-seq will be checked using qPCR data as follows. We will model each sample’s ΔC</w:t>
      </w:r>
      <w:r w:rsidR="008A5A72" w:rsidRPr="0014325D">
        <w:rPr>
          <w:rFonts w:ascii="Arial" w:hAnsi="Arial" w:cs="Arial"/>
          <w:sz w:val="22"/>
          <w:szCs w:val="22"/>
          <w:vertAlign w:val="subscript"/>
        </w:rPr>
        <w:t>T</w:t>
      </w:r>
      <w:r w:rsidR="008A5A72" w:rsidRPr="0014325D">
        <w:rPr>
          <w:rFonts w:ascii="Arial" w:hAnsi="Arial" w:cs="Arial"/>
          <w:sz w:val="22"/>
          <w:szCs w:val="22"/>
        </w:rPr>
        <w:t xml:space="preserve"> (outcome) in a linear regression on ENDS use group (explanatory variable of interest), correcting for the covariates identified above. Replication will be defined by a similar fold-change and direction of effect, as well as a significant p-value (P &lt; 0.005, Bonferroni correction across 10 genes tested).</w:t>
      </w:r>
    </w:p>
    <w:p w14:paraId="0A7436CD" w14:textId="77777777" w:rsidR="0014325D" w:rsidRPr="0014325D" w:rsidRDefault="0014325D" w:rsidP="0014325D">
      <w:pPr>
        <w:pStyle w:val="CommentText"/>
        <w:rPr>
          <w:rFonts w:ascii="Arial" w:hAnsi="Arial" w:cs="Arial"/>
          <w:sz w:val="22"/>
          <w:szCs w:val="22"/>
        </w:rPr>
      </w:pPr>
    </w:p>
    <w:p w14:paraId="48C0D8E8" w14:textId="7C710312" w:rsidR="008A5A72" w:rsidRDefault="00646774" w:rsidP="008A5A72">
      <w:pPr>
        <w:spacing w:after="120"/>
        <w:rPr>
          <w:rFonts w:ascii="Arial" w:hAnsi="Arial" w:cs="Arial"/>
        </w:rPr>
      </w:pPr>
      <w:r w:rsidRPr="00646774">
        <w:rPr>
          <w:rFonts w:ascii="Arial" w:hAnsi="Arial" w:cs="Arial"/>
          <w:b/>
        </w:rPr>
        <w:t xml:space="preserve">F.6. </w:t>
      </w:r>
      <w:r w:rsidR="008A5A72" w:rsidRPr="00646774">
        <w:rPr>
          <w:rFonts w:ascii="Arial" w:hAnsi="Arial" w:cs="Arial"/>
          <w:b/>
        </w:rPr>
        <w:t>Sex and Other Biologic Variables</w:t>
      </w:r>
      <w:r w:rsidRPr="00646774">
        <w:rPr>
          <w:rFonts w:ascii="Arial" w:hAnsi="Arial" w:cs="Arial"/>
          <w:b/>
        </w:rPr>
        <w:t xml:space="preserve"> for Gene Expression Analyses</w:t>
      </w:r>
      <w:r w:rsidR="008A5A72" w:rsidRPr="00646774">
        <w:rPr>
          <w:rFonts w:ascii="Arial" w:hAnsi="Arial" w:cs="Arial"/>
          <w:b/>
        </w:rPr>
        <w:t>:</w:t>
      </w:r>
      <w:r w:rsidR="008A5A72" w:rsidRPr="00246B0B">
        <w:rPr>
          <w:rFonts w:ascii="Arial" w:hAnsi="Arial" w:cs="Arial"/>
        </w:rPr>
        <w:t xml:space="preserve"> We will recruit an equal number of male and female participants for this </w:t>
      </w:r>
      <w:r w:rsidR="00246B0B" w:rsidRPr="00246B0B">
        <w:rPr>
          <w:rFonts w:ascii="Arial" w:hAnsi="Arial" w:cs="Arial"/>
        </w:rPr>
        <w:t>aim</w:t>
      </w:r>
      <w:r w:rsidR="008A5A72" w:rsidRPr="00246B0B">
        <w:rPr>
          <w:rFonts w:ascii="Arial" w:hAnsi="Arial" w:cs="Arial"/>
        </w:rPr>
        <w:t xml:space="preserve">. </w:t>
      </w:r>
      <w:r w:rsidR="008A5A72">
        <w:rPr>
          <w:rFonts w:ascii="Arial" w:hAnsi="Arial" w:cs="Arial"/>
        </w:rPr>
        <w:t>We will adjust for sex, age, concurrent marijuana use, and other putative confounders as covariates in regression modeling. However, we will consider adjusting for sex and other putative confounders as covariates in regression modeling. We will also conduct secondary analyses that include interactions between ENDS use groups and sex to test sex-specific impacts of vaping. Similarly, we will conduct exploratory age-by-group interaction studies to examine age-specific impacts of vaping.</w:t>
      </w:r>
    </w:p>
    <w:p w14:paraId="077AAA3A" w14:textId="246C5915" w:rsidR="00C556DD" w:rsidRDefault="00646774" w:rsidP="00246B0B">
      <w:pPr>
        <w:spacing w:after="120"/>
        <w:rPr>
          <w:rFonts w:ascii="Arial" w:hAnsi="Arial" w:cs="Arial"/>
          <w:color w:val="000000"/>
          <w:shd w:val="clear" w:color="auto" w:fill="FFFFFF"/>
        </w:rPr>
      </w:pPr>
      <w:r w:rsidRPr="00646774">
        <w:rPr>
          <w:rFonts w:ascii="Arial" w:hAnsi="Arial" w:cs="Arial"/>
          <w:b/>
        </w:rPr>
        <w:t xml:space="preserve">F.7. </w:t>
      </w:r>
      <w:r w:rsidR="008A5A72" w:rsidRPr="00646774">
        <w:rPr>
          <w:rFonts w:ascii="Arial" w:hAnsi="Arial" w:cs="Arial"/>
          <w:b/>
        </w:rPr>
        <w:t>Power Calculation</w:t>
      </w:r>
      <w:r w:rsidRPr="00646774">
        <w:rPr>
          <w:rFonts w:ascii="Arial" w:hAnsi="Arial" w:cs="Arial"/>
          <w:b/>
        </w:rPr>
        <w:t xml:space="preserve"> for Aim 2</w:t>
      </w:r>
      <w:r w:rsidR="008A5A72" w:rsidRPr="00646774">
        <w:rPr>
          <w:rFonts w:ascii="Arial" w:hAnsi="Arial" w:cs="Arial"/>
          <w:b/>
        </w:rPr>
        <w:t>:</w:t>
      </w:r>
      <w:r w:rsidR="008A5A72">
        <w:rPr>
          <w:rFonts w:ascii="Arial" w:hAnsi="Arial" w:cs="Arial"/>
          <w:u w:val="single"/>
        </w:rPr>
        <w:t xml:space="preserve"> </w:t>
      </w:r>
      <w:r w:rsidR="008A5A72" w:rsidRPr="00C556DD">
        <w:rPr>
          <w:rFonts w:ascii="Arial" w:hAnsi="Arial" w:cs="Arial"/>
          <w:color w:val="000000"/>
          <w:shd w:val="clear" w:color="auto" w:fill="FFFFFF"/>
        </w:rPr>
        <w:t xml:space="preserve">We evaluated the statistical power to detect differences in average gene expression </w:t>
      </w:r>
      <w:r w:rsidR="008A5A72">
        <w:rPr>
          <w:rFonts w:ascii="Arial" w:hAnsi="Arial" w:cs="Arial"/>
          <w:color w:val="000000"/>
          <w:shd w:val="clear" w:color="auto" w:fill="FFFFFF"/>
        </w:rPr>
        <w:t xml:space="preserve">by ENDS use group </w:t>
      </w:r>
      <w:r w:rsidR="008A5A72" w:rsidRPr="00C556DD">
        <w:rPr>
          <w:rFonts w:ascii="Arial" w:hAnsi="Arial" w:cs="Arial"/>
          <w:color w:val="000000"/>
          <w:shd w:val="clear" w:color="auto" w:fill="FFFFFF"/>
        </w:rPr>
        <w:t>usin</w:t>
      </w:r>
      <w:r w:rsidR="008A5A72">
        <w:rPr>
          <w:rFonts w:ascii="Arial" w:hAnsi="Arial" w:cs="Arial"/>
          <w:color w:val="000000"/>
          <w:shd w:val="clear" w:color="auto" w:fill="FFFFFF"/>
        </w:rPr>
        <w:t xml:space="preserve">g the </w:t>
      </w:r>
      <w:proofErr w:type="spellStart"/>
      <w:r w:rsidR="008A5A72">
        <w:rPr>
          <w:rFonts w:ascii="Arial" w:hAnsi="Arial" w:cs="Arial"/>
          <w:color w:val="000000"/>
          <w:shd w:val="clear" w:color="auto" w:fill="FFFFFF"/>
        </w:rPr>
        <w:t>ssizeRNA</w:t>
      </w:r>
      <w:proofErr w:type="spellEnd"/>
      <w:r w:rsidR="008A5A72">
        <w:rPr>
          <w:rFonts w:ascii="Arial" w:hAnsi="Arial" w:cs="Arial"/>
          <w:color w:val="000000"/>
          <w:shd w:val="clear" w:color="auto" w:fill="FFFFFF"/>
        </w:rPr>
        <w:t xml:space="preserve"> software package</w:t>
      </w:r>
      <w:r w:rsidR="008A5A72" w:rsidRPr="00C556DD">
        <w:t xml:space="preserve"> </w:t>
      </w:r>
      <w:r w:rsidR="00417C1B">
        <w:rPr>
          <w:rFonts w:ascii="Arial" w:hAnsi="Arial" w:cs="Arial"/>
          <w:color w:val="000000"/>
          <w:shd w:val="clear" w:color="auto" w:fill="FFFFFF"/>
        </w:rPr>
        <w:t>{Bi, 2016 #50}</w:t>
      </w:r>
      <w:r w:rsidR="008A5A72">
        <w:rPr>
          <w:rFonts w:ascii="Arial" w:hAnsi="Arial" w:cs="Arial"/>
          <w:color w:val="000000"/>
          <w:shd w:val="clear" w:color="auto" w:fill="FFFFFF"/>
        </w:rPr>
        <w:t xml:space="preserve"> and basing calculations on our preliminary data. We assume that gene expression data will resemble our pilot study (generated using the same sample collection and bioinformatic processing as proposed) with respect to the number of genes passing quality control, distributions of gene counts (mean, variance), and percent of genes differentially expressed (20%). A</w:t>
      </w:r>
      <w:r w:rsidR="008A5A72" w:rsidRPr="00C556DD">
        <w:rPr>
          <w:rFonts w:ascii="Arial" w:hAnsi="Arial" w:cs="Arial"/>
          <w:color w:val="000000"/>
          <w:shd w:val="clear" w:color="auto" w:fill="FFFFFF"/>
        </w:rPr>
        <w:t xml:space="preserve">t FDR &lt; 0.05 and N = </w:t>
      </w:r>
      <w:r w:rsidR="008A5A72">
        <w:rPr>
          <w:rFonts w:ascii="Arial" w:hAnsi="Arial" w:cs="Arial"/>
          <w:color w:val="000000"/>
          <w:shd w:val="clear" w:color="auto" w:fill="FFFFFF"/>
        </w:rPr>
        <w:t>10</w:t>
      </w:r>
      <w:r w:rsidR="008A5A72" w:rsidRPr="00C556DD">
        <w:rPr>
          <w:rFonts w:ascii="Arial" w:hAnsi="Arial" w:cs="Arial"/>
          <w:color w:val="000000"/>
          <w:shd w:val="clear" w:color="auto" w:fill="FFFFFF"/>
        </w:rPr>
        <w:t xml:space="preserve">0 participants per exposure group, we </w:t>
      </w:r>
      <w:r w:rsidR="008A5A72">
        <w:rPr>
          <w:rFonts w:ascii="Arial" w:hAnsi="Arial" w:cs="Arial"/>
          <w:color w:val="000000"/>
          <w:shd w:val="clear" w:color="auto" w:fill="FFFFFF"/>
        </w:rPr>
        <w:t xml:space="preserve">anticipate </w:t>
      </w:r>
      <w:r w:rsidR="008A5A72" w:rsidRPr="00C556DD">
        <w:rPr>
          <w:rFonts w:ascii="Arial" w:hAnsi="Arial" w:cs="Arial"/>
          <w:color w:val="000000"/>
          <w:shd w:val="clear" w:color="auto" w:fill="FFFFFF"/>
        </w:rPr>
        <w:t>detect</w:t>
      </w:r>
      <w:r w:rsidR="008A5A72">
        <w:rPr>
          <w:rFonts w:ascii="Arial" w:hAnsi="Arial" w:cs="Arial"/>
          <w:color w:val="000000"/>
          <w:shd w:val="clear" w:color="auto" w:fill="FFFFFF"/>
        </w:rPr>
        <w:t xml:space="preserve">ing </w:t>
      </w:r>
      <w:r w:rsidR="008A5A72" w:rsidRPr="00C556DD">
        <w:rPr>
          <w:rFonts w:ascii="Arial" w:hAnsi="Arial" w:cs="Arial"/>
          <w:color w:val="000000"/>
          <w:shd w:val="clear" w:color="auto" w:fill="FFFFFF"/>
        </w:rPr>
        <w:t>low-to-moderate effect sizes (fold-change = 1.5) with 9</w:t>
      </w:r>
      <w:r w:rsidR="008A5A72">
        <w:rPr>
          <w:rFonts w:ascii="Arial" w:hAnsi="Arial" w:cs="Arial"/>
          <w:color w:val="000000"/>
          <w:shd w:val="clear" w:color="auto" w:fill="FFFFFF"/>
        </w:rPr>
        <w:t>2</w:t>
      </w:r>
      <w:r w:rsidR="008A5A72" w:rsidRPr="00C556DD">
        <w:rPr>
          <w:rFonts w:ascii="Arial" w:hAnsi="Arial" w:cs="Arial"/>
          <w:color w:val="000000"/>
          <w:shd w:val="clear" w:color="auto" w:fill="FFFFFF"/>
        </w:rPr>
        <w:t>% average power</w:t>
      </w:r>
      <w:r w:rsidR="008A5A72">
        <w:rPr>
          <w:rFonts w:ascii="Arial" w:hAnsi="Arial" w:cs="Arial"/>
          <w:color w:val="000000"/>
          <w:shd w:val="clear" w:color="auto" w:fill="FFFFFF"/>
        </w:rPr>
        <w:t>, and even small effect sizes (fold-change = 1.25) with a reasonable 70% power.</w:t>
      </w:r>
      <w:r w:rsidR="008A5A72" w:rsidRPr="00C556DD">
        <w:rPr>
          <w:rFonts w:ascii="Arial" w:hAnsi="Arial" w:cs="Arial"/>
          <w:color w:val="000000"/>
          <w:shd w:val="clear" w:color="auto" w:fill="FFFFFF"/>
        </w:rPr>
        <w:t xml:space="preserve">  </w:t>
      </w:r>
    </w:p>
    <w:p w14:paraId="04FC9EB1" w14:textId="0344A9A9" w:rsidR="006961FC" w:rsidRPr="006961FC" w:rsidRDefault="00646774" w:rsidP="004B1350">
      <w:pPr>
        <w:spacing w:after="40" w:line="240" w:lineRule="auto"/>
        <w:jc w:val="both"/>
        <w:rPr>
          <w:rFonts w:ascii="Arial" w:hAnsi="Arial" w:cs="Arial"/>
        </w:rPr>
      </w:pPr>
      <w:r>
        <w:rPr>
          <w:rFonts w:ascii="Arial" w:hAnsi="Arial" w:cs="Arial"/>
          <w:b/>
          <w:color w:val="000000"/>
          <w:shd w:val="clear" w:color="auto" w:fill="FFFFFF"/>
        </w:rPr>
        <w:t xml:space="preserve">F.8. </w:t>
      </w:r>
      <w:r w:rsidRPr="00AE5A76">
        <w:rPr>
          <w:rFonts w:ascii="Arial" w:hAnsi="Arial" w:cs="Arial"/>
          <w:b/>
        </w:rPr>
        <w:t xml:space="preserve">Anticipated </w:t>
      </w:r>
      <w:r>
        <w:rPr>
          <w:rFonts w:ascii="Arial" w:hAnsi="Arial" w:cs="Arial"/>
          <w:b/>
        </w:rPr>
        <w:t>O</w:t>
      </w:r>
      <w:r w:rsidRPr="00AE5A76">
        <w:rPr>
          <w:rFonts w:ascii="Arial" w:hAnsi="Arial" w:cs="Arial"/>
          <w:b/>
        </w:rPr>
        <w:t xml:space="preserve">utcomes, Potential </w:t>
      </w:r>
      <w:r>
        <w:rPr>
          <w:rFonts w:ascii="Arial" w:hAnsi="Arial" w:cs="Arial"/>
          <w:b/>
        </w:rPr>
        <w:t>L</w:t>
      </w:r>
      <w:r w:rsidRPr="00AE5A76">
        <w:rPr>
          <w:rFonts w:ascii="Arial" w:hAnsi="Arial" w:cs="Arial"/>
          <w:b/>
        </w:rPr>
        <w:t xml:space="preserve">imitations, and Alternative </w:t>
      </w:r>
      <w:r w:rsidRPr="00922930">
        <w:rPr>
          <w:rFonts w:ascii="Arial" w:hAnsi="Arial" w:cs="Arial"/>
          <w:b/>
        </w:rPr>
        <w:t>Strategies</w:t>
      </w:r>
      <w:r w:rsidR="00922930" w:rsidRPr="00922930">
        <w:rPr>
          <w:rFonts w:ascii="Arial" w:hAnsi="Arial" w:cs="Arial"/>
          <w:color w:val="000000"/>
          <w:shd w:val="clear" w:color="auto" w:fill="FFFFFF"/>
        </w:rPr>
        <w:t xml:space="preserve"> </w:t>
      </w:r>
      <w:r w:rsidRPr="00922930">
        <w:rPr>
          <w:rFonts w:ascii="Arial" w:hAnsi="Arial" w:cs="Arial"/>
          <w:b/>
          <w:color w:val="000000"/>
          <w:shd w:val="clear" w:color="auto" w:fill="FFFFFF"/>
        </w:rPr>
        <w:t>for</w:t>
      </w:r>
      <w:r>
        <w:rPr>
          <w:rFonts w:ascii="Arial" w:hAnsi="Arial" w:cs="Arial"/>
          <w:b/>
          <w:color w:val="000000"/>
          <w:shd w:val="clear" w:color="auto" w:fill="FFFFFF"/>
        </w:rPr>
        <w:t xml:space="preserve"> Aim 2:</w:t>
      </w:r>
      <w:r w:rsidR="004B1350">
        <w:rPr>
          <w:rFonts w:ascii="Arial" w:hAnsi="Arial" w:cs="Arial"/>
          <w:b/>
          <w:color w:val="000000"/>
          <w:shd w:val="clear" w:color="auto" w:fill="FFFFFF"/>
        </w:rPr>
        <w:t xml:space="preserve"> </w:t>
      </w:r>
      <w:r w:rsidR="004B1350" w:rsidRPr="00AE5A76">
        <w:rPr>
          <w:rFonts w:ascii="Arial" w:hAnsi="Arial" w:cs="Arial"/>
        </w:rPr>
        <w:t xml:space="preserve">We anticipate identifying a set of </w:t>
      </w:r>
      <w:r w:rsidR="004B1350">
        <w:rPr>
          <w:rFonts w:ascii="Arial" w:hAnsi="Arial" w:cs="Arial"/>
        </w:rPr>
        <w:t xml:space="preserve">genes that </w:t>
      </w:r>
      <w:r w:rsidR="004B1350" w:rsidRPr="00AE5A76">
        <w:rPr>
          <w:rFonts w:ascii="Arial" w:hAnsi="Arial" w:cs="Arial"/>
        </w:rPr>
        <w:t>are differentially expressed by</w:t>
      </w:r>
      <w:r w:rsidR="004B1350">
        <w:rPr>
          <w:rFonts w:ascii="Arial" w:hAnsi="Arial" w:cs="Arial"/>
        </w:rPr>
        <w:t xml:space="preserve"> habitual ENDS</w:t>
      </w:r>
      <w:r w:rsidR="004B1350" w:rsidRPr="00AE5A76">
        <w:rPr>
          <w:rFonts w:ascii="Arial" w:hAnsi="Arial" w:cs="Arial"/>
        </w:rPr>
        <w:t xml:space="preserve"> exposure</w:t>
      </w:r>
      <w:r w:rsidR="004B1350">
        <w:rPr>
          <w:rFonts w:ascii="Arial" w:hAnsi="Arial" w:cs="Arial"/>
        </w:rPr>
        <w:t xml:space="preserve"> in Latinx adolescents. </w:t>
      </w:r>
      <w:r w:rsidR="004B1350" w:rsidRPr="00AE5A76">
        <w:rPr>
          <w:rFonts w:ascii="Arial" w:hAnsi="Arial" w:cs="Arial"/>
        </w:rPr>
        <w:t>We recognize that even statistically robust effect estimates can be small in a complex</w:t>
      </w:r>
      <w:r w:rsidR="004B1350">
        <w:rPr>
          <w:rFonts w:ascii="Arial" w:hAnsi="Arial" w:cs="Arial"/>
        </w:rPr>
        <w:t xml:space="preserve"> processes like ENDS </w:t>
      </w:r>
      <w:proofErr w:type="gramStart"/>
      <w:r w:rsidR="004B1350">
        <w:rPr>
          <w:rFonts w:ascii="Arial" w:hAnsi="Arial" w:cs="Arial"/>
        </w:rPr>
        <w:t>use</w:t>
      </w:r>
      <w:r w:rsidR="006961FC">
        <w:rPr>
          <w:rFonts w:ascii="Arial" w:hAnsi="Arial" w:cs="Arial"/>
        </w:rPr>
        <w:t>.</w:t>
      </w:r>
      <w:r w:rsidR="004B1350" w:rsidRPr="00AE5A76">
        <w:rPr>
          <w:rFonts w:ascii="Arial" w:hAnsi="Arial" w:cs="Arial"/>
        </w:rPr>
        <w:t>.</w:t>
      </w:r>
      <w:proofErr w:type="gramEnd"/>
      <w:r w:rsidR="004B1350" w:rsidRPr="00AE5A76">
        <w:rPr>
          <w:rFonts w:ascii="Arial" w:hAnsi="Arial" w:cs="Arial"/>
        </w:rPr>
        <w:t xml:space="preserve"> We have tried to account for this by the use of highly efficient statistical methods in an adequately sized study to ensure that we have adequate power for these analyses. Although our analytic strategy is quite comprehensive, it is possible that there may be confounders that we have not modeled as part of the current analyses. For example, there </w:t>
      </w:r>
      <w:r w:rsidR="006961FC">
        <w:rPr>
          <w:rFonts w:ascii="Arial" w:hAnsi="Arial" w:cs="Arial"/>
        </w:rPr>
        <w:t xml:space="preserve">may be other environmental </w:t>
      </w:r>
      <w:r w:rsidR="004B1350" w:rsidRPr="00AE5A76">
        <w:rPr>
          <w:rFonts w:ascii="Arial" w:hAnsi="Arial" w:cs="Arial"/>
        </w:rPr>
        <w:t xml:space="preserve">exposures that are not assessed as part of the current proposal. </w:t>
      </w:r>
      <w:r w:rsidR="004B1350" w:rsidRPr="006961FC">
        <w:rPr>
          <w:rFonts w:ascii="Arial" w:hAnsi="Arial" w:cs="Arial"/>
        </w:rPr>
        <w:t xml:space="preserve">To account for the possibility of these confounders, we will also implement unsupervised analyses including the use of </w:t>
      </w:r>
      <w:r w:rsidR="006961FC">
        <w:rPr>
          <w:rFonts w:ascii="Arial" w:hAnsi="Arial" w:cs="Arial"/>
        </w:rPr>
        <w:t>principal component analysis (</w:t>
      </w:r>
      <w:r w:rsidR="004B1350" w:rsidRPr="006961FC">
        <w:rPr>
          <w:rFonts w:ascii="Arial" w:hAnsi="Arial" w:cs="Arial"/>
        </w:rPr>
        <w:t>PCA</w:t>
      </w:r>
      <w:r w:rsidR="006961FC">
        <w:rPr>
          <w:rFonts w:ascii="Arial" w:hAnsi="Arial" w:cs="Arial"/>
        </w:rPr>
        <w:t>)</w:t>
      </w:r>
      <w:r w:rsidR="004B1350" w:rsidRPr="006961FC">
        <w:rPr>
          <w:rFonts w:ascii="Arial" w:hAnsi="Arial" w:cs="Arial"/>
        </w:rPr>
        <w:t xml:space="preserve"> and </w:t>
      </w:r>
      <w:r w:rsidR="006961FC">
        <w:rPr>
          <w:rFonts w:ascii="Arial" w:hAnsi="Arial" w:cs="Arial"/>
        </w:rPr>
        <w:t xml:space="preserve">surrogate variable analysis </w:t>
      </w:r>
      <w:r w:rsidR="004B1350" w:rsidRPr="006961FC">
        <w:rPr>
          <w:rFonts w:ascii="Arial" w:hAnsi="Arial" w:cs="Arial"/>
        </w:rPr>
        <w:t xml:space="preserve">SVA. PCA and SVA will be used for outlier identification and further investigation of these samples. Furthermore, as both lab and analytic methods continue to evolve, we will also explore new methods applicable to this proposal and implement if needed. </w:t>
      </w:r>
    </w:p>
    <w:p w14:paraId="5E106985" w14:textId="6C739014" w:rsidR="00C103C2" w:rsidRPr="006961FC" w:rsidRDefault="00C103C2" w:rsidP="006961FC">
      <w:pPr>
        <w:spacing w:after="40" w:line="240" w:lineRule="auto"/>
        <w:jc w:val="both"/>
        <w:rPr>
          <w:rFonts w:ascii="Arial" w:hAnsi="Arial" w:cs="Arial"/>
          <w:sz w:val="10"/>
          <w:szCs w:val="10"/>
          <w:u w:val="single"/>
          <w:lang w:val="x-none"/>
        </w:rPr>
      </w:pPr>
    </w:p>
    <w:p w14:paraId="31DCDB19" w14:textId="0B852AED" w:rsidR="008139CA" w:rsidRPr="006B0004" w:rsidRDefault="00646774" w:rsidP="00213753">
      <w:pPr>
        <w:rPr>
          <w:rFonts w:ascii="Arial" w:hAnsi="Arial" w:cs="Arial"/>
        </w:rPr>
      </w:pPr>
      <w:r>
        <w:rPr>
          <w:rFonts w:ascii="Arial" w:hAnsi="Arial" w:cs="Arial"/>
          <w:b/>
        </w:rPr>
        <w:t xml:space="preserve">F.9. </w:t>
      </w:r>
      <w:r w:rsidR="00E979DD" w:rsidRPr="006B0004">
        <w:rPr>
          <w:rFonts w:ascii="Arial" w:hAnsi="Arial" w:cs="Arial"/>
          <w:b/>
        </w:rPr>
        <w:t>Aim 3</w:t>
      </w:r>
      <w:r w:rsidR="00030FB8">
        <w:rPr>
          <w:rFonts w:ascii="Arial" w:hAnsi="Arial" w:cs="Arial"/>
          <w:b/>
        </w:rPr>
        <w:t xml:space="preserve"> </w:t>
      </w:r>
      <w:r w:rsidR="00030FB8" w:rsidRPr="001E1CE1">
        <w:rPr>
          <w:rFonts w:ascii="Arial" w:hAnsi="Arial" w:cs="Arial"/>
          <w:b/>
        </w:rPr>
        <w:t>Develop a Comprehensive Pilot Smoking Cessation Intervention</w:t>
      </w:r>
      <w:r w:rsidR="00030FB8" w:rsidRPr="001E1CE1" w:rsidDel="00CE347C">
        <w:rPr>
          <w:rFonts w:ascii="Arial" w:hAnsi="Arial" w:cs="Arial"/>
          <w:b/>
        </w:rPr>
        <w:t xml:space="preserve"> </w:t>
      </w:r>
      <w:r w:rsidR="00030FB8" w:rsidRPr="001E1CE1">
        <w:rPr>
          <w:rFonts w:ascii="Arial" w:hAnsi="Arial" w:cs="Arial"/>
          <w:b/>
        </w:rPr>
        <w:t>for Latinx Adolescents ENDS Users</w:t>
      </w:r>
      <w:r w:rsidR="00030FB8">
        <w:rPr>
          <w:rFonts w:ascii="Arial" w:hAnsi="Arial" w:cs="Arial"/>
          <w:b/>
        </w:rPr>
        <w:t>:</w:t>
      </w:r>
      <w:r w:rsidR="00213753" w:rsidRPr="006B0004">
        <w:rPr>
          <w:rFonts w:ascii="Arial" w:hAnsi="Arial" w:cs="Arial"/>
          <w:b/>
        </w:rPr>
        <w:t xml:space="preserve"> </w:t>
      </w:r>
      <w:r w:rsidR="00213753" w:rsidRPr="006B0004">
        <w:rPr>
          <w:rFonts w:ascii="Arial" w:hAnsi="Arial" w:cs="Arial"/>
        </w:rPr>
        <w:t xml:space="preserve">The vaping cessation intervention will be guided by the Social Cognitive Theory, which focuses on self-efficacy, </w:t>
      </w:r>
      <w:proofErr w:type="gramStart"/>
      <w:r w:rsidR="00213753" w:rsidRPr="006B0004">
        <w:rPr>
          <w:rFonts w:ascii="Arial" w:hAnsi="Arial" w:cs="Arial"/>
        </w:rPr>
        <w:t>goals</w:t>
      </w:r>
      <w:proofErr w:type="gramEnd"/>
      <w:r w:rsidR="00213753" w:rsidRPr="006B0004">
        <w:rPr>
          <w:rFonts w:ascii="Arial" w:hAnsi="Arial" w:cs="Arial"/>
        </w:rPr>
        <w:t xml:space="preserve"> and outcome expectancies</w:t>
      </w:r>
      <w:r w:rsidR="0014325D" w:rsidRPr="0014325D">
        <w:rPr>
          <w:rFonts w:ascii="Arial" w:hAnsi="Arial" w:cs="Arial"/>
        </w:rPr>
        <w:t>{</w:t>
      </w:r>
      <w:proofErr w:type="spellStart"/>
      <w:r w:rsidR="0014325D" w:rsidRPr="0014325D">
        <w:rPr>
          <w:rFonts w:ascii="Arial" w:hAnsi="Arial" w:cs="Arial"/>
        </w:rPr>
        <w:t>Kelder</w:t>
      </w:r>
      <w:proofErr w:type="spellEnd"/>
      <w:r w:rsidR="0014325D" w:rsidRPr="0014325D">
        <w:rPr>
          <w:rFonts w:ascii="Arial" w:hAnsi="Arial" w:cs="Arial"/>
        </w:rPr>
        <w:t>, 2021 #89}</w:t>
      </w:r>
      <w:r w:rsidR="00213753" w:rsidRPr="006B0004">
        <w:rPr>
          <w:rFonts w:ascii="Arial" w:hAnsi="Arial" w:cs="Arial"/>
        </w:rPr>
        <w:t>. Formative research will be conducted to inform recruitment efforts and tailoring of the 2Morrow phone app for a Latinx adolescent population.  Language used to describe vaping, cessation processes and images will be identif</w:t>
      </w:r>
      <w:r w:rsidR="00922930">
        <w:rPr>
          <w:rFonts w:ascii="Arial" w:hAnsi="Arial" w:cs="Arial"/>
        </w:rPr>
        <w:t>ied</w:t>
      </w:r>
      <w:r w:rsidR="00213753" w:rsidRPr="006B0004">
        <w:rPr>
          <w:rFonts w:ascii="Arial" w:hAnsi="Arial" w:cs="Arial"/>
        </w:rPr>
        <w:t xml:space="preserve"> by focus groups of Pueblo high school Latinx vape users. </w:t>
      </w:r>
      <w:proofErr w:type="gramStart"/>
      <w:r w:rsidR="00213753" w:rsidRPr="006B0004">
        <w:rPr>
          <w:rFonts w:ascii="Arial" w:hAnsi="Arial" w:cs="Arial"/>
        </w:rPr>
        <w:t>Similar to</w:t>
      </w:r>
      <w:proofErr w:type="gramEnd"/>
      <w:r w:rsidR="00213753" w:rsidRPr="006B0004">
        <w:rPr>
          <w:rFonts w:ascii="Arial" w:hAnsi="Arial" w:cs="Arial"/>
        </w:rPr>
        <w:t xml:space="preserve"> </w:t>
      </w:r>
      <w:proofErr w:type="spellStart"/>
      <w:r w:rsidR="00213753" w:rsidRPr="006B0004">
        <w:rPr>
          <w:rFonts w:ascii="Arial" w:hAnsi="Arial" w:cs="Arial"/>
        </w:rPr>
        <w:t>Villanti</w:t>
      </w:r>
      <w:proofErr w:type="spellEnd"/>
      <w:r w:rsidR="00213753" w:rsidRPr="006B0004">
        <w:rPr>
          <w:rFonts w:ascii="Arial" w:hAnsi="Arial" w:cs="Arial"/>
        </w:rPr>
        <w:t xml:space="preserve"> et al, messages and images will be evaluated based on perceived effectiveness and likability</w:t>
      </w:r>
      <w:r w:rsidR="0014325D" w:rsidRPr="0014325D">
        <w:rPr>
          <w:rFonts w:ascii="Arial" w:hAnsi="Arial" w:cs="Arial"/>
        </w:rPr>
        <w:t>{</w:t>
      </w:r>
      <w:proofErr w:type="spellStart"/>
      <w:r w:rsidR="0014325D" w:rsidRPr="0014325D">
        <w:rPr>
          <w:rFonts w:ascii="Arial" w:hAnsi="Arial" w:cs="Arial"/>
        </w:rPr>
        <w:t>Villanti</w:t>
      </w:r>
      <w:proofErr w:type="spellEnd"/>
      <w:r w:rsidR="0014325D" w:rsidRPr="0014325D">
        <w:rPr>
          <w:rFonts w:ascii="Arial" w:hAnsi="Arial" w:cs="Arial"/>
        </w:rPr>
        <w:t>, 2021 #65}</w:t>
      </w:r>
      <w:r w:rsidR="00213753" w:rsidRPr="006B0004">
        <w:rPr>
          <w:rFonts w:ascii="Arial" w:hAnsi="Arial" w:cs="Arial"/>
        </w:rPr>
        <w:t>.</w:t>
      </w:r>
      <w:r w:rsidR="001C51B6" w:rsidRPr="006B0004">
        <w:rPr>
          <w:rFonts w:ascii="Arial" w:hAnsi="Arial" w:cs="Arial"/>
        </w:rPr>
        <w:t xml:space="preserve"> </w:t>
      </w:r>
      <w:r w:rsidR="00213753" w:rsidRPr="006B0004">
        <w:rPr>
          <w:rFonts w:ascii="Arial" w:hAnsi="Arial" w:cs="Arial"/>
        </w:rPr>
        <w:t>Based on responses to messages, images and wording, the 2Morrow youth vaping mobile app will be modified for this study population</w:t>
      </w:r>
      <w:r w:rsidR="00877799">
        <w:rPr>
          <w:rFonts w:ascii="Arial" w:hAnsi="Arial" w:cs="Arial"/>
        </w:rPr>
        <w:t xml:space="preserve"> (</w:t>
      </w:r>
      <w:r w:rsidR="00877799">
        <w:rPr>
          <w:rFonts w:ascii="Arial" w:hAnsi="Arial" w:cs="Arial"/>
          <w:b/>
        </w:rPr>
        <w:t xml:space="preserve">Table </w:t>
      </w:r>
      <w:r w:rsidR="001158E4">
        <w:rPr>
          <w:rFonts w:ascii="Arial" w:hAnsi="Arial" w:cs="Arial"/>
          <w:b/>
        </w:rPr>
        <w:t>5</w:t>
      </w:r>
      <w:r w:rsidR="00877799">
        <w:rPr>
          <w:rFonts w:ascii="Arial" w:hAnsi="Arial" w:cs="Arial"/>
        </w:rPr>
        <w:t>)</w:t>
      </w:r>
      <w:r w:rsidR="00213753" w:rsidRPr="006B0004">
        <w:rPr>
          <w:rFonts w:ascii="Arial" w:hAnsi="Arial" w:cs="Arial"/>
        </w:rPr>
        <w:t>.  Additionally, one new lesson will be developed and added to the 2Morrow app. The eleventh lesson will focus on communication with parents/</w:t>
      </w:r>
      <w:proofErr w:type="gramStart"/>
      <w:r w:rsidR="00213753" w:rsidRPr="006B0004">
        <w:rPr>
          <w:rFonts w:ascii="Arial" w:hAnsi="Arial" w:cs="Arial"/>
        </w:rPr>
        <w:t>guardians, and</w:t>
      </w:r>
      <w:proofErr w:type="gramEnd"/>
      <w:r w:rsidR="00213753" w:rsidRPr="006B0004">
        <w:rPr>
          <w:rFonts w:ascii="Arial" w:hAnsi="Arial" w:cs="Arial"/>
        </w:rPr>
        <w:t xml:space="preserve"> draw from Latino cultural values of </w:t>
      </w:r>
      <w:r w:rsidR="0063568C">
        <w:rPr>
          <w:rFonts w:ascii="Arial" w:hAnsi="Arial" w:cs="Arial"/>
        </w:rPr>
        <w:t>‘</w:t>
      </w:r>
      <w:proofErr w:type="spellStart"/>
      <w:r w:rsidR="00213753" w:rsidRPr="006B0004">
        <w:rPr>
          <w:rFonts w:ascii="Arial" w:hAnsi="Arial" w:cs="Arial"/>
        </w:rPr>
        <w:t>familismo</w:t>
      </w:r>
      <w:proofErr w:type="spellEnd"/>
      <w:r w:rsidR="0063568C">
        <w:rPr>
          <w:rFonts w:ascii="Arial" w:hAnsi="Arial" w:cs="Arial"/>
        </w:rPr>
        <w:t>’</w:t>
      </w:r>
      <w:r w:rsidR="00213753" w:rsidRPr="006B0004">
        <w:rPr>
          <w:rFonts w:ascii="Arial" w:hAnsi="Arial" w:cs="Arial"/>
        </w:rPr>
        <w:t xml:space="preserve"> (importance of family) and </w:t>
      </w:r>
      <w:r w:rsidR="0063568C">
        <w:rPr>
          <w:rFonts w:ascii="Arial" w:hAnsi="Arial" w:cs="Arial"/>
        </w:rPr>
        <w:t>‘</w:t>
      </w:r>
      <w:proofErr w:type="spellStart"/>
      <w:r w:rsidR="00213753" w:rsidRPr="006B0004">
        <w:rPr>
          <w:rFonts w:ascii="Arial" w:hAnsi="Arial" w:cs="Arial"/>
        </w:rPr>
        <w:t>respecto</w:t>
      </w:r>
      <w:proofErr w:type="spellEnd"/>
      <w:r w:rsidR="0063568C">
        <w:rPr>
          <w:rFonts w:ascii="Arial" w:hAnsi="Arial" w:cs="Arial"/>
        </w:rPr>
        <w:t>’</w:t>
      </w:r>
      <w:r w:rsidR="00213753" w:rsidRPr="006B0004">
        <w:rPr>
          <w:rFonts w:ascii="Arial" w:hAnsi="Arial" w:cs="Arial"/>
        </w:rPr>
        <w:t>(respect for elders/authority)</w:t>
      </w:r>
      <w:r w:rsidR="0014325D" w:rsidRPr="0014325D">
        <w:t xml:space="preserve"> </w:t>
      </w:r>
      <w:r w:rsidR="0014325D" w:rsidRPr="0014325D">
        <w:rPr>
          <w:rFonts w:ascii="Arial" w:hAnsi="Arial" w:cs="Arial"/>
        </w:rPr>
        <w:t>{Davila, 2011 #91}</w:t>
      </w:r>
      <w:r w:rsidR="00213753" w:rsidRPr="006B0004">
        <w:rPr>
          <w:rFonts w:ascii="Arial" w:hAnsi="Arial" w:cs="Arial"/>
        </w:rPr>
        <w:t>. Improved parent-adolescent communication is associated with decreased risky behavior including tobacco and alcohol use</w:t>
      </w:r>
      <w:r w:rsidR="0014325D" w:rsidRPr="0014325D">
        <w:rPr>
          <w:rFonts w:ascii="Arial" w:hAnsi="Arial" w:cs="Arial"/>
        </w:rPr>
        <w:t>{</w:t>
      </w:r>
      <w:proofErr w:type="spellStart"/>
      <w:r w:rsidR="0014325D" w:rsidRPr="0014325D">
        <w:rPr>
          <w:rFonts w:ascii="Arial" w:hAnsi="Arial" w:cs="Arial"/>
        </w:rPr>
        <w:t>Litrownik</w:t>
      </w:r>
      <w:proofErr w:type="spellEnd"/>
      <w:r w:rsidR="0014325D" w:rsidRPr="0014325D">
        <w:rPr>
          <w:rFonts w:ascii="Arial" w:hAnsi="Arial" w:cs="Arial"/>
        </w:rPr>
        <w:t>, 2000 #92}</w:t>
      </w:r>
      <w:r w:rsidR="006B0004">
        <w:rPr>
          <w:rFonts w:ascii="Arial" w:hAnsi="Arial" w:cs="Arial"/>
          <w:color w:val="212121"/>
          <w:shd w:val="clear" w:color="auto" w:fill="FFFFFF"/>
        </w:rPr>
        <w:t>.</w:t>
      </w:r>
      <w:r w:rsidR="00213753" w:rsidRPr="006B0004">
        <w:rPr>
          <w:rFonts w:ascii="Arial" w:hAnsi="Arial" w:cs="Arial"/>
        </w:rPr>
        <w:t xml:space="preserve">This study will be a pragmatic trial to compare the effectiveness of two vaping cessation programs. Students will be individually randomized to the cessation modality (mobile app vs phone coaching) and stratified by </w:t>
      </w:r>
      <w:r w:rsidR="0063568C">
        <w:rPr>
          <w:rFonts w:ascii="Arial" w:hAnsi="Arial" w:cs="Arial"/>
        </w:rPr>
        <w:t xml:space="preserve">gender and </w:t>
      </w:r>
      <w:r w:rsidR="00213753" w:rsidRPr="006B0004">
        <w:rPr>
          <w:rFonts w:ascii="Arial" w:hAnsi="Arial" w:cs="Arial"/>
        </w:rPr>
        <w:t>grade.</w:t>
      </w:r>
    </w:p>
    <w:p w14:paraId="6534B93C" w14:textId="784DF6E5" w:rsidR="00213753" w:rsidRPr="006B0004" w:rsidRDefault="008139CA" w:rsidP="00213753">
      <w:pPr>
        <w:rPr>
          <w:rFonts w:ascii="Arial" w:hAnsi="Arial" w:cs="Arial"/>
        </w:rPr>
      </w:pPr>
      <w:r w:rsidRPr="006B0004">
        <w:rPr>
          <w:rFonts w:ascii="Arial" w:hAnsi="Arial" w:cs="Arial"/>
        </w:rPr>
        <w:t xml:space="preserve">The 2Morrow Youth Vaping Cessation mobile application is comprised of 10 brief lessons and one additional lesson specific to Latinx youth </w:t>
      </w:r>
      <w:r w:rsidR="005D3B9F">
        <w:rPr>
          <w:rFonts w:ascii="Arial" w:hAnsi="Arial" w:cs="Arial"/>
        </w:rPr>
        <w:t>focused on</w:t>
      </w:r>
      <w:r w:rsidR="005D3B9F" w:rsidRPr="006B0004">
        <w:rPr>
          <w:rFonts w:ascii="Arial" w:hAnsi="Arial" w:cs="Arial"/>
        </w:rPr>
        <w:t xml:space="preserve"> </w:t>
      </w:r>
      <w:r w:rsidRPr="006B0004">
        <w:rPr>
          <w:rFonts w:ascii="Arial" w:hAnsi="Arial" w:cs="Arial"/>
        </w:rPr>
        <w:t xml:space="preserve">communication with parents for this study. 2Morrow includes customized tips and is based on Acceptance and Commitment Theory (ACT) which encourages being present, learning acceptance and willingness for change, how to impact thoughts, identify values and set goals. The skills learned include: how to deal with unhelpful thoughts, feelings and urges that make cessation difficulty. The </w:t>
      </w:r>
      <w:r w:rsidRPr="006B0004">
        <w:rPr>
          <w:rFonts w:ascii="Arial" w:hAnsi="Arial" w:cs="Arial"/>
          <w:i/>
        </w:rPr>
        <w:t>My Quit My Life</w:t>
      </w:r>
      <w:r w:rsidRPr="006B0004">
        <w:rPr>
          <w:rFonts w:ascii="Arial" w:hAnsi="Arial" w:cs="Arial"/>
        </w:rPr>
        <w:t xml:space="preserve"> program of the Colorado Quit Line provides five one-on-one coaching sessions spaced 7-10 days apart with coach support to develop a quit plan, identify triggers, practice refusal skills and engage in behavior change.</w:t>
      </w:r>
      <w:r w:rsidR="00213753" w:rsidRPr="006B0004">
        <w:rPr>
          <w:rFonts w:ascii="Arial" w:hAnsi="Arial" w:cs="Arial"/>
        </w:rPr>
        <w:t xml:space="preserve"> </w:t>
      </w:r>
    </w:p>
    <w:tbl>
      <w:tblPr>
        <w:tblStyle w:val="TableGrid"/>
        <w:tblW w:w="0" w:type="auto"/>
        <w:tblLook w:val="04A0" w:firstRow="1" w:lastRow="0" w:firstColumn="1" w:lastColumn="0" w:noHBand="0" w:noVBand="1"/>
      </w:tblPr>
      <w:tblGrid>
        <w:gridCol w:w="1378"/>
        <w:gridCol w:w="4002"/>
        <w:gridCol w:w="4003"/>
      </w:tblGrid>
      <w:tr w:rsidR="00877799" w:rsidRPr="00296784" w14:paraId="20B2F4DB" w14:textId="77777777" w:rsidTr="007B0B93">
        <w:tc>
          <w:tcPr>
            <w:tcW w:w="9383" w:type="dxa"/>
            <w:gridSpan w:val="3"/>
          </w:tcPr>
          <w:p w14:paraId="5F38CA3A" w14:textId="23102AD0" w:rsidR="00877799" w:rsidRPr="00296784" w:rsidRDefault="00877799" w:rsidP="00A62556">
            <w:pPr>
              <w:rPr>
                <w:rFonts w:ascii="Arial" w:hAnsi="Arial" w:cs="Arial"/>
                <w:b/>
                <w:bCs/>
              </w:rPr>
            </w:pPr>
            <w:r>
              <w:rPr>
                <w:rFonts w:ascii="Arial" w:hAnsi="Arial" w:cs="Arial"/>
                <w:b/>
                <w:bCs/>
              </w:rPr>
              <w:lastRenderedPageBreak/>
              <w:t xml:space="preserve">Table </w:t>
            </w:r>
            <w:r w:rsidR="001158E4">
              <w:rPr>
                <w:rFonts w:ascii="Arial" w:hAnsi="Arial" w:cs="Arial"/>
                <w:b/>
                <w:bCs/>
              </w:rPr>
              <w:t>5</w:t>
            </w:r>
            <w:r>
              <w:rPr>
                <w:rFonts w:ascii="Arial" w:hAnsi="Arial" w:cs="Arial"/>
                <w:b/>
                <w:bCs/>
              </w:rPr>
              <w:t>: Pilot Cessation Interventions</w:t>
            </w:r>
          </w:p>
        </w:tc>
      </w:tr>
      <w:tr w:rsidR="00213753" w:rsidRPr="00296784" w14:paraId="32709889" w14:textId="77777777" w:rsidTr="00877799">
        <w:tc>
          <w:tcPr>
            <w:tcW w:w="1378" w:type="dxa"/>
          </w:tcPr>
          <w:p w14:paraId="32B3266A" w14:textId="77777777" w:rsidR="00213753" w:rsidRPr="00296784" w:rsidRDefault="00213753" w:rsidP="00A62556">
            <w:pPr>
              <w:rPr>
                <w:rFonts w:ascii="Arial" w:hAnsi="Arial" w:cs="Arial"/>
                <w:b/>
                <w:bCs/>
              </w:rPr>
            </w:pPr>
            <w:r w:rsidRPr="00296784">
              <w:rPr>
                <w:rFonts w:ascii="Arial" w:hAnsi="Arial" w:cs="Arial"/>
                <w:b/>
                <w:bCs/>
              </w:rPr>
              <w:t>Program</w:t>
            </w:r>
          </w:p>
        </w:tc>
        <w:tc>
          <w:tcPr>
            <w:tcW w:w="4002" w:type="dxa"/>
          </w:tcPr>
          <w:p w14:paraId="1DD56E67" w14:textId="77777777" w:rsidR="00213753" w:rsidRPr="00296784" w:rsidRDefault="00213753" w:rsidP="00A62556">
            <w:pPr>
              <w:rPr>
                <w:rFonts w:ascii="Arial" w:hAnsi="Arial" w:cs="Arial"/>
                <w:b/>
                <w:bCs/>
              </w:rPr>
            </w:pPr>
            <w:r w:rsidRPr="00296784">
              <w:rPr>
                <w:rFonts w:ascii="Arial" w:hAnsi="Arial" w:cs="Arial"/>
                <w:b/>
                <w:bCs/>
              </w:rPr>
              <w:t>2Morrow Youth Vaping mobile app</w:t>
            </w:r>
          </w:p>
        </w:tc>
        <w:tc>
          <w:tcPr>
            <w:tcW w:w="4003" w:type="dxa"/>
          </w:tcPr>
          <w:p w14:paraId="1FF91A3F" w14:textId="77777777" w:rsidR="00213753" w:rsidRPr="00296784" w:rsidRDefault="00213753" w:rsidP="00A62556">
            <w:pPr>
              <w:rPr>
                <w:rFonts w:ascii="Arial" w:hAnsi="Arial" w:cs="Arial"/>
                <w:b/>
                <w:bCs/>
              </w:rPr>
            </w:pPr>
            <w:r w:rsidRPr="00296784">
              <w:rPr>
                <w:rFonts w:ascii="Arial" w:hAnsi="Arial" w:cs="Arial"/>
                <w:b/>
                <w:bCs/>
              </w:rPr>
              <w:t>My Quit My Life</w:t>
            </w:r>
          </w:p>
        </w:tc>
      </w:tr>
      <w:tr w:rsidR="00213753" w:rsidRPr="00296784" w14:paraId="0D16E154" w14:textId="77777777" w:rsidTr="00877799">
        <w:tc>
          <w:tcPr>
            <w:tcW w:w="1378" w:type="dxa"/>
          </w:tcPr>
          <w:p w14:paraId="24989BB5" w14:textId="77777777" w:rsidR="00213753" w:rsidRPr="00296784" w:rsidRDefault="00213753" w:rsidP="00A62556">
            <w:pPr>
              <w:rPr>
                <w:rFonts w:ascii="Arial" w:hAnsi="Arial" w:cs="Arial"/>
                <w:b/>
                <w:bCs/>
              </w:rPr>
            </w:pPr>
            <w:r w:rsidRPr="00296784">
              <w:rPr>
                <w:rFonts w:ascii="Arial" w:hAnsi="Arial" w:cs="Arial"/>
                <w:b/>
                <w:bCs/>
              </w:rPr>
              <w:t>Modality</w:t>
            </w:r>
          </w:p>
        </w:tc>
        <w:tc>
          <w:tcPr>
            <w:tcW w:w="4002" w:type="dxa"/>
          </w:tcPr>
          <w:p w14:paraId="0D9A43BA" w14:textId="77777777" w:rsidR="00213753" w:rsidRPr="00213753" w:rsidRDefault="00213753" w:rsidP="00A62556">
            <w:pPr>
              <w:rPr>
                <w:rFonts w:ascii="Arial" w:hAnsi="Arial" w:cs="Arial"/>
                <w:b/>
              </w:rPr>
            </w:pPr>
            <w:r w:rsidRPr="00213753">
              <w:rPr>
                <w:rFonts w:ascii="Arial" w:hAnsi="Arial" w:cs="Arial"/>
                <w:b/>
              </w:rPr>
              <w:t>Mobile application</w:t>
            </w:r>
          </w:p>
        </w:tc>
        <w:tc>
          <w:tcPr>
            <w:tcW w:w="4003" w:type="dxa"/>
          </w:tcPr>
          <w:p w14:paraId="7224E94B" w14:textId="77777777" w:rsidR="00213753" w:rsidRPr="00213753" w:rsidRDefault="00213753" w:rsidP="00A62556">
            <w:pPr>
              <w:rPr>
                <w:rFonts w:ascii="Arial" w:hAnsi="Arial" w:cs="Arial"/>
                <w:b/>
              </w:rPr>
            </w:pPr>
            <w:r w:rsidRPr="00213753">
              <w:rPr>
                <w:rFonts w:ascii="Arial" w:hAnsi="Arial" w:cs="Arial"/>
                <w:b/>
              </w:rPr>
              <w:t>Phone coaching sessions</w:t>
            </w:r>
          </w:p>
        </w:tc>
      </w:tr>
      <w:tr w:rsidR="00213753" w:rsidRPr="00296784" w14:paraId="79A09072" w14:textId="77777777" w:rsidTr="00877799">
        <w:tc>
          <w:tcPr>
            <w:tcW w:w="1378" w:type="dxa"/>
          </w:tcPr>
          <w:p w14:paraId="41CF0964" w14:textId="77777777" w:rsidR="00213753" w:rsidRPr="00296784" w:rsidRDefault="00213753" w:rsidP="00A62556">
            <w:pPr>
              <w:rPr>
                <w:rFonts w:ascii="Arial" w:hAnsi="Arial" w:cs="Arial"/>
                <w:b/>
                <w:bCs/>
              </w:rPr>
            </w:pPr>
          </w:p>
        </w:tc>
        <w:tc>
          <w:tcPr>
            <w:tcW w:w="4002" w:type="dxa"/>
          </w:tcPr>
          <w:p w14:paraId="3EA80BCF" w14:textId="77777777" w:rsidR="00213753" w:rsidRPr="00213753" w:rsidRDefault="00213753" w:rsidP="00A62556">
            <w:pPr>
              <w:rPr>
                <w:rFonts w:ascii="Arial" w:hAnsi="Arial" w:cs="Arial"/>
                <w:sz w:val="20"/>
                <w:szCs w:val="20"/>
              </w:rPr>
            </w:pPr>
            <w:r w:rsidRPr="00213753">
              <w:rPr>
                <w:rFonts w:ascii="Arial" w:hAnsi="Arial" w:cs="Arial"/>
                <w:sz w:val="20"/>
                <w:szCs w:val="20"/>
              </w:rPr>
              <w:t>Ten short lessons + one new lesson Customized tips</w:t>
            </w:r>
          </w:p>
          <w:p w14:paraId="4FD9CCCE" w14:textId="77777777" w:rsidR="00213753" w:rsidRPr="00213753" w:rsidRDefault="00213753" w:rsidP="00A62556">
            <w:pPr>
              <w:rPr>
                <w:rFonts w:ascii="Arial" w:hAnsi="Arial" w:cs="Arial"/>
                <w:sz w:val="20"/>
                <w:szCs w:val="20"/>
              </w:rPr>
            </w:pPr>
            <w:r w:rsidRPr="00213753">
              <w:rPr>
                <w:rFonts w:ascii="Arial" w:hAnsi="Arial" w:cs="Arial"/>
                <w:sz w:val="20"/>
                <w:szCs w:val="20"/>
              </w:rPr>
              <w:t>Lessons cover the principles of Acceptance Commitment Theory:</w:t>
            </w:r>
          </w:p>
          <w:p w14:paraId="7192D50C" w14:textId="77777777" w:rsidR="00213753" w:rsidRPr="00213753" w:rsidRDefault="00213753" w:rsidP="00A62556">
            <w:pPr>
              <w:rPr>
                <w:rFonts w:ascii="Arial" w:hAnsi="Arial" w:cs="Arial"/>
                <w:sz w:val="20"/>
                <w:szCs w:val="20"/>
              </w:rPr>
            </w:pPr>
            <w:r w:rsidRPr="00213753">
              <w:rPr>
                <w:rFonts w:ascii="Arial" w:hAnsi="Arial" w:cs="Arial"/>
                <w:sz w:val="20"/>
                <w:szCs w:val="20"/>
              </w:rPr>
              <w:t>Being present</w:t>
            </w:r>
          </w:p>
          <w:p w14:paraId="290421E0" w14:textId="77777777" w:rsidR="00213753" w:rsidRPr="00213753" w:rsidRDefault="00213753" w:rsidP="00A62556">
            <w:pPr>
              <w:rPr>
                <w:rFonts w:ascii="Arial" w:hAnsi="Arial" w:cs="Arial"/>
                <w:sz w:val="20"/>
                <w:szCs w:val="20"/>
              </w:rPr>
            </w:pPr>
            <w:r w:rsidRPr="00213753">
              <w:rPr>
                <w:rFonts w:ascii="Arial" w:hAnsi="Arial" w:cs="Arial"/>
                <w:sz w:val="20"/>
                <w:szCs w:val="20"/>
              </w:rPr>
              <w:t>Acceptance and willingness</w:t>
            </w:r>
          </w:p>
          <w:p w14:paraId="1E94533D" w14:textId="77777777" w:rsidR="00213753" w:rsidRPr="00213753" w:rsidRDefault="00213753" w:rsidP="00A62556">
            <w:pPr>
              <w:rPr>
                <w:rFonts w:ascii="Arial" w:hAnsi="Arial" w:cs="Arial"/>
                <w:sz w:val="20"/>
                <w:szCs w:val="20"/>
              </w:rPr>
            </w:pPr>
            <w:r w:rsidRPr="00213753">
              <w:rPr>
                <w:rFonts w:ascii="Arial" w:hAnsi="Arial" w:cs="Arial"/>
                <w:sz w:val="20"/>
                <w:szCs w:val="20"/>
              </w:rPr>
              <w:t>Self as context</w:t>
            </w:r>
          </w:p>
          <w:p w14:paraId="3B49FBDD" w14:textId="77777777" w:rsidR="00213753" w:rsidRPr="00213753" w:rsidRDefault="00213753" w:rsidP="00A62556">
            <w:pPr>
              <w:rPr>
                <w:rFonts w:ascii="Arial" w:hAnsi="Arial" w:cs="Arial"/>
                <w:sz w:val="20"/>
                <w:szCs w:val="20"/>
              </w:rPr>
            </w:pPr>
            <w:r w:rsidRPr="00213753">
              <w:rPr>
                <w:rFonts w:ascii="Arial" w:hAnsi="Arial" w:cs="Arial"/>
                <w:sz w:val="20"/>
                <w:szCs w:val="20"/>
              </w:rPr>
              <w:t>Lesson impact of thoughts</w:t>
            </w:r>
          </w:p>
          <w:p w14:paraId="205029AD" w14:textId="77777777" w:rsidR="00213753" w:rsidRPr="00213753" w:rsidRDefault="00213753" w:rsidP="00A62556">
            <w:pPr>
              <w:rPr>
                <w:rFonts w:ascii="Arial" w:hAnsi="Arial" w:cs="Arial"/>
                <w:sz w:val="20"/>
                <w:szCs w:val="20"/>
              </w:rPr>
            </w:pPr>
            <w:r w:rsidRPr="00213753">
              <w:rPr>
                <w:rFonts w:ascii="Arial" w:hAnsi="Arial" w:cs="Arial"/>
                <w:sz w:val="20"/>
                <w:szCs w:val="20"/>
              </w:rPr>
              <w:t>Values</w:t>
            </w:r>
          </w:p>
          <w:p w14:paraId="3E5B83E6" w14:textId="77777777" w:rsidR="00213753" w:rsidRPr="00296784" w:rsidRDefault="00213753" w:rsidP="00A62556">
            <w:pPr>
              <w:rPr>
                <w:rFonts w:ascii="Arial" w:hAnsi="Arial" w:cs="Arial"/>
              </w:rPr>
            </w:pPr>
            <w:r w:rsidRPr="00213753">
              <w:rPr>
                <w:rFonts w:ascii="Arial" w:hAnsi="Arial" w:cs="Arial"/>
                <w:sz w:val="20"/>
                <w:szCs w:val="20"/>
              </w:rPr>
              <w:t>Setting goals</w:t>
            </w:r>
          </w:p>
        </w:tc>
        <w:tc>
          <w:tcPr>
            <w:tcW w:w="4003" w:type="dxa"/>
          </w:tcPr>
          <w:p w14:paraId="57DFF548" w14:textId="77777777" w:rsidR="00213753" w:rsidRPr="00213753" w:rsidRDefault="00213753" w:rsidP="00A62556">
            <w:pPr>
              <w:rPr>
                <w:rFonts w:ascii="Arial" w:hAnsi="Arial" w:cs="Arial"/>
                <w:sz w:val="20"/>
                <w:szCs w:val="20"/>
              </w:rPr>
            </w:pPr>
            <w:r w:rsidRPr="00213753">
              <w:rPr>
                <w:rFonts w:ascii="Arial" w:hAnsi="Arial" w:cs="Arial"/>
                <w:sz w:val="20"/>
                <w:szCs w:val="20"/>
              </w:rPr>
              <w:t>Five, one-on-one coaching sessions usually scheduled every 7-10 days. Coaching helps teens develop a quit plan, identify triggers, practice refusal skills and receive ongoing support for changing behaviors.</w:t>
            </w:r>
          </w:p>
          <w:p w14:paraId="45D1A61F" w14:textId="77777777" w:rsidR="00213753" w:rsidRPr="00213753" w:rsidRDefault="00213753" w:rsidP="00A62556">
            <w:pPr>
              <w:rPr>
                <w:rFonts w:ascii="Arial" w:hAnsi="Arial" w:cs="Arial"/>
                <w:sz w:val="20"/>
                <w:szCs w:val="20"/>
              </w:rPr>
            </w:pPr>
            <w:r w:rsidRPr="00213753">
              <w:rPr>
                <w:rFonts w:ascii="Arial" w:hAnsi="Arial" w:cs="Arial"/>
                <w:sz w:val="20"/>
                <w:szCs w:val="20"/>
              </w:rPr>
              <w:t>Self-help and educational materials designed for teens, with input from teens.</w:t>
            </w:r>
          </w:p>
          <w:p w14:paraId="16DEBA5F" w14:textId="77777777" w:rsidR="00213753" w:rsidRPr="00296784" w:rsidRDefault="00213753" w:rsidP="00A62556">
            <w:pPr>
              <w:rPr>
                <w:rFonts w:ascii="Arial" w:hAnsi="Arial" w:cs="Arial"/>
              </w:rPr>
            </w:pPr>
            <w:r w:rsidRPr="00213753">
              <w:rPr>
                <w:rFonts w:ascii="Arial" w:hAnsi="Arial" w:cs="Arial"/>
                <w:sz w:val="20"/>
                <w:szCs w:val="20"/>
              </w:rPr>
              <w:t>Additional support by phone, by text message or by online chat.</w:t>
            </w:r>
          </w:p>
        </w:tc>
      </w:tr>
      <w:tr w:rsidR="00213753" w:rsidRPr="00296784" w14:paraId="3EEF8B3A" w14:textId="77777777" w:rsidTr="00877799">
        <w:tc>
          <w:tcPr>
            <w:tcW w:w="1378" w:type="dxa"/>
          </w:tcPr>
          <w:p w14:paraId="1FD25FA0" w14:textId="77777777" w:rsidR="00213753" w:rsidRPr="00296784" w:rsidRDefault="00213753" w:rsidP="00A62556">
            <w:pPr>
              <w:rPr>
                <w:rFonts w:ascii="Arial" w:hAnsi="Arial" w:cs="Arial"/>
                <w:b/>
                <w:bCs/>
              </w:rPr>
            </w:pPr>
            <w:r w:rsidRPr="00296784">
              <w:rPr>
                <w:rFonts w:ascii="Arial" w:hAnsi="Arial" w:cs="Arial"/>
                <w:b/>
                <w:bCs/>
              </w:rPr>
              <w:t>Skills</w:t>
            </w:r>
          </w:p>
        </w:tc>
        <w:tc>
          <w:tcPr>
            <w:tcW w:w="4002" w:type="dxa"/>
          </w:tcPr>
          <w:p w14:paraId="64AB3A7D" w14:textId="77777777" w:rsidR="00213753" w:rsidRPr="00213753" w:rsidRDefault="00213753" w:rsidP="00A62556">
            <w:pPr>
              <w:autoSpaceDE w:val="0"/>
              <w:autoSpaceDN w:val="0"/>
              <w:adjustRightInd w:val="0"/>
              <w:rPr>
                <w:rFonts w:ascii="Arial" w:hAnsi="Arial" w:cs="Arial"/>
                <w:sz w:val="20"/>
                <w:szCs w:val="20"/>
              </w:rPr>
            </w:pPr>
            <w:r w:rsidRPr="00213753">
              <w:rPr>
                <w:rFonts w:ascii="Arial" w:hAnsi="Arial" w:cs="Arial"/>
                <w:sz w:val="20"/>
                <w:szCs w:val="20"/>
              </w:rPr>
              <w:t>Effective strategies to deal with unhelpful thoughts, feelings and urges that get in the way of cessation</w:t>
            </w:r>
          </w:p>
        </w:tc>
        <w:tc>
          <w:tcPr>
            <w:tcW w:w="4003" w:type="dxa"/>
          </w:tcPr>
          <w:p w14:paraId="17EFC48D" w14:textId="77777777" w:rsidR="00213753" w:rsidRPr="00213753" w:rsidRDefault="00213753" w:rsidP="00A62556">
            <w:pPr>
              <w:rPr>
                <w:rFonts w:ascii="Arial" w:hAnsi="Arial" w:cs="Arial"/>
                <w:sz w:val="20"/>
                <w:szCs w:val="20"/>
              </w:rPr>
            </w:pPr>
            <w:r w:rsidRPr="00213753">
              <w:rPr>
                <w:rFonts w:ascii="Arial" w:hAnsi="Arial" w:cs="Arial"/>
                <w:sz w:val="20"/>
                <w:szCs w:val="20"/>
              </w:rPr>
              <w:t>Develop a quit plan.</w:t>
            </w:r>
          </w:p>
          <w:p w14:paraId="6454015B" w14:textId="77777777" w:rsidR="00213753" w:rsidRPr="00213753" w:rsidRDefault="00213753" w:rsidP="00A62556">
            <w:pPr>
              <w:rPr>
                <w:rFonts w:ascii="Arial" w:hAnsi="Arial" w:cs="Arial"/>
                <w:sz w:val="20"/>
                <w:szCs w:val="20"/>
              </w:rPr>
            </w:pPr>
            <w:r w:rsidRPr="00213753">
              <w:rPr>
                <w:rFonts w:ascii="Arial" w:hAnsi="Arial" w:cs="Arial"/>
                <w:sz w:val="20"/>
                <w:szCs w:val="20"/>
              </w:rPr>
              <w:t>Identify triggers for tobacco use.</w:t>
            </w:r>
          </w:p>
          <w:p w14:paraId="05C4D961" w14:textId="77777777" w:rsidR="00213753" w:rsidRPr="00213753" w:rsidRDefault="00213753" w:rsidP="00A62556">
            <w:pPr>
              <w:rPr>
                <w:rFonts w:ascii="Arial" w:hAnsi="Arial" w:cs="Arial"/>
                <w:sz w:val="20"/>
                <w:szCs w:val="20"/>
              </w:rPr>
            </w:pPr>
            <w:r w:rsidRPr="00213753">
              <w:rPr>
                <w:rFonts w:ascii="Arial" w:hAnsi="Arial" w:cs="Arial"/>
                <w:sz w:val="20"/>
                <w:szCs w:val="20"/>
              </w:rPr>
              <w:t>Practice refusal skills.</w:t>
            </w:r>
          </w:p>
          <w:p w14:paraId="6BD3FF21" w14:textId="77777777" w:rsidR="00213753" w:rsidRPr="00213753" w:rsidRDefault="00213753" w:rsidP="00A62556">
            <w:pPr>
              <w:rPr>
                <w:rFonts w:ascii="Arial" w:hAnsi="Arial" w:cs="Arial"/>
                <w:sz w:val="20"/>
                <w:szCs w:val="20"/>
              </w:rPr>
            </w:pPr>
            <w:r w:rsidRPr="00213753">
              <w:rPr>
                <w:rFonts w:ascii="Arial" w:hAnsi="Arial" w:cs="Arial"/>
                <w:sz w:val="20"/>
                <w:szCs w:val="20"/>
              </w:rPr>
              <w:t>Obtain ongoing support for changing behaviors.</w:t>
            </w:r>
          </w:p>
        </w:tc>
      </w:tr>
      <w:tr w:rsidR="00213753" w:rsidRPr="00296784" w14:paraId="529C8F08" w14:textId="77777777" w:rsidTr="00877799">
        <w:tc>
          <w:tcPr>
            <w:tcW w:w="1378" w:type="dxa"/>
          </w:tcPr>
          <w:p w14:paraId="06BCFBD4" w14:textId="77777777" w:rsidR="00213753" w:rsidRPr="00296784" w:rsidRDefault="00213753" w:rsidP="00A62556">
            <w:pPr>
              <w:rPr>
                <w:rFonts w:ascii="Arial" w:hAnsi="Arial" w:cs="Arial"/>
                <w:b/>
                <w:bCs/>
              </w:rPr>
            </w:pPr>
            <w:r w:rsidRPr="00296784">
              <w:rPr>
                <w:rFonts w:ascii="Arial" w:hAnsi="Arial" w:cs="Arial"/>
                <w:b/>
                <w:bCs/>
              </w:rPr>
              <w:t>Languages</w:t>
            </w:r>
          </w:p>
        </w:tc>
        <w:tc>
          <w:tcPr>
            <w:tcW w:w="4002" w:type="dxa"/>
          </w:tcPr>
          <w:p w14:paraId="1B1599A2" w14:textId="77777777" w:rsidR="00213753" w:rsidRPr="00213753" w:rsidRDefault="00213753" w:rsidP="00A62556">
            <w:pPr>
              <w:rPr>
                <w:rFonts w:ascii="Arial" w:hAnsi="Arial" w:cs="Arial"/>
                <w:sz w:val="20"/>
                <w:szCs w:val="20"/>
              </w:rPr>
            </w:pPr>
            <w:r w:rsidRPr="00213753">
              <w:rPr>
                <w:rFonts w:ascii="Arial" w:hAnsi="Arial" w:cs="Arial"/>
                <w:sz w:val="20"/>
                <w:szCs w:val="20"/>
              </w:rPr>
              <w:t>English &amp; Spanish</w:t>
            </w:r>
          </w:p>
        </w:tc>
        <w:tc>
          <w:tcPr>
            <w:tcW w:w="4003" w:type="dxa"/>
          </w:tcPr>
          <w:p w14:paraId="26B3965F" w14:textId="77777777" w:rsidR="00213753" w:rsidRPr="00213753" w:rsidRDefault="00213753" w:rsidP="00A62556">
            <w:pPr>
              <w:rPr>
                <w:rFonts w:ascii="Arial" w:hAnsi="Arial" w:cs="Arial"/>
                <w:sz w:val="20"/>
                <w:szCs w:val="20"/>
              </w:rPr>
            </w:pPr>
            <w:r w:rsidRPr="00213753">
              <w:rPr>
                <w:rFonts w:ascii="Arial" w:hAnsi="Arial" w:cs="Arial"/>
                <w:sz w:val="20"/>
                <w:szCs w:val="20"/>
              </w:rPr>
              <w:t>English</w:t>
            </w:r>
          </w:p>
        </w:tc>
      </w:tr>
      <w:tr w:rsidR="00213753" w:rsidRPr="00296784" w14:paraId="637DE6F9" w14:textId="77777777" w:rsidTr="00877799">
        <w:tc>
          <w:tcPr>
            <w:tcW w:w="1378" w:type="dxa"/>
          </w:tcPr>
          <w:p w14:paraId="5B27FB8C" w14:textId="77777777" w:rsidR="00213753" w:rsidRPr="00296784" w:rsidRDefault="00213753" w:rsidP="00A62556">
            <w:pPr>
              <w:rPr>
                <w:rFonts w:ascii="Arial" w:hAnsi="Arial" w:cs="Arial"/>
                <w:b/>
                <w:bCs/>
              </w:rPr>
            </w:pPr>
            <w:r w:rsidRPr="00296784">
              <w:rPr>
                <w:rFonts w:ascii="Arial" w:hAnsi="Arial" w:cs="Arial"/>
                <w:b/>
                <w:bCs/>
              </w:rPr>
              <w:t>Tailoring</w:t>
            </w:r>
          </w:p>
        </w:tc>
        <w:tc>
          <w:tcPr>
            <w:tcW w:w="4002" w:type="dxa"/>
          </w:tcPr>
          <w:p w14:paraId="27EA1B4D" w14:textId="77777777" w:rsidR="00213753" w:rsidRPr="00213753" w:rsidRDefault="00213753" w:rsidP="00A62556">
            <w:pPr>
              <w:rPr>
                <w:rFonts w:ascii="Arial" w:hAnsi="Arial" w:cs="Arial"/>
                <w:sz w:val="20"/>
                <w:szCs w:val="20"/>
              </w:rPr>
            </w:pPr>
            <w:r w:rsidRPr="00213753">
              <w:rPr>
                <w:rFonts w:ascii="Arial" w:hAnsi="Arial" w:cs="Arial"/>
                <w:sz w:val="20"/>
                <w:szCs w:val="20"/>
              </w:rPr>
              <w:t>Images, text and 1 new lesson on communicating with your parent/guardian</w:t>
            </w:r>
          </w:p>
        </w:tc>
        <w:tc>
          <w:tcPr>
            <w:tcW w:w="4003" w:type="dxa"/>
          </w:tcPr>
          <w:p w14:paraId="5B2632F6" w14:textId="77777777" w:rsidR="00213753" w:rsidRPr="00213753" w:rsidRDefault="00213753" w:rsidP="00A62556">
            <w:pPr>
              <w:rPr>
                <w:rFonts w:ascii="Arial" w:hAnsi="Arial" w:cs="Arial"/>
                <w:sz w:val="20"/>
                <w:szCs w:val="20"/>
              </w:rPr>
            </w:pPr>
            <w:r w:rsidRPr="00213753">
              <w:rPr>
                <w:rFonts w:ascii="Arial" w:hAnsi="Arial" w:cs="Arial"/>
                <w:sz w:val="20"/>
                <w:szCs w:val="20"/>
              </w:rPr>
              <w:t>No</w:t>
            </w:r>
          </w:p>
        </w:tc>
      </w:tr>
      <w:tr w:rsidR="00213753" w:rsidRPr="00296784" w14:paraId="149D52A7" w14:textId="77777777" w:rsidTr="00877799">
        <w:tc>
          <w:tcPr>
            <w:tcW w:w="1378" w:type="dxa"/>
          </w:tcPr>
          <w:p w14:paraId="7012D5F7" w14:textId="77777777" w:rsidR="00213753" w:rsidRPr="00296784" w:rsidRDefault="00213753" w:rsidP="00A62556">
            <w:pPr>
              <w:rPr>
                <w:rFonts w:ascii="Arial" w:hAnsi="Arial" w:cs="Arial"/>
                <w:b/>
                <w:bCs/>
              </w:rPr>
            </w:pPr>
            <w:r w:rsidRPr="00296784">
              <w:rPr>
                <w:rFonts w:ascii="Arial" w:hAnsi="Arial" w:cs="Arial"/>
                <w:b/>
                <w:bCs/>
              </w:rPr>
              <w:t>Theory Basis</w:t>
            </w:r>
          </w:p>
        </w:tc>
        <w:tc>
          <w:tcPr>
            <w:tcW w:w="4002" w:type="dxa"/>
          </w:tcPr>
          <w:p w14:paraId="1DA75A12" w14:textId="77777777" w:rsidR="00213753" w:rsidRPr="00213753" w:rsidRDefault="00213753" w:rsidP="00A62556">
            <w:pPr>
              <w:rPr>
                <w:rFonts w:ascii="Arial" w:hAnsi="Arial" w:cs="Arial"/>
                <w:sz w:val="20"/>
                <w:szCs w:val="20"/>
              </w:rPr>
            </w:pPr>
            <w:r w:rsidRPr="00213753">
              <w:rPr>
                <w:rFonts w:ascii="Arial" w:hAnsi="Arial" w:cs="Arial"/>
                <w:sz w:val="20"/>
                <w:szCs w:val="20"/>
              </w:rPr>
              <w:t>Acceptance Commitment Theory</w:t>
            </w:r>
          </w:p>
          <w:p w14:paraId="38372966" w14:textId="77777777" w:rsidR="00213753" w:rsidRPr="00213753" w:rsidRDefault="00213753" w:rsidP="00A62556">
            <w:pPr>
              <w:rPr>
                <w:rFonts w:ascii="Arial" w:hAnsi="Arial" w:cs="Arial"/>
                <w:sz w:val="20"/>
                <w:szCs w:val="20"/>
              </w:rPr>
            </w:pPr>
          </w:p>
        </w:tc>
        <w:tc>
          <w:tcPr>
            <w:tcW w:w="4003" w:type="dxa"/>
          </w:tcPr>
          <w:p w14:paraId="373C051F" w14:textId="77777777" w:rsidR="00213753" w:rsidRPr="00213753" w:rsidRDefault="00213753" w:rsidP="00A62556">
            <w:pPr>
              <w:rPr>
                <w:rFonts w:ascii="Arial" w:hAnsi="Arial" w:cs="Arial"/>
                <w:sz w:val="20"/>
                <w:szCs w:val="20"/>
              </w:rPr>
            </w:pPr>
            <w:r w:rsidRPr="00213753">
              <w:rPr>
                <w:rFonts w:ascii="Arial" w:hAnsi="Arial" w:cs="Arial"/>
                <w:color w:val="000000"/>
                <w:sz w:val="20"/>
                <w:szCs w:val="20"/>
                <w:shd w:val="clear" w:color="auto" w:fill="FFFFFF"/>
              </w:rPr>
              <w:t>Motivational interviewing (Transtheoretical Model and Self Determination) and Cognitive behavioral therapy model (CBTM)</w:t>
            </w:r>
          </w:p>
        </w:tc>
      </w:tr>
    </w:tbl>
    <w:p w14:paraId="727882B8" w14:textId="77777777" w:rsidR="00213753" w:rsidRPr="00296784" w:rsidRDefault="00213753" w:rsidP="00213753">
      <w:pPr>
        <w:rPr>
          <w:rFonts w:ascii="Arial" w:hAnsi="Arial" w:cs="Arial"/>
        </w:rPr>
      </w:pPr>
    </w:p>
    <w:p w14:paraId="143BB393" w14:textId="03F6D540" w:rsidR="00213753" w:rsidRPr="00296784" w:rsidRDefault="00213753" w:rsidP="00213753">
      <w:pPr>
        <w:rPr>
          <w:rFonts w:ascii="Arial" w:eastAsia="Times New Roman" w:hAnsi="Arial" w:cs="Arial"/>
          <w:bCs/>
        </w:rPr>
      </w:pPr>
      <w:r w:rsidRPr="00296784">
        <w:rPr>
          <w:rFonts w:ascii="Arial" w:eastAsia="Times New Roman" w:hAnsi="Arial" w:cs="Arial"/>
          <w:bCs/>
        </w:rPr>
        <w:t xml:space="preserve">In addition to the individual cessation services, the study will support creating environmental cues and prompts for vaping cessation within the high schools.  A </w:t>
      </w:r>
      <w:r w:rsidRPr="00296784">
        <w:rPr>
          <w:rFonts w:ascii="Arial" w:eastAsia="Times New Roman" w:hAnsi="Arial" w:cs="Arial"/>
          <w:b/>
        </w:rPr>
        <w:t>community advisory group (CAG)</w:t>
      </w:r>
      <w:r w:rsidRPr="00296784">
        <w:rPr>
          <w:rFonts w:ascii="Arial" w:eastAsia="Times New Roman" w:hAnsi="Arial" w:cs="Arial"/>
          <w:bCs/>
        </w:rPr>
        <w:t xml:space="preserve"> will be formed of stakeholders to guide the recruitment, implementation and interpretation of the study</w:t>
      </w:r>
      <w:r w:rsidR="008139CA">
        <w:rPr>
          <w:rFonts w:ascii="Arial" w:eastAsia="Times New Roman" w:hAnsi="Arial" w:cs="Arial"/>
          <w:bCs/>
        </w:rPr>
        <w:t xml:space="preserve"> results</w:t>
      </w:r>
      <w:r w:rsidRPr="00296784">
        <w:rPr>
          <w:rFonts w:ascii="Arial" w:eastAsia="Times New Roman" w:hAnsi="Arial" w:cs="Arial"/>
          <w:bCs/>
        </w:rPr>
        <w:t xml:space="preserve">.  The CAG will be comprised of representatives of high school staff, high school students, </w:t>
      </w:r>
      <w:r w:rsidR="008139CA">
        <w:rPr>
          <w:rFonts w:ascii="Arial" w:eastAsia="Times New Roman" w:hAnsi="Arial" w:cs="Arial"/>
          <w:bCs/>
        </w:rPr>
        <w:t xml:space="preserve">parent liaisons, staff from </w:t>
      </w:r>
      <w:r w:rsidRPr="00296784">
        <w:rPr>
          <w:rFonts w:ascii="Arial" w:eastAsia="Times New Roman" w:hAnsi="Arial" w:cs="Arial"/>
          <w:bCs/>
        </w:rPr>
        <w:t>local agencies serving adolescents, Pueblo County Health Department</w:t>
      </w:r>
      <w:r w:rsidR="008139CA">
        <w:rPr>
          <w:rFonts w:ascii="Arial" w:eastAsia="Times New Roman" w:hAnsi="Arial" w:cs="Arial"/>
          <w:bCs/>
        </w:rPr>
        <w:t xml:space="preserve"> tobacco control</w:t>
      </w:r>
      <w:r w:rsidRPr="00296784">
        <w:rPr>
          <w:rFonts w:ascii="Arial" w:eastAsia="Times New Roman" w:hAnsi="Arial" w:cs="Arial"/>
          <w:bCs/>
        </w:rPr>
        <w:t>, school-based health center</w:t>
      </w:r>
      <w:r w:rsidR="008139CA">
        <w:rPr>
          <w:rFonts w:ascii="Arial" w:eastAsia="Times New Roman" w:hAnsi="Arial" w:cs="Arial"/>
          <w:bCs/>
        </w:rPr>
        <w:t>s</w:t>
      </w:r>
      <w:r w:rsidRPr="00296784">
        <w:rPr>
          <w:rFonts w:ascii="Arial" w:eastAsia="Times New Roman" w:hAnsi="Arial" w:cs="Arial"/>
          <w:bCs/>
        </w:rPr>
        <w:t>, behavioral health agency, and youth coalitions.</w:t>
      </w:r>
    </w:p>
    <w:p w14:paraId="5164C314" w14:textId="77777777" w:rsidR="00213753" w:rsidRDefault="00213753" w:rsidP="00213753">
      <w:pPr>
        <w:rPr>
          <w:rFonts w:ascii="Arial" w:eastAsia="Times New Roman" w:hAnsi="Arial" w:cs="Arial"/>
          <w:b/>
        </w:rPr>
      </w:pPr>
      <w:r w:rsidRPr="00296784">
        <w:rPr>
          <w:rFonts w:ascii="Arial" w:eastAsia="Times New Roman" w:hAnsi="Arial" w:cs="Arial"/>
          <w:bCs/>
        </w:rPr>
        <w:t xml:space="preserve">Study staff and the advisory group will connect high schools to </w:t>
      </w:r>
      <w:r w:rsidRPr="00296784">
        <w:rPr>
          <w:rFonts w:ascii="Arial" w:eastAsia="Times New Roman" w:hAnsi="Arial" w:cs="Arial"/>
          <w:b/>
        </w:rPr>
        <w:t>existing programming</w:t>
      </w:r>
      <w:r w:rsidRPr="00296784">
        <w:rPr>
          <w:rFonts w:ascii="Arial" w:eastAsia="Times New Roman" w:hAnsi="Arial" w:cs="Arial"/>
          <w:bCs/>
        </w:rPr>
        <w:t xml:space="preserve"> available at no cost providing </w:t>
      </w:r>
      <w:r>
        <w:rPr>
          <w:rFonts w:ascii="Arial" w:eastAsia="Times New Roman" w:hAnsi="Arial" w:cs="Arial"/>
          <w:bCs/>
        </w:rPr>
        <w:t>five</w:t>
      </w:r>
      <w:r w:rsidRPr="00296784">
        <w:rPr>
          <w:rFonts w:ascii="Arial" w:eastAsia="Times New Roman" w:hAnsi="Arial" w:cs="Arial"/>
          <w:bCs/>
        </w:rPr>
        <w:t xml:space="preserve"> main environmental supports: 1) </w:t>
      </w:r>
      <w:r w:rsidRPr="00296784">
        <w:rPr>
          <w:rFonts w:ascii="Arial" w:eastAsia="Times New Roman" w:hAnsi="Arial" w:cs="Arial"/>
          <w:b/>
        </w:rPr>
        <w:t>Second Chance</w:t>
      </w:r>
      <w:r w:rsidRPr="00296784">
        <w:rPr>
          <w:rFonts w:ascii="Arial" w:eastAsia="Times New Roman" w:hAnsi="Arial" w:cs="Arial"/>
          <w:bCs/>
        </w:rPr>
        <w:t xml:space="preserve">, an online school program for students who violate school tobacco and nicotine policies as an alternative to school suspension; 2) </w:t>
      </w:r>
      <w:r w:rsidRPr="00296784">
        <w:rPr>
          <w:rFonts w:ascii="Arial" w:eastAsia="Times New Roman" w:hAnsi="Arial" w:cs="Arial"/>
          <w:b/>
        </w:rPr>
        <w:t>How to talk to young people about vaping</w:t>
      </w:r>
      <w:r w:rsidRPr="00296784">
        <w:rPr>
          <w:rFonts w:ascii="Arial" w:eastAsia="Times New Roman" w:hAnsi="Arial" w:cs="Arial"/>
          <w:bCs/>
        </w:rPr>
        <w:t xml:space="preserve">, a training for school educators, coaches and staff; 3) </w:t>
      </w:r>
      <w:r w:rsidRPr="00296784">
        <w:rPr>
          <w:rFonts w:ascii="Arial" w:eastAsia="Times New Roman" w:hAnsi="Arial" w:cs="Arial"/>
          <w:b/>
        </w:rPr>
        <w:t>school policy changes</w:t>
      </w:r>
      <w:r w:rsidRPr="00296784">
        <w:rPr>
          <w:rFonts w:ascii="Arial" w:eastAsia="Times New Roman" w:hAnsi="Arial" w:cs="Arial"/>
          <w:bCs/>
        </w:rPr>
        <w:t xml:space="preserve"> for tobacco/nicotine prevention and control; 4) </w:t>
      </w:r>
      <w:r w:rsidRPr="00296784">
        <w:rPr>
          <w:rFonts w:ascii="Arial" w:eastAsia="Times New Roman" w:hAnsi="Arial" w:cs="Arial"/>
          <w:b/>
        </w:rPr>
        <w:t>presentations</w:t>
      </w:r>
      <w:r w:rsidRPr="00296784">
        <w:rPr>
          <w:rFonts w:ascii="Arial" w:eastAsia="Times New Roman" w:hAnsi="Arial" w:cs="Arial"/>
          <w:bCs/>
        </w:rPr>
        <w:t xml:space="preserve"> on tobacco related products and their health effects for parents, community and school staff</w:t>
      </w:r>
      <w:r>
        <w:rPr>
          <w:rFonts w:ascii="Arial" w:eastAsia="Times New Roman" w:hAnsi="Arial" w:cs="Arial"/>
          <w:bCs/>
        </w:rPr>
        <w:t xml:space="preserve">; and 5) support </w:t>
      </w:r>
      <w:r w:rsidRPr="00A723A6">
        <w:rPr>
          <w:rFonts w:ascii="Arial" w:eastAsia="Times New Roman" w:hAnsi="Arial" w:cs="Arial"/>
          <w:b/>
        </w:rPr>
        <w:t>parental/guardian tobacco cessation</w:t>
      </w:r>
      <w:r>
        <w:rPr>
          <w:rFonts w:ascii="Arial" w:eastAsia="Times New Roman" w:hAnsi="Arial" w:cs="Arial"/>
          <w:bCs/>
        </w:rPr>
        <w:t xml:space="preserve"> by providing access to the adult 2Morrow phone app and </w:t>
      </w:r>
      <w:proofErr w:type="spellStart"/>
      <w:r>
        <w:rPr>
          <w:rFonts w:ascii="Arial" w:eastAsia="Times New Roman" w:hAnsi="Arial" w:cs="Arial"/>
          <w:bCs/>
        </w:rPr>
        <w:t>QuitLine</w:t>
      </w:r>
      <w:proofErr w:type="spellEnd"/>
      <w:r>
        <w:rPr>
          <w:rFonts w:ascii="Arial" w:eastAsia="Times New Roman" w:hAnsi="Arial" w:cs="Arial"/>
          <w:bCs/>
        </w:rPr>
        <w:t xml:space="preserve"> resources. These additional activities fit within the social cognitive theory framing of environmental influences on individual behavior, and reinforcement of the vaping cessation behavior. </w:t>
      </w:r>
      <w:r w:rsidRPr="00296784">
        <w:rPr>
          <w:rFonts w:ascii="Arial" w:eastAsia="Times New Roman" w:hAnsi="Arial" w:cs="Arial"/>
          <w:bCs/>
        </w:rPr>
        <w:t xml:space="preserve"> </w:t>
      </w:r>
    </w:p>
    <w:p w14:paraId="2DAD07D1" w14:textId="76D4111F" w:rsidR="003D2FAC" w:rsidRPr="006B0004" w:rsidRDefault="00646774" w:rsidP="003D2FAC">
      <w:pPr>
        <w:rPr>
          <w:rFonts w:ascii="Arial" w:hAnsi="Arial" w:cs="Arial"/>
        </w:rPr>
      </w:pPr>
      <w:r w:rsidRPr="00646774">
        <w:rPr>
          <w:rFonts w:ascii="Arial" w:hAnsi="Arial" w:cs="Arial"/>
          <w:b/>
        </w:rPr>
        <w:t>F.10 Analytic Approach:</w:t>
      </w:r>
      <w:r w:rsidR="006B0004">
        <w:rPr>
          <w:rFonts w:ascii="Arial" w:hAnsi="Arial" w:cs="Arial"/>
        </w:rPr>
        <w:t xml:space="preserve"> </w:t>
      </w:r>
      <w:r w:rsidR="003D2FAC" w:rsidRPr="006B0004">
        <w:rPr>
          <w:rFonts w:ascii="Arial" w:hAnsi="Arial" w:cs="Arial"/>
        </w:rPr>
        <w:t xml:space="preserve">The primary outcome, the mean of the 4-item PROMIS survey, will be modeled in a linear mixed model (LMM) with fixed effects for </w:t>
      </w:r>
      <w:r w:rsidR="006B0004" w:rsidRPr="006B0004">
        <w:rPr>
          <w:rFonts w:ascii="Arial" w:hAnsi="Arial" w:cs="Arial"/>
        </w:rPr>
        <w:t>intervention group and time (6 and</w:t>
      </w:r>
      <w:r w:rsidR="003D2FAC" w:rsidRPr="006B0004">
        <w:rPr>
          <w:rFonts w:ascii="Arial" w:hAnsi="Arial" w:cs="Arial"/>
        </w:rPr>
        <w:t xml:space="preserve"> </w:t>
      </w:r>
      <w:r w:rsidR="006B0004" w:rsidRPr="006B0004">
        <w:rPr>
          <w:rFonts w:ascii="Arial" w:hAnsi="Arial" w:cs="Arial"/>
        </w:rPr>
        <w:t>12 months). The primary estimate</w:t>
      </w:r>
      <w:r w:rsidR="003D2FAC" w:rsidRPr="006B0004">
        <w:rPr>
          <w:rFonts w:ascii="Arial" w:hAnsi="Arial" w:cs="Arial"/>
        </w:rPr>
        <w:t xml:space="preserve"> of interest is the difference in the expected value for the outcome at 12-month between the two intervention groups, controlling for subject-specific intercepts and trends. Additionally, we will assess secondarily whether changes are observed at other time points or in the rate of change in the outcome over time. The LMM will include hierarchical random effects; specifically, random intercepts and slopes for each study participant nested within random school-wide intercepts to account for within-subject and within-school correlation. If this LMM is over-specified/unidentifiable and causes convergence issues, an alternat</w:t>
      </w:r>
      <w:r w:rsidR="006B0004">
        <w:rPr>
          <w:rFonts w:ascii="Arial" w:hAnsi="Arial" w:cs="Arial"/>
        </w:rPr>
        <w:t>e</w:t>
      </w:r>
      <w:r w:rsidR="003D2FAC" w:rsidRPr="006B0004">
        <w:rPr>
          <w:rFonts w:ascii="Arial" w:hAnsi="Arial" w:cs="Arial"/>
        </w:rPr>
        <w:t xml:space="preserve"> variance structure will be selected based on minimizing Akaike’s Information Criterion. </w:t>
      </w:r>
    </w:p>
    <w:p w14:paraId="324EEBEC" w14:textId="73FF9D82" w:rsidR="003D2FAC" w:rsidRPr="006B0004" w:rsidRDefault="003D2FAC" w:rsidP="003D2FAC">
      <w:pPr>
        <w:rPr>
          <w:rFonts w:ascii="Arial" w:hAnsi="Arial" w:cs="Arial"/>
        </w:rPr>
      </w:pPr>
      <w:r w:rsidRPr="006B0004">
        <w:rPr>
          <w:rFonts w:ascii="Arial" w:hAnsi="Arial" w:cs="Arial"/>
        </w:rPr>
        <w:t xml:space="preserve">Secondary and exploratory outcomes will be modeled using a similar mixed modeling framework, except that for binary/non-normal outcomes, a generalized linear mixed model with the appropriate family and link will be utilized. Since subjects will be randomly allocated into intervention groups, we will not include other covariates </w:t>
      </w:r>
      <w:r w:rsidRPr="006B0004">
        <w:rPr>
          <w:rFonts w:ascii="Arial" w:hAnsi="Arial" w:cs="Arial"/>
        </w:rPr>
        <w:lastRenderedPageBreak/>
        <w:t xml:space="preserve">in the primary models unless they are deemed to be important precision variables. However, in exploratory analyses, we will investigate whether certain covariates or combinations thereof predict better or worse response to the intervention using LMMs with treatment-covariate interactions; these exploratory hypotheses will not be considered confirmatory, rather they will provide useful preliminary data for future studies. </w:t>
      </w:r>
    </w:p>
    <w:p w14:paraId="180FFCA8" w14:textId="50DAEA77" w:rsidR="00030FB8" w:rsidRPr="006B0004" w:rsidRDefault="00646774" w:rsidP="006B0004">
      <w:pPr>
        <w:pStyle w:val="CommentText"/>
        <w:rPr>
          <w:rFonts w:ascii="Arial" w:hAnsi="Arial" w:cs="Arial"/>
          <w:sz w:val="22"/>
          <w:szCs w:val="22"/>
        </w:rPr>
      </w:pPr>
      <w:r>
        <w:rPr>
          <w:rFonts w:ascii="Arial" w:hAnsi="Arial" w:cs="Arial"/>
          <w:b/>
          <w:sz w:val="22"/>
          <w:szCs w:val="22"/>
        </w:rPr>
        <w:t xml:space="preserve">F.11. </w:t>
      </w:r>
      <w:r w:rsidR="003D2FAC" w:rsidRPr="006B0004">
        <w:rPr>
          <w:rFonts w:ascii="Arial" w:hAnsi="Arial" w:cs="Arial"/>
          <w:b/>
          <w:sz w:val="22"/>
          <w:szCs w:val="22"/>
        </w:rPr>
        <w:t xml:space="preserve">Power </w:t>
      </w:r>
      <w:r>
        <w:rPr>
          <w:rFonts w:ascii="Arial" w:hAnsi="Arial" w:cs="Arial"/>
          <w:b/>
          <w:sz w:val="22"/>
          <w:szCs w:val="22"/>
        </w:rPr>
        <w:t>C</w:t>
      </w:r>
      <w:r w:rsidR="003D2FAC" w:rsidRPr="006B0004">
        <w:rPr>
          <w:rFonts w:ascii="Arial" w:hAnsi="Arial" w:cs="Arial"/>
          <w:b/>
          <w:sz w:val="22"/>
          <w:szCs w:val="22"/>
        </w:rPr>
        <w:t>alculation</w:t>
      </w:r>
      <w:r>
        <w:rPr>
          <w:rFonts w:ascii="Arial" w:hAnsi="Arial" w:cs="Arial"/>
          <w:b/>
          <w:sz w:val="22"/>
          <w:szCs w:val="22"/>
        </w:rPr>
        <w:t xml:space="preserve"> for Aim 3</w:t>
      </w:r>
      <w:r w:rsidR="003D2FAC" w:rsidRPr="006B0004">
        <w:rPr>
          <w:rFonts w:ascii="Arial" w:hAnsi="Arial" w:cs="Arial"/>
          <w:b/>
          <w:sz w:val="22"/>
          <w:szCs w:val="22"/>
        </w:rPr>
        <w:t>:</w:t>
      </w:r>
      <w:r w:rsidR="003D2FAC" w:rsidRPr="006B0004">
        <w:rPr>
          <w:rFonts w:ascii="Arial" w:hAnsi="Arial" w:cs="Arial"/>
          <w:sz w:val="22"/>
          <w:szCs w:val="22"/>
        </w:rPr>
        <w:t xml:space="preserve"> This power calculation assumes conservatively that we use a two-sample t-test for the within-participant 12-month change in the primary outcome. We plan to recruit n=75 subjects per group. If 15% of these drop-out by the 12-month time point, we will have 80% power to detect a difference of Cohen’s d = 0.50 (a medium-sized effect) at a 5% significance level. This corresponds to a difference of 1.92 points in the 4-item PROMIS score, assuming the standard deviation in our population is 3.84 points as observed in a similar population of adolescent e-cigarette users</w:t>
      </w:r>
      <w:r w:rsidR="0014325D" w:rsidRPr="0014325D">
        <w:rPr>
          <w:rFonts w:ascii="Arial" w:hAnsi="Arial" w:cs="Arial"/>
          <w:sz w:val="22"/>
          <w:szCs w:val="22"/>
        </w:rPr>
        <w:t>{Morean, 2018 #93}</w:t>
      </w:r>
      <w:r w:rsidR="006B0004" w:rsidRPr="006B0004">
        <w:rPr>
          <w:rStyle w:val="Hyperlink"/>
          <w:rFonts w:ascii="Arial" w:hAnsi="Arial" w:cs="Arial"/>
          <w:sz w:val="22"/>
          <w:szCs w:val="22"/>
        </w:rPr>
        <w:t xml:space="preserve"> </w:t>
      </w:r>
      <w:r w:rsidR="006B0004" w:rsidRPr="006B0004">
        <w:rPr>
          <w:rFonts w:ascii="Arial" w:hAnsi="Arial" w:cs="Arial"/>
          <w:sz w:val="22"/>
          <w:szCs w:val="22"/>
        </w:rPr>
        <w:t>This corresponds to a difference of 11.45 points in the EASI score, assuming the standard deviation of the outcome in our population is 22.9 points as observed in a similar population of adolescent e-cigarette users (Vogel et al., 2019</w:t>
      </w:r>
      <w:r w:rsidR="006B0004" w:rsidRPr="006B0004">
        <w:rPr>
          <w:rFonts w:ascii="Arial" w:hAnsi="Arial" w:cs="Arial"/>
          <w:sz w:val="22"/>
          <w:szCs w:val="22"/>
        </w:rPr>
        <w:annotationRef/>
      </w:r>
      <w:r w:rsidR="006B0004" w:rsidRPr="006B0004">
        <w:rPr>
          <w:rFonts w:ascii="Arial" w:hAnsi="Arial" w:cs="Arial"/>
          <w:sz w:val="22"/>
          <w:szCs w:val="22"/>
        </w:rPr>
        <w:t>).</w:t>
      </w:r>
    </w:p>
    <w:p w14:paraId="4B9BC341" w14:textId="77777777" w:rsidR="00955E92" w:rsidRDefault="00955E92" w:rsidP="00030FB8">
      <w:pPr>
        <w:pStyle w:val="CommentText"/>
      </w:pPr>
    </w:p>
    <w:p w14:paraId="7A7B2B82" w14:textId="7961A59A" w:rsidR="00955E92" w:rsidRPr="002425FD" w:rsidRDefault="00646774" w:rsidP="00955E92">
      <w:pPr>
        <w:widowControl w:val="0"/>
        <w:spacing w:after="120"/>
        <w:rPr>
          <w:rFonts w:ascii="Arial" w:hAnsi="Arial" w:cs="Arial"/>
        </w:rPr>
      </w:pPr>
      <w:r>
        <w:rPr>
          <w:rFonts w:ascii="Arial" w:hAnsi="Arial" w:cs="Arial"/>
          <w:b/>
        </w:rPr>
        <w:t xml:space="preserve">F.12. </w:t>
      </w:r>
      <w:proofErr w:type="spellStart"/>
      <w:r w:rsidR="00955E92" w:rsidRPr="00030FB8">
        <w:rPr>
          <w:rFonts w:ascii="Arial" w:hAnsi="Arial" w:cs="Arial"/>
          <w:b/>
        </w:rPr>
        <w:t>SubAim</w:t>
      </w:r>
      <w:proofErr w:type="spellEnd"/>
      <w:r w:rsidR="00955E92" w:rsidRPr="00030FB8">
        <w:rPr>
          <w:rFonts w:ascii="Arial" w:hAnsi="Arial" w:cs="Arial"/>
          <w:b/>
        </w:rPr>
        <w:t xml:space="preserve"> 3B</w:t>
      </w:r>
      <w:r w:rsidR="00246B0B" w:rsidRPr="00030FB8">
        <w:rPr>
          <w:rFonts w:ascii="Arial" w:hAnsi="Arial" w:cs="Arial"/>
          <w:b/>
        </w:rPr>
        <w:t>:</w:t>
      </w:r>
      <w:r w:rsidR="00955E92" w:rsidRPr="00030FB8">
        <w:rPr>
          <w:rFonts w:ascii="Arial" w:hAnsi="Arial" w:cs="Arial"/>
          <w:b/>
        </w:rPr>
        <w:t xml:space="preserve"> </w:t>
      </w:r>
      <w:r w:rsidR="00030FB8" w:rsidRPr="00030FB8">
        <w:rPr>
          <w:rFonts w:ascii="Arial" w:hAnsi="Arial" w:cs="Arial"/>
          <w:b/>
        </w:rPr>
        <w:t xml:space="preserve">Impact of Vape Cessation on </w:t>
      </w:r>
      <w:r w:rsidR="00955E92" w:rsidRPr="00030FB8">
        <w:rPr>
          <w:rFonts w:ascii="Arial" w:hAnsi="Arial" w:cs="Arial"/>
          <w:b/>
        </w:rPr>
        <w:t xml:space="preserve">Gene </w:t>
      </w:r>
      <w:r w:rsidR="00030FB8" w:rsidRPr="00030FB8">
        <w:rPr>
          <w:rFonts w:ascii="Arial" w:hAnsi="Arial" w:cs="Arial"/>
          <w:b/>
        </w:rPr>
        <w:t>E</w:t>
      </w:r>
      <w:r w:rsidR="00955E92" w:rsidRPr="00030FB8">
        <w:rPr>
          <w:rFonts w:ascii="Arial" w:hAnsi="Arial" w:cs="Arial"/>
          <w:b/>
        </w:rPr>
        <w:t xml:space="preserve">xpression </w:t>
      </w:r>
      <w:r w:rsidR="00030FB8" w:rsidRPr="00030FB8">
        <w:rPr>
          <w:rFonts w:ascii="Arial" w:hAnsi="Arial" w:cs="Arial"/>
          <w:b/>
        </w:rPr>
        <w:t>C</w:t>
      </w:r>
      <w:r w:rsidR="00955E92" w:rsidRPr="00030FB8">
        <w:rPr>
          <w:rFonts w:ascii="Arial" w:hAnsi="Arial" w:cs="Arial"/>
          <w:b/>
        </w:rPr>
        <w:t>hanges for 10 genes using RT-PCR:</w:t>
      </w:r>
      <w:r w:rsidR="00955E92" w:rsidRPr="000F75BA">
        <w:rPr>
          <w:rFonts w:ascii="Arial" w:hAnsi="Arial" w:cs="Arial"/>
        </w:rPr>
        <w:t xml:space="preserve"> In order to assess gene expression changes after vap</w:t>
      </w:r>
      <w:r w:rsidR="00955E92">
        <w:rPr>
          <w:rFonts w:ascii="Arial" w:hAnsi="Arial" w:cs="Arial"/>
        </w:rPr>
        <w:t>ing reduction or cessation</w:t>
      </w:r>
      <w:r w:rsidR="00955E92" w:rsidRPr="000F75BA">
        <w:rPr>
          <w:rFonts w:ascii="Arial" w:hAnsi="Arial" w:cs="Arial"/>
        </w:rPr>
        <w:t xml:space="preserve">, we will assess </w:t>
      </w:r>
      <w:r w:rsidR="00955E92">
        <w:rPr>
          <w:rFonts w:ascii="Arial" w:hAnsi="Arial" w:cs="Arial"/>
        </w:rPr>
        <w:t xml:space="preserve">if </w:t>
      </w:r>
      <w:r w:rsidR="00955E92" w:rsidRPr="003F1F78">
        <w:rPr>
          <w:rFonts w:ascii="Arial" w:hAnsi="Arial" w:cs="Arial"/>
        </w:rPr>
        <w:t>10</w:t>
      </w:r>
      <w:r w:rsidR="00955E92">
        <w:rPr>
          <w:rFonts w:ascii="Arial" w:hAnsi="Arial" w:cs="Arial"/>
        </w:rPr>
        <w:t xml:space="preserve"> genes</w:t>
      </w:r>
      <w:r w:rsidR="00246B0B">
        <w:rPr>
          <w:rFonts w:ascii="Arial" w:hAnsi="Arial" w:cs="Arial"/>
        </w:rPr>
        <w:t xml:space="preserve"> (inflammatory genes, n=5) and ciliary dysfunction genes, n=5)</w:t>
      </w:r>
      <w:r w:rsidR="00955E92">
        <w:rPr>
          <w:rFonts w:ascii="Arial" w:hAnsi="Arial" w:cs="Arial"/>
        </w:rPr>
        <w:t xml:space="preserve"> (those from Aim 2 identified and measured at baseline) are associated with vaping reduction. We will perform qPCR on RNA extracted from nasal epithelium at 6 and 12 months</w:t>
      </w:r>
      <w:r w:rsidR="00246B0B">
        <w:rPr>
          <w:rFonts w:ascii="Arial" w:hAnsi="Arial" w:cs="Arial"/>
        </w:rPr>
        <w:t xml:space="preserve"> in the 150 subjects enrolled in the cessation pilot</w:t>
      </w:r>
      <w:r w:rsidR="00955E92">
        <w:rPr>
          <w:rFonts w:ascii="Arial" w:hAnsi="Arial" w:cs="Arial"/>
        </w:rPr>
        <w:t xml:space="preserve">, resulting in </w:t>
      </w:r>
      <w:r w:rsidR="00955E92" w:rsidRPr="0006010C">
        <w:rPr>
          <w:rFonts w:ascii="Arial" w:hAnsi="Arial" w:cs="Arial"/>
        </w:rPr>
        <w:t>Δ</w:t>
      </w:r>
      <w:r w:rsidR="00955E92">
        <w:rPr>
          <w:rFonts w:ascii="Arial" w:hAnsi="Arial" w:cs="Arial"/>
        </w:rPr>
        <w:t>C</w:t>
      </w:r>
      <w:r w:rsidR="00955E92" w:rsidRPr="00AF6B2E">
        <w:rPr>
          <w:rFonts w:ascii="Arial" w:hAnsi="Arial" w:cs="Arial"/>
          <w:vertAlign w:val="subscript"/>
        </w:rPr>
        <w:t>T</w:t>
      </w:r>
      <w:r w:rsidR="00955E92">
        <w:rPr>
          <w:rFonts w:ascii="Arial" w:hAnsi="Arial" w:cs="Arial"/>
        </w:rPr>
        <w:t xml:space="preserve"> values measuring relative gene expression. We will model each participant’s six-month </w:t>
      </w:r>
      <w:r w:rsidR="00955E92" w:rsidRPr="000F75BA">
        <w:rPr>
          <w:rFonts w:ascii="Arial" w:hAnsi="Arial" w:cs="Arial"/>
          <w:i/>
          <w:iCs/>
        </w:rPr>
        <w:t>change in ΔC</w:t>
      </w:r>
      <w:r w:rsidR="00955E92" w:rsidRPr="000F75BA">
        <w:rPr>
          <w:rFonts w:ascii="Arial" w:hAnsi="Arial" w:cs="Arial"/>
          <w:i/>
          <w:iCs/>
          <w:vertAlign w:val="subscript"/>
        </w:rPr>
        <w:t>T</w:t>
      </w:r>
      <w:r w:rsidR="00955E92">
        <w:rPr>
          <w:rFonts w:ascii="Arial" w:hAnsi="Arial" w:cs="Arial"/>
        </w:rPr>
        <w:t xml:space="preserve"> (outcome; gene expression at 6-months minus that at baseline) in a linear regression on </w:t>
      </w:r>
      <w:r w:rsidR="00955E92" w:rsidRPr="000F75BA">
        <w:rPr>
          <w:rFonts w:ascii="Arial" w:hAnsi="Arial" w:cs="Arial"/>
          <w:i/>
          <w:iCs/>
        </w:rPr>
        <w:t xml:space="preserve">six-month change in </w:t>
      </w:r>
      <w:r w:rsidR="00955E92">
        <w:rPr>
          <w:rFonts w:ascii="Arial" w:hAnsi="Arial" w:cs="Arial"/>
          <w:i/>
          <w:iCs/>
        </w:rPr>
        <w:t>nicotine</w:t>
      </w:r>
      <w:r w:rsidR="00955E92" w:rsidRPr="000F75BA">
        <w:rPr>
          <w:rFonts w:ascii="Arial" w:hAnsi="Arial" w:cs="Arial"/>
          <w:i/>
          <w:iCs/>
        </w:rPr>
        <w:t xml:space="preserve"> dependence</w:t>
      </w:r>
      <w:r w:rsidR="00955E92">
        <w:rPr>
          <w:rFonts w:ascii="Arial" w:hAnsi="Arial" w:cs="Arial"/>
        </w:rPr>
        <w:t xml:space="preserve"> (primary explanatory variable of interest; six-month PROMIS-E scale minus that at baseline. This model will be repeated for 12-month expression and nicotine dependence changes. A significant association will be defined based on a likelihood ratio test at P &lt; 0.0025 (Bonferroni-correction, across 10 genes times 2 timepoints). We anticipate that the putative confounders discussed in Aim 2 (age, sex, history of allergy, nasal steroid use) are associated with baseline gene expression values, but less so with change-in-expression values; however, as a secondary analysis we will evaluate the impact of adjusting these features on the effect direction, magnitude, and significance of the vaping effect and again assess the potential for age-specific or sex-specific effects.                                                                                                                                                                                                                                                                                                                                                                                                                                                                                                                                                                                                                                                                                                                                                                                                                                                                                                                                                                                                                                                                                                                                                                                                                                                                                                                                                                                                                                                                                                                                                                                                                                                                                                                                                                                                                                                                                                                                                                                                                                                                                                                                                                                                                                                                                                                                                                                                                                                                                                                                                                                                                                                                                                                                                                                                                                                                                                                                                                                                                                                                                                                                                                                                                                                                                                                                                                                                                                                                                                                                                                                                                      </w:t>
      </w:r>
    </w:p>
    <w:p w14:paraId="52F1684C" w14:textId="2C8C4FCE" w:rsidR="00C103C2" w:rsidRPr="00C103C2" w:rsidRDefault="00646774" w:rsidP="00955E92">
      <w:pPr>
        <w:widowControl w:val="0"/>
        <w:spacing w:after="120"/>
        <w:rPr>
          <w:rFonts w:ascii="Arial" w:hAnsi="Arial" w:cs="Arial"/>
          <w:u w:val="single"/>
        </w:rPr>
      </w:pPr>
      <w:r>
        <w:rPr>
          <w:rFonts w:ascii="Arial" w:hAnsi="Arial" w:cs="Arial"/>
          <w:b/>
        </w:rPr>
        <w:t xml:space="preserve">F.13. </w:t>
      </w:r>
      <w:r w:rsidRPr="00AE5A76">
        <w:rPr>
          <w:rFonts w:ascii="Arial" w:hAnsi="Arial" w:cs="Arial"/>
          <w:b/>
        </w:rPr>
        <w:t xml:space="preserve">Anticipated </w:t>
      </w:r>
      <w:r>
        <w:rPr>
          <w:rFonts w:ascii="Arial" w:hAnsi="Arial" w:cs="Arial"/>
          <w:b/>
        </w:rPr>
        <w:t>O</w:t>
      </w:r>
      <w:r w:rsidRPr="00AE5A76">
        <w:rPr>
          <w:rFonts w:ascii="Arial" w:hAnsi="Arial" w:cs="Arial"/>
          <w:b/>
        </w:rPr>
        <w:t xml:space="preserve">utcomes, Potential </w:t>
      </w:r>
      <w:r>
        <w:rPr>
          <w:rFonts w:ascii="Arial" w:hAnsi="Arial" w:cs="Arial"/>
          <w:b/>
        </w:rPr>
        <w:t>L</w:t>
      </w:r>
      <w:r w:rsidRPr="00AE5A76">
        <w:rPr>
          <w:rFonts w:ascii="Arial" w:hAnsi="Arial" w:cs="Arial"/>
          <w:b/>
        </w:rPr>
        <w:t xml:space="preserve">imitations, and Alternative </w:t>
      </w:r>
      <w:r>
        <w:rPr>
          <w:rFonts w:ascii="Arial" w:hAnsi="Arial" w:cs="Arial"/>
          <w:b/>
        </w:rPr>
        <w:t>S</w:t>
      </w:r>
      <w:r w:rsidRPr="00AE5A76">
        <w:rPr>
          <w:rFonts w:ascii="Arial" w:hAnsi="Arial" w:cs="Arial"/>
          <w:b/>
        </w:rPr>
        <w:t>trategies</w:t>
      </w:r>
      <w:r>
        <w:rPr>
          <w:rFonts w:ascii="Arial" w:hAnsi="Arial" w:cs="Arial"/>
          <w:u w:val="single"/>
        </w:rPr>
        <w:t xml:space="preserve"> </w:t>
      </w:r>
      <w:r>
        <w:rPr>
          <w:rFonts w:ascii="Arial" w:hAnsi="Arial" w:cs="Arial"/>
          <w:b/>
        </w:rPr>
        <w:t xml:space="preserve">for Aim 3: </w:t>
      </w:r>
    </w:p>
    <w:p w14:paraId="62411C13" w14:textId="0C25B515" w:rsidR="00955E92" w:rsidRDefault="00646774" w:rsidP="00955E92">
      <w:pPr>
        <w:widowControl w:val="0"/>
        <w:spacing w:after="120"/>
        <w:rPr>
          <w:rFonts w:ascii="Arial" w:hAnsi="Arial" w:cs="Arial"/>
          <w:b/>
        </w:rPr>
      </w:pPr>
      <w:r>
        <w:rPr>
          <w:rFonts w:ascii="Arial" w:hAnsi="Arial" w:cs="Arial"/>
          <w:b/>
        </w:rPr>
        <w:t xml:space="preserve">F.14. Approach for </w:t>
      </w:r>
      <w:r w:rsidR="00955E92">
        <w:rPr>
          <w:rFonts w:ascii="Arial" w:hAnsi="Arial" w:cs="Arial"/>
          <w:b/>
        </w:rPr>
        <w:t xml:space="preserve">Missing </w:t>
      </w:r>
      <w:commentRangeStart w:id="18"/>
      <w:r w:rsidR="00955E92">
        <w:rPr>
          <w:rFonts w:ascii="Arial" w:hAnsi="Arial" w:cs="Arial"/>
          <w:b/>
        </w:rPr>
        <w:t>Data</w:t>
      </w:r>
      <w:commentRangeEnd w:id="18"/>
      <w:r w:rsidR="00C103C2">
        <w:rPr>
          <w:rStyle w:val="CommentReference"/>
          <w:rFonts w:ascii="Times" w:eastAsia="Times New Roman" w:hAnsi="Times" w:cs="Times New Roman"/>
          <w:lang w:val="x-none" w:eastAsia="x-none"/>
        </w:rPr>
        <w:commentReference w:id="18"/>
      </w:r>
      <w:r w:rsidR="00955E92">
        <w:rPr>
          <w:rFonts w:ascii="Arial" w:hAnsi="Arial" w:cs="Arial"/>
          <w:b/>
        </w:rPr>
        <w:t>:</w:t>
      </w:r>
    </w:p>
    <w:p w14:paraId="63977CB4" w14:textId="284B21F4" w:rsidR="00955E92" w:rsidRDefault="002C5C6A" w:rsidP="004400E2">
      <w:pPr>
        <w:widowControl w:val="0"/>
        <w:spacing w:after="120"/>
        <w:rPr>
          <w:rFonts w:ascii="Arial" w:hAnsi="Arial" w:cs="Arial"/>
          <w:b/>
          <w:color w:val="000000"/>
        </w:rPr>
      </w:pPr>
      <w:r>
        <w:rPr>
          <w:rFonts w:ascii="Arial" w:hAnsi="Arial" w:cs="Arial"/>
          <w:b/>
        </w:rPr>
        <w:t xml:space="preserve">G. </w:t>
      </w:r>
      <w:r w:rsidR="00955E92">
        <w:rPr>
          <w:rFonts w:ascii="Arial" w:hAnsi="Arial" w:cs="Arial"/>
          <w:b/>
        </w:rPr>
        <w:t xml:space="preserve">Rigor and Reproducibility: </w:t>
      </w:r>
      <w:r w:rsidR="00955E92">
        <w:rPr>
          <w:rFonts w:ascii="Arial" w:hAnsi="Arial" w:cs="Arial"/>
        </w:rPr>
        <w:t xml:space="preserve">We use well-validated measures of respiratory symptoms and lung function. We will employ rigorous statistical methods for data analyses, including testing pre-specified hypotheses, and controlling for multiple testing to avoid false positive results. We validate our findings by using qPCR confirmation of the top 10 genes of interest in this analysis. Furthermore, to promote reproducibility, we will make sequencing data publicly available at NCBI/SRA, in addition to providing code for review at our GitHub site. </w:t>
      </w:r>
    </w:p>
    <w:p w14:paraId="4597FE1A" w14:textId="65626634" w:rsidR="00955E92" w:rsidRDefault="002C5C6A" w:rsidP="00955E92">
      <w:pPr>
        <w:rPr>
          <w:rFonts w:ascii="Arial" w:hAnsi="Arial" w:cs="Arial"/>
          <w:color w:val="000000"/>
        </w:rPr>
      </w:pPr>
      <w:r>
        <w:rPr>
          <w:rFonts w:ascii="Arial" w:hAnsi="Arial" w:cs="Arial"/>
          <w:b/>
          <w:color w:val="000000"/>
        </w:rPr>
        <w:t xml:space="preserve">H. </w:t>
      </w:r>
      <w:r w:rsidR="00955E92">
        <w:rPr>
          <w:rFonts w:ascii="Arial" w:hAnsi="Arial" w:cs="Arial"/>
          <w:b/>
          <w:color w:val="000000"/>
        </w:rPr>
        <w:t>Dissemination Plan:</w:t>
      </w:r>
      <w:r w:rsidR="00955E92">
        <w:rPr>
          <w:rFonts w:ascii="Arial" w:hAnsi="Arial" w:cs="Arial"/>
          <w:color w:val="000000"/>
        </w:rPr>
        <w:t xml:space="preserve"> We will disseminate the results at scientific meetings and in manuscripts,</w:t>
      </w:r>
      <w:r w:rsidR="00955E92" w:rsidRPr="009E5A95">
        <w:rPr>
          <w:rFonts w:ascii="Arial" w:hAnsi="Arial" w:cs="Arial"/>
          <w:color w:val="000000"/>
        </w:rPr>
        <w:t xml:space="preserve"> </w:t>
      </w:r>
      <w:r w:rsidR="00955E92">
        <w:rPr>
          <w:rFonts w:ascii="Arial" w:hAnsi="Arial" w:cs="Arial"/>
          <w:color w:val="000000"/>
        </w:rPr>
        <w:t>and will make the sequencing data at publicly available at GEO/NCBI/SRA. We will also work with the University of Colorado Anschutz Medical Campus News Media Offices to disseminate the study results in the lay press.</w:t>
      </w:r>
    </w:p>
    <w:p w14:paraId="465565EA" w14:textId="46296349" w:rsidR="002C5C6A" w:rsidRPr="002C5C6A" w:rsidRDefault="002C5C6A" w:rsidP="002C5C6A">
      <w:pPr>
        <w:spacing w:after="0"/>
      </w:pPr>
      <w:r w:rsidRPr="002C5C6A">
        <w:rPr>
          <w:rFonts w:ascii="Arial" w:hAnsi="Arial" w:cs="Arial"/>
          <w:b/>
        </w:rPr>
        <w:t xml:space="preserve">I. Summary, Future Directions, and Study Timeline: </w:t>
      </w:r>
      <w:r w:rsidRPr="002C5C6A">
        <w:rPr>
          <w:rFonts w:ascii="Arial" w:hAnsi="Arial" w:cs="Arial"/>
        </w:rPr>
        <w:t xml:space="preserve">At the conclusion of these studies, we will have 1) characterized the impact of habitual ENDS use on respiratory </w:t>
      </w:r>
      <w:proofErr w:type="spellStart"/>
      <w:r w:rsidRPr="002C5C6A">
        <w:rPr>
          <w:rFonts w:ascii="Arial" w:hAnsi="Arial" w:cs="Arial"/>
        </w:rPr>
        <w:t>outsomes</w:t>
      </w:r>
      <w:proofErr w:type="spellEnd"/>
      <w:r w:rsidRPr="002C5C6A">
        <w:rPr>
          <w:rFonts w:ascii="Arial" w:hAnsi="Arial" w:cs="Arial"/>
        </w:rPr>
        <w:t xml:space="preserve"> in Latinx adolescents</w:t>
      </w:r>
      <w:r>
        <w:rPr>
          <w:rFonts w:ascii="Arial" w:hAnsi="Arial" w:cs="Arial"/>
        </w:rPr>
        <w:t xml:space="preserve"> </w:t>
      </w:r>
      <w:r w:rsidRPr="002C5C6A">
        <w:rPr>
          <w:rFonts w:ascii="Arial" w:hAnsi="Arial" w:cs="Arial"/>
        </w:rPr>
        <w:t>(</w:t>
      </w:r>
      <w:r w:rsidRPr="002C5C6A">
        <w:rPr>
          <w:rFonts w:ascii="Arial" w:hAnsi="Arial" w:cs="Arial"/>
          <w:b/>
        </w:rPr>
        <w:t>Aim 1</w:t>
      </w:r>
      <w:r w:rsidRPr="002C5C6A">
        <w:rPr>
          <w:rFonts w:ascii="Arial" w:hAnsi="Arial" w:cs="Arial"/>
        </w:rPr>
        <w:t xml:space="preserve">), 2) identified the nasal epithelial gene expression </w:t>
      </w:r>
      <w:proofErr w:type="spellStart"/>
      <w:r w:rsidRPr="002C5C6A">
        <w:rPr>
          <w:rFonts w:ascii="Arial" w:hAnsi="Arial" w:cs="Arial"/>
        </w:rPr>
        <w:t>expression</w:t>
      </w:r>
      <w:proofErr w:type="spellEnd"/>
      <w:r w:rsidRPr="002C5C6A">
        <w:rPr>
          <w:rFonts w:ascii="Arial" w:hAnsi="Arial" w:cs="Arial"/>
        </w:rPr>
        <w:t xml:space="preserve"> signature of habitual vape use and understand how it compares to non-vaping controls (</w:t>
      </w:r>
      <w:r w:rsidRPr="002C5C6A">
        <w:rPr>
          <w:rFonts w:ascii="Arial" w:hAnsi="Arial" w:cs="Arial"/>
          <w:b/>
        </w:rPr>
        <w:t>Aim 2</w:t>
      </w:r>
      <w:r w:rsidRPr="002C5C6A">
        <w:rPr>
          <w:rFonts w:ascii="Arial" w:hAnsi="Arial" w:cs="Arial"/>
        </w:rPr>
        <w:t>), and 3) tested a multifaceted pilot intervention for ENDS use cessation in the high-risk Latinx adolescent population (</w:t>
      </w:r>
      <w:r w:rsidRPr="002C5C6A">
        <w:rPr>
          <w:rFonts w:ascii="Arial" w:hAnsi="Arial" w:cs="Arial"/>
          <w:b/>
        </w:rPr>
        <w:t>Aim</w:t>
      </w:r>
      <w:r w:rsidRPr="002C5C6A">
        <w:rPr>
          <w:rFonts w:ascii="Arial" w:hAnsi="Arial" w:cs="Arial"/>
        </w:rPr>
        <w:t xml:space="preserve"> </w:t>
      </w:r>
      <w:r w:rsidRPr="002C5C6A">
        <w:rPr>
          <w:rFonts w:ascii="Arial" w:hAnsi="Arial" w:cs="Arial"/>
          <w:b/>
        </w:rPr>
        <w:t>3)</w:t>
      </w:r>
      <w:r w:rsidRPr="002C5C6A">
        <w:rPr>
          <w:rFonts w:ascii="Arial" w:hAnsi="Arial" w:cs="Arial"/>
        </w:rPr>
        <w:t xml:space="preserve">. In addition to providing a comprehensive understanding of the patterns of ENDS use and its impact on airway biology and respiratory outcomes in Latinx adolescents, we expect that </w:t>
      </w:r>
      <w:r w:rsidRPr="002C5C6A">
        <w:rPr>
          <w:rFonts w:ascii="Arial" w:eastAsia="Times New Roman" w:hAnsi="Arial" w:cs="Arial"/>
          <w:color w:val="212121"/>
          <w:shd w:val="clear" w:color="auto" w:fill="FFFFFF"/>
        </w:rPr>
        <w:t>identifying the impact of vaping on airway gene expression in at-risk youth and its response to cessation will provide valuable insights into their potential long-term health effects and will help to optimize targeted cessation strategies in the future.</w:t>
      </w:r>
    </w:p>
    <w:tbl>
      <w:tblPr>
        <w:tblpPr w:leftFromText="180" w:rightFromText="180" w:vertAnchor="text" w:horzAnchor="margin" w:tblpXSpec="center" w:tblpY="12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595959"/>
        <w:tblLayout w:type="fixed"/>
        <w:tblLook w:val="04A0" w:firstRow="1" w:lastRow="0" w:firstColumn="1" w:lastColumn="0" w:noHBand="0" w:noVBand="1"/>
      </w:tblPr>
      <w:tblGrid>
        <w:gridCol w:w="7461"/>
        <w:gridCol w:w="406"/>
        <w:gridCol w:w="11"/>
        <w:gridCol w:w="396"/>
        <w:gridCol w:w="21"/>
        <w:gridCol w:w="349"/>
        <w:gridCol w:w="37"/>
        <w:gridCol w:w="407"/>
        <w:gridCol w:w="43"/>
        <w:gridCol w:w="364"/>
      </w:tblGrid>
      <w:tr w:rsidR="002C5C6A" w:rsidRPr="00732000" w14:paraId="59501F40" w14:textId="77777777" w:rsidTr="000E1F02">
        <w:trPr>
          <w:trHeight w:val="321"/>
        </w:trPr>
        <w:tc>
          <w:tcPr>
            <w:tcW w:w="7461" w:type="dxa"/>
            <w:vMerge w:val="restart"/>
            <w:shd w:val="clear" w:color="auto" w:fill="8DB3E2"/>
            <w:vAlign w:val="center"/>
          </w:tcPr>
          <w:p w14:paraId="55339BD9" w14:textId="4DCD8023" w:rsidR="002C5C6A" w:rsidRPr="006D30FE" w:rsidRDefault="002C5C6A" w:rsidP="002C5C6A">
            <w:pPr>
              <w:pStyle w:val="BodyText"/>
              <w:jc w:val="both"/>
              <w:rPr>
                <w:b/>
                <w:spacing w:val="-2"/>
                <w:sz w:val="20"/>
                <w:szCs w:val="20"/>
                <w:lang w:val="en-US"/>
              </w:rPr>
            </w:pPr>
            <w:r w:rsidRPr="006D30FE">
              <w:rPr>
                <w:b/>
                <w:spacing w:val="-2"/>
                <w:sz w:val="20"/>
                <w:szCs w:val="20"/>
                <w:lang w:val="en-US"/>
              </w:rPr>
              <w:t xml:space="preserve">Table </w:t>
            </w:r>
            <w:r w:rsidR="001158E4">
              <w:rPr>
                <w:b/>
                <w:spacing w:val="-2"/>
                <w:sz w:val="20"/>
                <w:szCs w:val="20"/>
                <w:lang w:val="en-US"/>
              </w:rPr>
              <w:t>6</w:t>
            </w:r>
            <w:r w:rsidRPr="006D30FE">
              <w:rPr>
                <w:b/>
                <w:spacing w:val="-2"/>
                <w:sz w:val="20"/>
                <w:szCs w:val="20"/>
                <w:lang w:val="en-US"/>
              </w:rPr>
              <w:t>: Project Timeline</w:t>
            </w:r>
          </w:p>
        </w:tc>
        <w:tc>
          <w:tcPr>
            <w:tcW w:w="2034" w:type="dxa"/>
            <w:gridSpan w:val="9"/>
            <w:shd w:val="clear" w:color="auto" w:fill="8DB3E2"/>
            <w:vAlign w:val="center"/>
          </w:tcPr>
          <w:p w14:paraId="37EEA581" w14:textId="77777777" w:rsidR="002C5C6A" w:rsidRPr="006D30FE" w:rsidRDefault="002C5C6A" w:rsidP="002C5C6A">
            <w:pPr>
              <w:pStyle w:val="BodyText"/>
              <w:jc w:val="center"/>
              <w:rPr>
                <w:b/>
                <w:spacing w:val="-2"/>
                <w:sz w:val="20"/>
                <w:szCs w:val="20"/>
                <w:lang w:val="en-US"/>
              </w:rPr>
            </w:pPr>
            <w:r w:rsidRPr="006D30FE">
              <w:rPr>
                <w:b/>
                <w:spacing w:val="-2"/>
                <w:sz w:val="20"/>
                <w:szCs w:val="20"/>
                <w:lang w:val="en-US"/>
              </w:rPr>
              <w:t>Year</w:t>
            </w:r>
          </w:p>
        </w:tc>
      </w:tr>
      <w:tr w:rsidR="002C5C6A" w:rsidRPr="00732000" w14:paraId="598E1D00" w14:textId="77777777" w:rsidTr="000E1F02">
        <w:trPr>
          <w:trHeight w:val="258"/>
        </w:trPr>
        <w:tc>
          <w:tcPr>
            <w:tcW w:w="7461" w:type="dxa"/>
            <w:vMerge/>
            <w:tcBorders>
              <w:bottom w:val="single" w:sz="4" w:space="0" w:color="000000"/>
            </w:tcBorders>
            <w:shd w:val="clear" w:color="auto" w:fill="8DB3E2"/>
            <w:vAlign w:val="center"/>
          </w:tcPr>
          <w:p w14:paraId="71CBCED6" w14:textId="77777777" w:rsidR="002C5C6A" w:rsidRPr="006D30FE" w:rsidRDefault="002C5C6A" w:rsidP="002C5C6A">
            <w:pPr>
              <w:pStyle w:val="BodyText"/>
              <w:jc w:val="both"/>
              <w:rPr>
                <w:spacing w:val="-2"/>
                <w:sz w:val="20"/>
                <w:szCs w:val="20"/>
                <w:lang w:val="en-US"/>
              </w:rPr>
            </w:pPr>
          </w:p>
        </w:tc>
        <w:tc>
          <w:tcPr>
            <w:tcW w:w="417" w:type="dxa"/>
            <w:gridSpan w:val="2"/>
            <w:shd w:val="clear" w:color="auto" w:fill="8DB3E2"/>
            <w:vAlign w:val="center"/>
          </w:tcPr>
          <w:p w14:paraId="32CAD9DC" w14:textId="77777777" w:rsidR="002C5C6A" w:rsidRPr="006D30FE" w:rsidRDefault="002C5C6A" w:rsidP="002C5C6A">
            <w:pPr>
              <w:pStyle w:val="BodyText"/>
              <w:jc w:val="center"/>
              <w:rPr>
                <w:b/>
                <w:spacing w:val="-2"/>
                <w:sz w:val="20"/>
                <w:szCs w:val="20"/>
                <w:lang w:val="en-US"/>
              </w:rPr>
            </w:pPr>
            <w:r w:rsidRPr="006D30FE">
              <w:rPr>
                <w:b/>
                <w:spacing w:val="-2"/>
                <w:sz w:val="20"/>
                <w:szCs w:val="20"/>
                <w:lang w:val="en-US"/>
              </w:rPr>
              <w:t>1</w:t>
            </w:r>
          </w:p>
        </w:tc>
        <w:tc>
          <w:tcPr>
            <w:tcW w:w="417" w:type="dxa"/>
            <w:gridSpan w:val="2"/>
            <w:tcBorders>
              <w:bottom w:val="single" w:sz="4" w:space="0" w:color="000000"/>
            </w:tcBorders>
            <w:shd w:val="clear" w:color="auto" w:fill="8DB3E2"/>
            <w:vAlign w:val="center"/>
          </w:tcPr>
          <w:p w14:paraId="2B1498FA" w14:textId="77777777" w:rsidR="002C5C6A" w:rsidRPr="006D30FE" w:rsidRDefault="002C5C6A" w:rsidP="002C5C6A">
            <w:pPr>
              <w:pStyle w:val="BodyText"/>
              <w:jc w:val="center"/>
              <w:rPr>
                <w:b/>
                <w:spacing w:val="-2"/>
                <w:sz w:val="20"/>
                <w:szCs w:val="20"/>
                <w:lang w:val="en-US"/>
              </w:rPr>
            </w:pPr>
            <w:r w:rsidRPr="006D30FE">
              <w:rPr>
                <w:b/>
                <w:spacing w:val="-2"/>
                <w:sz w:val="20"/>
                <w:szCs w:val="20"/>
                <w:lang w:val="en-US"/>
              </w:rPr>
              <w:t>2</w:t>
            </w:r>
          </w:p>
        </w:tc>
        <w:tc>
          <w:tcPr>
            <w:tcW w:w="349" w:type="dxa"/>
            <w:tcBorders>
              <w:bottom w:val="single" w:sz="4" w:space="0" w:color="000000"/>
            </w:tcBorders>
            <w:shd w:val="clear" w:color="auto" w:fill="8DB3E2"/>
            <w:vAlign w:val="center"/>
          </w:tcPr>
          <w:p w14:paraId="503D704F" w14:textId="77777777" w:rsidR="002C5C6A" w:rsidRPr="006D30FE" w:rsidRDefault="002C5C6A" w:rsidP="002C5C6A">
            <w:pPr>
              <w:pStyle w:val="BodyText"/>
              <w:jc w:val="center"/>
              <w:rPr>
                <w:b/>
                <w:spacing w:val="-2"/>
                <w:sz w:val="20"/>
                <w:szCs w:val="20"/>
                <w:lang w:val="en-US"/>
              </w:rPr>
            </w:pPr>
            <w:r w:rsidRPr="006D30FE">
              <w:rPr>
                <w:b/>
                <w:spacing w:val="-2"/>
                <w:sz w:val="20"/>
                <w:szCs w:val="20"/>
                <w:lang w:val="en-US"/>
              </w:rPr>
              <w:t>3</w:t>
            </w:r>
          </w:p>
        </w:tc>
        <w:tc>
          <w:tcPr>
            <w:tcW w:w="487" w:type="dxa"/>
            <w:gridSpan w:val="3"/>
            <w:tcBorders>
              <w:bottom w:val="single" w:sz="4" w:space="0" w:color="000000"/>
            </w:tcBorders>
            <w:shd w:val="clear" w:color="auto" w:fill="8DB3E2"/>
            <w:vAlign w:val="center"/>
          </w:tcPr>
          <w:p w14:paraId="600A5718" w14:textId="77777777" w:rsidR="002C5C6A" w:rsidRPr="006D30FE" w:rsidRDefault="002C5C6A" w:rsidP="002C5C6A">
            <w:pPr>
              <w:pStyle w:val="BodyText"/>
              <w:jc w:val="center"/>
              <w:rPr>
                <w:b/>
                <w:spacing w:val="-2"/>
                <w:sz w:val="20"/>
                <w:szCs w:val="20"/>
                <w:lang w:val="en-US"/>
              </w:rPr>
            </w:pPr>
            <w:r w:rsidRPr="006D30FE">
              <w:rPr>
                <w:b/>
                <w:spacing w:val="-2"/>
                <w:sz w:val="20"/>
                <w:szCs w:val="20"/>
                <w:lang w:val="en-US"/>
              </w:rPr>
              <w:t>4</w:t>
            </w:r>
          </w:p>
        </w:tc>
        <w:tc>
          <w:tcPr>
            <w:tcW w:w="364" w:type="dxa"/>
            <w:tcBorders>
              <w:bottom w:val="single" w:sz="4" w:space="0" w:color="000000"/>
            </w:tcBorders>
            <w:shd w:val="clear" w:color="auto" w:fill="8DB3E2"/>
            <w:vAlign w:val="center"/>
          </w:tcPr>
          <w:p w14:paraId="07BC301A" w14:textId="77777777" w:rsidR="002C5C6A" w:rsidRPr="006D30FE" w:rsidRDefault="002C5C6A" w:rsidP="002C5C6A">
            <w:pPr>
              <w:pStyle w:val="BodyText"/>
              <w:jc w:val="center"/>
              <w:rPr>
                <w:b/>
                <w:spacing w:val="-2"/>
                <w:sz w:val="20"/>
                <w:szCs w:val="20"/>
                <w:lang w:val="en-US"/>
              </w:rPr>
            </w:pPr>
            <w:r w:rsidRPr="006D30FE">
              <w:rPr>
                <w:b/>
                <w:spacing w:val="-2"/>
                <w:sz w:val="20"/>
                <w:szCs w:val="20"/>
                <w:lang w:val="en-US"/>
              </w:rPr>
              <w:t>5</w:t>
            </w:r>
          </w:p>
        </w:tc>
      </w:tr>
      <w:tr w:rsidR="002C5C6A" w:rsidRPr="00732000" w14:paraId="4C072E0C" w14:textId="77777777" w:rsidTr="000E1F02">
        <w:trPr>
          <w:trHeight w:val="644"/>
        </w:trPr>
        <w:tc>
          <w:tcPr>
            <w:tcW w:w="7461" w:type="dxa"/>
            <w:shd w:val="clear" w:color="auto" w:fill="auto"/>
            <w:vAlign w:val="center"/>
          </w:tcPr>
          <w:p w14:paraId="3BFB74BF" w14:textId="7A0FE38A" w:rsidR="002C5C6A" w:rsidRPr="006D30FE" w:rsidRDefault="002C5C6A" w:rsidP="002C5C6A">
            <w:pPr>
              <w:pStyle w:val="BodyText"/>
              <w:jc w:val="both"/>
              <w:rPr>
                <w:b/>
                <w:spacing w:val="-2"/>
                <w:sz w:val="20"/>
                <w:szCs w:val="20"/>
                <w:lang w:val="en-US"/>
              </w:rPr>
            </w:pPr>
            <w:r>
              <w:rPr>
                <w:b/>
                <w:spacing w:val="-2"/>
                <w:sz w:val="20"/>
                <w:szCs w:val="20"/>
                <w:lang w:val="en-US"/>
              </w:rPr>
              <w:t xml:space="preserve">Subject Recruitment </w:t>
            </w:r>
          </w:p>
        </w:tc>
        <w:tc>
          <w:tcPr>
            <w:tcW w:w="406" w:type="dxa"/>
            <w:shd w:val="clear" w:color="auto" w:fill="404040" w:themeFill="text1" w:themeFillTint="BF"/>
            <w:vAlign w:val="center"/>
          </w:tcPr>
          <w:p w14:paraId="38BAA4DF" w14:textId="77777777" w:rsidR="002C5C6A" w:rsidRPr="006D30FE" w:rsidRDefault="002C5C6A" w:rsidP="002C5C6A">
            <w:pPr>
              <w:pStyle w:val="BodyText"/>
              <w:jc w:val="both"/>
              <w:rPr>
                <w:spacing w:val="-2"/>
                <w:sz w:val="20"/>
                <w:szCs w:val="20"/>
                <w:lang w:val="en-US"/>
              </w:rPr>
            </w:pPr>
          </w:p>
        </w:tc>
        <w:tc>
          <w:tcPr>
            <w:tcW w:w="407" w:type="dxa"/>
            <w:gridSpan w:val="2"/>
            <w:tcBorders>
              <w:bottom w:val="single" w:sz="4" w:space="0" w:color="000000"/>
            </w:tcBorders>
            <w:shd w:val="clear" w:color="auto" w:fill="404040" w:themeFill="text1" w:themeFillTint="BF"/>
            <w:vAlign w:val="center"/>
          </w:tcPr>
          <w:p w14:paraId="6B53BE8C" w14:textId="77777777" w:rsidR="002C5C6A" w:rsidRPr="006D30FE" w:rsidRDefault="002C5C6A" w:rsidP="002C5C6A">
            <w:pPr>
              <w:pStyle w:val="BodyText"/>
              <w:jc w:val="both"/>
              <w:rPr>
                <w:spacing w:val="-2"/>
                <w:sz w:val="20"/>
                <w:szCs w:val="20"/>
                <w:lang w:val="en-US"/>
              </w:rPr>
            </w:pPr>
          </w:p>
        </w:tc>
        <w:tc>
          <w:tcPr>
            <w:tcW w:w="407" w:type="dxa"/>
            <w:gridSpan w:val="3"/>
            <w:tcBorders>
              <w:bottom w:val="single" w:sz="4" w:space="0" w:color="000000"/>
            </w:tcBorders>
            <w:shd w:val="clear" w:color="auto" w:fill="404040" w:themeFill="text1" w:themeFillTint="BF"/>
            <w:vAlign w:val="center"/>
          </w:tcPr>
          <w:p w14:paraId="06C20244" w14:textId="77777777" w:rsidR="002C5C6A" w:rsidRPr="006D30FE" w:rsidRDefault="002C5C6A" w:rsidP="002C5C6A">
            <w:pPr>
              <w:pStyle w:val="BodyText"/>
              <w:jc w:val="both"/>
              <w:rPr>
                <w:spacing w:val="-2"/>
                <w:sz w:val="20"/>
                <w:szCs w:val="20"/>
                <w:lang w:val="en-US"/>
              </w:rPr>
            </w:pPr>
          </w:p>
        </w:tc>
        <w:tc>
          <w:tcPr>
            <w:tcW w:w="407" w:type="dxa"/>
            <w:tcBorders>
              <w:bottom w:val="single" w:sz="4" w:space="0" w:color="000000"/>
            </w:tcBorders>
            <w:shd w:val="clear" w:color="auto" w:fill="404040" w:themeFill="text1" w:themeFillTint="BF"/>
            <w:vAlign w:val="center"/>
          </w:tcPr>
          <w:p w14:paraId="5BDD927D" w14:textId="77777777" w:rsidR="002C5C6A" w:rsidRPr="006D30FE" w:rsidRDefault="002C5C6A" w:rsidP="002C5C6A">
            <w:pPr>
              <w:pStyle w:val="BodyText"/>
              <w:jc w:val="both"/>
              <w:rPr>
                <w:spacing w:val="-2"/>
                <w:sz w:val="20"/>
                <w:szCs w:val="20"/>
                <w:lang w:val="en-US"/>
              </w:rPr>
            </w:pPr>
          </w:p>
        </w:tc>
        <w:tc>
          <w:tcPr>
            <w:tcW w:w="407" w:type="dxa"/>
            <w:gridSpan w:val="2"/>
            <w:tcBorders>
              <w:bottom w:val="single" w:sz="4" w:space="0" w:color="000000"/>
            </w:tcBorders>
            <w:shd w:val="clear" w:color="auto" w:fill="auto"/>
            <w:vAlign w:val="center"/>
          </w:tcPr>
          <w:p w14:paraId="5E49B08E" w14:textId="77777777" w:rsidR="002C5C6A" w:rsidRPr="006D30FE" w:rsidRDefault="002C5C6A" w:rsidP="002C5C6A">
            <w:pPr>
              <w:pStyle w:val="BodyText"/>
              <w:jc w:val="both"/>
              <w:rPr>
                <w:spacing w:val="-2"/>
                <w:sz w:val="20"/>
                <w:szCs w:val="20"/>
                <w:lang w:val="en-US"/>
              </w:rPr>
            </w:pPr>
          </w:p>
        </w:tc>
      </w:tr>
      <w:tr w:rsidR="002C5C6A" w:rsidRPr="00732000" w14:paraId="7861E773" w14:textId="77777777" w:rsidTr="000E1F02">
        <w:trPr>
          <w:trHeight w:val="455"/>
        </w:trPr>
        <w:tc>
          <w:tcPr>
            <w:tcW w:w="7461" w:type="dxa"/>
            <w:shd w:val="clear" w:color="auto" w:fill="auto"/>
            <w:vAlign w:val="center"/>
          </w:tcPr>
          <w:p w14:paraId="4A7E62DE" w14:textId="692E149B" w:rsidR="002C5C6A" w:rsidRPr="006D30FE" w:rsidRDefault="002C5C6A" w:rsidP="002C5C6A">
            <w:pPr>
              <w:pStyle w:val="BodyText"/>
              <w:jc w:val="both"/>
              <w:rPr>
                <w:b/>
                <w:spacing w:val="-2"/>
                <w:sz w:val="20"/>
                <w:szCs w:val="20"/>
                <w:lang w:val="en-US"/>
              </w:rPr>
            </w:pPr>
            <w:r w:rsidRPr="006D30FE">
              <w:rPr>
                <w:b/>
                <w:spacing w:val="-2"/>
                <w:sz w:val="20"/>
                <w:szCs w:val="20"/>
                <w:lang w:val="en-US"/>
              </w:rPr>
              <w:t xml:space="preserve">Analysis of </w:t>
            </w:r>
            <w:r w:rsidR="000E1F02">
              <w:rPr>
                <w:b/>
                <w:spacing w:val="-2"/>
                <w:sz w:val="20"/>
                <w:szCs w:val="20"/>
                <w:lang w:val="en-US"/>
              </w:rPr>
              <w:t xml:space="preserve">ENDS use on respiratory outcomes </w:t>
            </w:r>
            <w:r w:rsidRPr="006D30FE">
              <w:rPr>
                <w:b/>
                <w:spacing w:val="-2"/>
                <w:sz w:val="20"/>
                <w:szCs w:val="20"/>
                <w:lang w:val="en-US"/>
              </w:rPr>
              <w:t xml:space="preserve"> (Specific Aim 1)</w:t>
            </w:r>
          </w:p>
        </w:tc>
        <w:tc>
          <w:tcPr>
            <w:tcW w:w="406" w:type="dxa"/>
            <w:shd w:val="clear" w:color="auto" w:fill="404040" w:themeFill="text1" w:themeFillTint="BF"/>
            <w:vAlign w:val="center"/>
          </w:tcPr>
          <w:p w14:paraId="6DA3B6B0" w14:textId="77777777" w:rsidR="002C5C6A" w:rsidRPr="006D30FE" w:rsidRDefault="002C5C6A" w:rsidP="002C5C6A">
            <w:pPr>
              <w:pStyle w:val="BodyText"/>
              <w:jc w:val="both"/>
              <w:rPr>
                <w:spacing w:val="-2"/>
                <w:sz w:val="20"/>
                <w:szCs w:val="20"/>
                <w:lang w:val="en-US"/>
              </w:rPr>
            </w:pPr>
          </w:p>
        </w:tc>
        <w:tc>
          <w:tcPr>
            <w:tcW w:w="407" w:type="dxa"/>
            <w:gridSpan w:val="2"/>
            <w:shd w:val="clear" w:color="auto" w:fill="404040" w:themeFill="text1" w:themeFillTint="BF"/>
            <w:vAlign w:val="center"/>
          </w:tcPr>
          <w:p w14:paraId="3CA46830" w14:textId="77777777" w:rsidR="002C5C6A" w:rsidRPr="006D30FE" w:rsidRDefault="002C5C6A" w:rsidP="002C5C6A">
            <w:pPr>
              <w:pStyle w:val="BodyText"/>
              <w:jc w:val="both"/>
              <w:rPr>
                <w:spacing w:val="-2"/>
                <w:sz w:val="20"/>
                <w:szCs w:val="20"/>
                <w:lang w:val="en-US"/>
              </w:rPr>
            </w:pPr>
          </w:p>
        </w:tc>
        <w:tc>
          <w:tcPr>
            <w:tcW w:w="407" w:type="dxa"/>
            <w:gridSpan w:val="3"/>
            <w:shd w:val="clear" w:color="auto" w:fill="404040" w:themeFill="text1" w:themeFillTint="BF"/>
            <w:vAlign w:val="center"/>
          </w:tcPr>
          <w:p w14:paraId="0A3DC2CC" w14:textId="77777777" w:rsidR="002C5C6A" w:rsidRPr="006D30FE" w:rsidRDefault="002C5C6A" w:rsidP="002C5C6A">
            <w:pPr>
              <w:pStyle w:val="BodyText"/>
              <w:jc w:val="both"/>
              <w:rPr>
                <w:spacing w:val="-2"/>
                <w:sz w:val="20"/>
                <w:szCs w:val="20"/>
                <w:lang w:val="en-US"/>
              </w:rPr>
            </w:pPr>
          </w:p>
        </w:tc>
        <w:tc>
          <w:tcPr>
            <w:tcW w:w="407" w:type="dxa"/>
            <w:tcBorders>
              <w:bottom w:val="single" w:sz="4" w:space="0" w:color="000000"/>
            </w:tcBorders>
            <w:shd w:val="clear" w:color="auto" w:fill="404040" w:themeFill="text1" w:themeFillTint="BF"/>
            <w:vAlign w:val="center"/>
          </w:tcPr>
          <w:p w14:paraId="7E66B8EA" w14:textId="77777777" w:rsidR="002C5C6A" w:rsidRPr="006D30FE" w:rsidRDefault="002C5C6A" w:rsidP="002C5C6A">
            <w:pPr>
              <w:pStyle w:val="BodyText"/>
              <w:jc w:val="both"/>
              <w:rPr>
                <w:spacing w:val="-2"/>
                <w:sz w:val="20"/>
                <w:szCs w:val="20"/>
                <w:lang w:val="en-US"/>
              </w:rPr>
            </w:pPr>
          </w:p>
        </w:tc>
        <w:tc>
          <w:tcPr>
            <w:tcW w:w="407" w:type="dxa"/>
            <w:gridSpan w:val="2"/>
            <w:tcBorders>
              <w:bottom w:val="single" w:sz="4" w:space="0" w:color="000000"/>
            </w:tcBorders>
            <w:shd w:val="clear" w:color="auto" w:fill="404040" w:themeFill="text1" w:themeFillTint="BF"/>
            <w:vAlign w:val="center"/>
          </w:tcPr>
          <w:p w14:paraId="45D0DAAD" w14:textId="77777777" w:rsidR="002C5C6A" w:rsidRPr="006D30FE" w:rsidRDefault="002C5C6A" w:rsidP="002C5C6A">
            <w:pPr>
              <w:pStyle w:val="BodyText"/>
              <w:jc w:val="both"/>
              <w:rPr>
                <w:spacing w:val="-2"/>
                <w:sz w:val="20"/>
                <w:szCs w:val="20"/>
                <w:lang w:val="en-US"/>
              </w:rPr>
            </w:pPr>
          </w:p>
        </w:tc>
      </w:tr>
      <w:tr w:rsidR="002C5C6A" w:rsidRPr="00732000" w14:paraId="7BE8F16B" w14:textId="77777777" w:rsidTr="000E1F02">
        <w:trPr>
          <w:trHeight w:val="430"/>
        </w:trPr>
        <w:tc>
          <w:tcPr>
            <w:tcW w:w="7461" w:type="dxa"/>
            <w:shd w:val="clear" w:color="auto" w:fill="auto"/>
            <w:vAlign w:val="center"/>
          </w:tcPr>
          <w:p w14:paraId="5EF9275A" w14:textId="3476B7CC" w:rsidR="002C5C6A" w:rsidRPr="006D30FE" w:rsidRDefault="000E1F02" w:rsidP="002C5C6A">
            <w:pPr>
              <w:pStyle w:val="BodyText"/>
              <w:jc w:val="both"/>
              <w:rPr>
                <w:b/>
                <w:spacing w:val="-2"/>
                <w:sz w:val="20"/>
                <w:szCs w:val="20"/>
                <w:lang w:val="en-US"/>
              </w:rPr>
            </w:pPr>
            <w:r>
              <w:rPr>
                <w:b/>
                <w:spacing w:val="-2"/>
                <w:sz w:val="20"/>
                <w:szCs w:val="20"/>
                <w:lang w:val="en-US"/>
              </w:rPr>
              <w:t>Identification of gene expression signature of ENDS use</w:t>
            </w:r>
            <w:r w:rsidR="002C5C6A" w:rsidRPr="006D30FE">
              <w:rPr>
                <w:b/>
                <w:spacing w:val="-2"/>
                <w:sz w:val="20"/>
                <w:szCs w:val="20"/>
                <w:lang w:val="en-US"/>
              </w:rPr>
              <w:t xml:space="preserve"> (Specific Aim 2)</w:t>
            </w:r>
          </w:p>
        </w:tc>
        <w:tc>
          <w:tcPr>
            <w:tcW w:w="406" w:type="dxa"/>
            <w:tcBorders>
              <w:bottom w:val="single" w:sz="4" w:space="0" w:color="000000"/>
            </w:tcBorders>
            <w:shd w:val="clear" w:color="auto" w:fill="404040" w:themeFill="text1" w:themeFillTint="BF"/>
            <w:vAlign w:val="center"/>
          </w:tcPr>
          <w:p w14:paraId="17679C36" w14:textId="77777777" w:rsidR="002C5C6A" w:rsidRPr="006D30FE" w:rsidRDefault="002C5C6A" w:rsidP="002C5C6A">
            <w:pPr>
              <w:pStyle w:val="BodyText"/>
              <w:jc w:val="both"/>
              <w:rPr>
                <w:spacing w:val="-2"/>
                <w:sz w:val="20"/>
                <w:szCs w:val="20"/>
                <w:lang w:val="en-US"/>
              </w:rPr>
            </w:pPr>
          </w:p>
        </w:tc>
        <w:tc>
          <w:tcPr>
            <w:tcW w:w="407" w:type="dxa"/>
            <w:gridSpan w:val="2"/>
            <w:tcBorders>
              <w:bottom w:val="single" w:sz="4" w:space="0" w:color="000000"/>
            </w:tcBorders>
            <w:shd w:val="clear" w:color="auto" w:fill="404040" w:themeFill="text1" w:themeFillTint="BF"/>
            <w:vAlign w:val="center"/>
          </w:tcPr>
          <w:p w14:paraId="7CE08866" w14:textId="77777777" w:rsidR="002C5C6A" w:rsidRPr="006D30FE" w:rsidRDefault="002C5C6A" w:rsidP="002C5C6A">
            <w:pPr>
              <w:pStyle w:val="BodyText"/>
              <w:jc w:val="both"/>
              <w:rPr>
                <w:spacing w:val="-2"/>
                <w:sz w:val="20"/>
                <w:szCs w:val="20"/>
                <w:lang w:val="en-US"/>
              </w:rPr>
            </w:pPr>
          </w:p>
        </w:tc>
        <w:tc>
          <w:tcPr>
            <w:tcW w:w="407" w:type="dxa"/>
            <w:gridSpan w:val="3"/>
            <w:tcBorders>
              <w:bottom w:val="single" w:sz="4" w:space="0" w:color="000000"/>
            </w:tcBorders>
            <w:shd w:val="clear" w:color="auto" w:fill="404040" w:themeFill="text1" w:themeFillTint="BF"/>
            <w:vAlign w:val="center"/>
          </w:tcPr>
          <w:p w14:paraId="4CDDA784" w14:textId="77777777" w:rsidR="002C5C6A" w:rsidRPr="006D30FE" w:rsidRDefault="002C5C6A" w:rsidP="002C5C6A">
            <w:pPr>
              <w:pStyle w:val="BodyText"/>
              <w:jc w:val="both"/>
              <w:rPr>
                <w:spacing w:val="-2"/>
                <w:sz w:val="20"/>
                <w:szCs w:val="20"/>
                <w:lang w:val="en-US"/>
              </w:rPr>
            </w:pPr>
          </w:p>
        </w:tc>
        <w:tc>
          <w:tcPr>
            <w:tcW w:w="407" w:type="dxa"/>
            <w:tcBorders>
              <w:bottom w:val="single" w:sz="4" w:space="0" w:color="000000"/>
            </w:tcBorders>
            <w:shd w:val="clear" w:color="auto" w:fill="404040" w:themeFill="text1" w:themeFillTint="BF"/>
            <w:vAlign w:val="center"/>
          </w:tcPr>
          <w:p w14:paraId="6E705388" w14:textId="77777777" w:rsidR="002C5C6A" w:rsidRPr="006D30FE" w:rsidRDefault="002C5C6A" w:rsidP="002C5C6A">
            <w:pPr>
              <w:pStyle w:val="BodyText"/>
              <w:jc w:val="both"/>
              <w:rPr>
                <w:spacing w:val="-2"/>
                <w:sz w:val="20"/>
                <w:szCs w:val="20"/>
                <w:lang w:val="en-US"/>
              </w:rPr>
            </w:pPr>
          </w:p>
        </w:tc>
        <w:tc>
          <w:tcPr>
            <w:tcW w:w="407" w:type="dxa"/>
            <w:gridSpan w:val="2"/>
            <w:tcBorders>
              <w:bottom w:val="single" w:sz="4" w:space="0" w:color="000000"/>
            </w:tcBorders>
            <w:shd w:val="clear" w:color="auto" w:fill="404040" w:themeFill="text1" w:themeFillTint="BF"/>
            <w:vAlign w:val="center"/>
          </w:tcPr>
          <w:p w14:paraId="66418DC7" w14:textId="77777777" w:rsidR="002C5C6A" w:rsidRPr="006D30FE" w:rsidRDefault="002C5C6A" w:rsidP="002C5C6A">
            <w:pPr>
              <w:pStyle w:val="BodyText"/>
              <w:jc w:val="both"/>
              <w:rPr>
                <w:spacing w:val="-2"/>
                <w:sz w:val="20"/>
                <w:szCs w:val="20"/>
                <w:lang w:val="en-US"/>
              </w:rPr>
            </w:pPr>
          </w:p>
        </w:tc>
      </w:tr>
      <w:tr w:rsidR="002C5C6A" w:rsidRPr="00732000" w14:paraId="0C97C466" w14:textId="77777777" w:rsidTr="000E1F02">
        <w:trPr>
          <w:trHeight w:val="617"/>
        </w:trPr>
        <w:tc>
          <w:tcPr>
            <w:tcW w:w="7461" w:type="dxa"/>
            <w:tcBorders>
              <w:bottom w:val="single" w:sz="4" w:space="0" w:color="000000"/>
            </w:tcBorders>
            <w:shd w:val="clear" w:color="auto" w:fill="auto"/>
            <w:vAlign w:val="center"/>
          </w:tcPr>
          <w:p w14:paraId="328285D1" w14:textId="4975DEDB" w:rsidR="002C5C6A" w:rsidRPr="006D30FE" w:rsidRDefault="000E1F02" w:rsidP="002C5C6A">
            <w:pPr>
              <w:pStyle w:val="BodyText"/>
              <w:jc w:val="both"/>
              <w:rPr>
                <w:b/>
                <w:spacing w:val="-2"/>
                <w:sz w:val="20"/>
                <w:szCs w:val="20"/>
                <w:lang w:val="en-US"/>
              </w:rPr>
            </w:pPr>
            <w:r>
              <w:rPr>
                <w:b/>
                <w:spacing w:val="-2"/>
                <w:sz w:val="20"/>
                <w:szCs w:val="20"/>
                <w:lang w:val="en-US"/>
              </w:rPr>
              <w:t>Pilot Intervention</w:t>
            </w:r>
            <w:r w:rsidR="002C5C6A" w:rsidRPr="006D30FE">
              <w:rPr>
                <w:b/>
                <w:spacing w:val="-2"/>
                <w:sz w:val="20"/>
                <w:szCs w:val="20"/>
                <w:lang w:val="en-US"/>
              </w:rPr>
              <w:t xml:space="preserve"> (Specific Aim 3)</w:t>
            </w:r>
          </w:p>
        </w:tc>
        <w:tc>
          <w:tcPr>
            <w:tcW w:w="406" w:type="dxa"/>
            <w:tcBorders>
              <w:bottom w:val="single" w:sz="4" w:space="0" w:color="000000"/>
            </w:tcBorders>
            <w:shd w:val="clear" w:color="auto" w:fill="404040" w:themeFill="text1" w:themeFillTint="BF"/>
            <w:vAlign w:val="center"/>
          </w:tcPr>
          <w:p w14:paraId="545464C9" w14:textId="77777777" w:rsidR="002C5C6A" w:rsidRPr="006D30FE" w:rsidRDefault="002C5C6A" w:rsidP="002C5C6A">
            <w:pPr>
              <w:pStyle w:val="BodyText"/>
              <w:jc w:val="both"/>
              <w:rPr>
                <w:spacing w:val="-2"/>
                <w:sz w:val="20"/>
                <w:szCs w:val="20"/>
                <w:lang w:val="en-US"/>
              </w:rPr>
            </w:pPr>
          </w:p>
        </w:tc>
        <w:tc>
          <w:tcPr>
            <w:tcW w:w="407" w:type="dxa"/>
            <w:gridSpan w:val="2"/>
            <w:tcBorders>
              <w:bottom w:val="single" w:sz="4" w:space="0" w:color="000000"/>
            </w:tcBorders>
            <w:shd w:val="clear" w:color="auto" w:fill="404040" w:themeFill="text1" w:themeFillTint="BF"/>
            <w:vAlign w:val="center"/>
          </w:tcPr>
          <w:p w14:paraId="44AB6642" w14:textId="77777777" w:rsidR="002C5C6A" w:rsidRPr="006D30FE" w:rsidRDefault="002C5C6A" w:rsidP="002C5C6A">
            <w:pPr>
              <w:pStyle w:val="BodyText"/>
              <w:jc w:val="both"/>
              <w:rPr>
                <w:spacing w:val="-2"/>
                <w:sz w:val="20"/>
                <w:szCs w:val="20"/>
                <w:lang w:val="en-US"/>
              </w:rPr>
            </w:pPr>
          </w:p>
        </w:tc>
        <w:tc>
          <w:tcPr>
            <w:tcW w:w="407" w:type="dxa"/>
            <w:gridSpan w:val="3"/>
            <w:tcBorders>
              <w:bottom w:val="single" w:sz="4" w:space="0" w:color="000000"/>
            </w:tcBorders>
            <w:shd w:val="clear" w:color="auto" w:fill="404040" w:themeFill="text1" w:themeFillTint="BF"/>
            <w:vAlign w:val="center"/>
          </w:tcPr>
          <w:p w14:paraId="7E7ED9C0" w14:textId="77777777" w:rsidR="002C5C6A" w:rsidRPr="006D30FE" w:rsidRDefault="002C5C6A" w:rsidP="002C5C6A">
            <w:pPr>
              <w:pStyle w:val="BodyText"/>
              <w:jc w:val="both"/>
              <w:rPr>
                <w:spacing w:val="-2"/>
                <w:sz w:val="20"/>
                <w:szCs w:val="20"/>
                <w:lang w:val="en-US"/>
              </w:rPr>
            </w:pPr>
          </w:p>
        </w:tc>
        <w:tc>
          <w:tcPr>
            <w:tcW w:w="407" w:type="dxa"/>
            <w:shd w:val="clear" w:color="auto" w:fill="404040" w:themeFill="text1" w:themeFillTint="BF"/>
            <w:vAlign w:val="center"/>
          </w:tcPr>
          <w:p w14:paraId="63748A8B" w14:textId="77777777" w:rsidR="002C5C6A" w:rsidRPr="006D30FE" w:rsidRDefault="002C5C6A" w:rsidP="002C5C6A">
            <w:pPr>
              <w:pStyle w:val="BodyText"/>
              <w:jc w:val="both"/>
              <w:rPr>
                <w:spacing w:val="-2"/>
                <w:sz w:val="20"/>
                <w:szCs w:val="20"/>
                <w:lang w:val="en-US"/>
              </w:rPr>
            </w:pPr>
          </w:p>
        </w:tc>
        <w:tc>
          <w:tcPr>
            <w:tcW w:w="407" w:type="dxa"/>
            <w:gridSpan w:val="2"/>
            <w:shd w:val="clear" w:color="auto" w:fill="404040" w:themeFill="text1" w:themeFillTint="BF"/>
            <w:vAlign w:val="center"/>
          </w:tcPr>
          <w:p w14:paraId="08F3D0A3" w14:textId="77777777" w:rsidR="002C5C6A" w:rsidRPr="006D30FE" w:rsidRDefault="002C5C6A" w:rsidP="002C5C6A">
            <w:pPr>
              <w:pStyle w:val="BodyText"/>
              <w:jc w:val="both"/>
              <w:rPr>
                <w:spacing w:val="-2"/>
                <w:sz w:val="20"/>
                <w:szCs w:val="20"/>
                <w:lang w:val="en-US"/>
              </w:rPr>
            </w:pPr>
          </w:p>
        </w:tc>
      </w:tr>
      <w:tr w:rsidR="002C5C6A" w:rsidRPr="00732000" w14:paraId="0082F1B5" w14:textId="77777777" w:rsidTr="000E1F02">
        <w:trPr>
          <w:trHeight w:val="671"/>
        </w:trPr>
        <w:tc>
          <w:tcPr>
            <w:tcW w:w="7461" w:type="dxa"/>
            <w:shd w:val="clear" w:color="auto" w:fill="auto"/>
            <w:vAlign w:val="center"/>
          </w:tcPr>
          <w:p w14:paraId="355645F6" w14:textId="17809C7A" w:rsidR="002C5C6A" w:rsidRPr="006D30FE" w:rsidRDefault="000E1F02" w:rsidP="002C5C6A">
            <w:pPr>
              <w:pStyle w:val="BodyText"/>
              <w:jc w:val="both"/>
              <w:rPr>
                <w:b/>
                <w:spacing w:val="-2"/>
                <w:sz w:val="20"/>
                <w:szCs w:val="20"/>
                <w:lang w:val="en-US"/>
              </w:rPr>
            </w:pPr>
            <w:r>
              <w:rPr>
                <w:b/>
                <w:spacing w:val="-2"/>
                <w:sz w:val="20"/>
                <w:szCs w:val="20"/>
                <w:lang w:val="en-US"/>
              </w:rPr>
              <w:t>Gene expression follow up after cessation intervention</w:t>
            </w:r>
            <w:r w:rsidR="002C5C6A" w:rsidRPr="006D30FE">
              <w:rPr>
                <w:b/>
                <w:spacing w:val="-2"/>
                <w:sz w:val="20"/>
                <w:szCs w:val="20"/>
                <w:lang w:val="en-US"/>
              </w:rPr>
              <w:t xml:space="preserve"> (Specific Aim 3)</w:t>
            </w:r>
          </w:p>
        </w:tc>
        <w:tc>
          <w:tcPr>
            <w:tcW w:w="406" w:type="dxa"/>
            <w:tcBorders>
              <w:bottom w:val="single" w:sz="4" w:space="0" w:color="000000"/>
            </w:tcBorders>
            <w:shd w:val="clear" w:color="auto" w:fill="auto"/>
            <w:vAlign w:val="center"/>
          </w:tcPr>
          <w:p w14:paraId="49C6BE17" w14:textId="77777777" w:rsidR="002C5C6A" w:rsidRPr="006D30FE" w:rsidRDefault="002C5C6A" w:rsidP="002C5C6A">
            <w:pPr>
              <w:pStyle w:val="BodyText"/>
              <w:jc w:val="both"/>
              <w:rPr>
                <w:spacing w:val="-2"/>
                <w:sz w:val="20"/>
                <w:szCs w:val="20"/>
                <w:lang w:val="en-US"/>
              </w:rPr>
            </w:pPr>
          </w:p>
        </w:tc>
        <w:tc>
          <w:tcPr>
            <w:tcW w:w="407" w:type="dxa"/>
            <w:gridSpan w:val="2"/>
            <w:tcBorders>
              <w:bottom w:val="single" w:sz="4" w:space="0" w:color="000000"/>
            </w:tcBorders>
            <w:shd w:val="clear" w:color="auto" w:fill="404040" w:themeFill="text1" w:themeFillTint="BF"/>
            <w:vAlign w:val="center"/>
          </w:tcPr>
          <w:p w14:paraId="68775C62" w14:textId="77777777" w:rsidR="002C5C6A" w:rsidRPr="006D30FE" w:rsidRDefault="002C5C6A" w:rsidP="002C5C6A">
            <w:pPr>
              <w:pStyle w:val="BodyText"/>
              <w:jc w:val="both"/>
              <w:rPr>
                <w:spacing w:val="-2"/>
                <w:sz w:val="20"/>
                <w:szCs w:val="20"/>
                <w:lang w:val="en-US"/>
              </w:rPr>
            </w:pPr>
          </w:p>
        </w:tc>
        <w:tc>
          <w:tcPr>
            <w:tcW w:w="407" w:type="dxa"/>
            <w:gridSpan w:val="3"/>
            <w:tcBorders>
              <w:bottom w:val="single" w:sz="4" w:space="0" w:color="000000"/>
            </w:tcBorders>
            <w:shd w:val="clear" w:color="auto" w:fill="404040" w:themeFill="text1" w:themeFillTint="BF"/>
            <w:vAlign w:val="center"/>
          </w:tcPr>
          <w:p w14:paraId="4620083F" w14:textId="77777777" w:rsidR="002C5C6A" w:rsidRPr="006D30FE" w:rsidRDefault="002C5C6A" w:rsidP="002C5C6A">
            <w:pPr>
              <w:pStyle w:val="BodyText"/>
              <w:jc w:val="both"/>
              <w:rPr>
                <w:spacing w:val="-2"/>
                <w:sz w:val="20"/>
                <w:szCs w:val="20"/>
                <w:lang w:val="en-US"/>
              </w:rPr>
            </w:pPr>
          </w:p>
        </w:tc>
        <w:tc>
          <w:tcPr>
            <w:tcW w:w="407" w:type="dxa"/>
            <w:tcBorders>
              <w:bottom w:val="single" w:sz="4" w:space="0" w:color="000000"/>
            </w:tcBorders>
            <w:shd w:val="clear" w:color="auto" w:fill="404040" w:themeFill="text1" w:themeFillTint="BF"/>
            <w:vAlign w:val="center"/>
          </w:tcPr>
          <w:p w14:paraId="55E94143" w14:textId="77777777" w:rsidR="002C5C6A" w:rsidRPr="006D30FE" w:rsidRDefault="002C5C6A" w:rsidP="002C5C6A">
            <w:pPr>
              <w:pStyle w:val="BodyText"/>
              <w:jc w:val="both"/>
              <w:rPr>
                <w:spacing w:val="-2"/>
                <w:sz w:val="20"/>
                <w:szCs w:val="20"/>
                <w:lang w:val="en-US"/>
              </w:rPr>
            </w:pPr>
          </w:p>
        </w:tc>
        <w:tc>
          <w:tcPr>
            <w:tcW w:w="407" w:type="dxa"/>
            <w:gridSpan w:val="2"/>
            <w:tcBorders>
              <w:bottom w:val="single" w:sz="4" w:space="0" w:color="000000"/>
            </w:tcBorders>
            <w:shd w:val="clear" w:color="auto" w:fill="404040" w:themeFill="text1" w:themeFillTint="BF"/>
            <w:vAlign w:val="center"/>
          </w:tcPr>
          <w:p w14:paraId="70798226" w14:textId="77777777" w:rsidR="002C5C6A" w:rsidRPr="006D30FE" w:rsidRDefault="002C5C6A" w:rsidP="002C5C6A">
            <w:pPr>
              <w:pStyle w:val="BodyText"/>
              <w:jc w:val="both"/>
              <w:rPr>
                <w:spacing w:val="-2"/>
                <w:sz w:val="20"/>
                <w:szCs w:val="20"/>
                <w:lang w:val="en-US"/>
              </w:rPr>
            </w:pPr>
          </w:p>
        </w:tc>
      </w:tr>
      <w:tr w:rsidR="002C5C6A" w:rsidRPr="00732000" w14:paraId="585EF556" w14:textId="77777777" w:rsidTr="000E1F02">
        <w:trPr>
          <w:trHeight w:val="455"/>
        </w:trPr>
        <w:tc>
          <w:tcPr>
            <w:tcW w:w="7461" w:type="dxa"/>
            <w:shd w:val="clear" w:color="auto" w:fill="auto"/>
            <w:vAlign w:val="center"/>
          </w:tcPr>
          <w:p w14:paraId="3A7F50A5" w14:textId="178F2C3B" w:rsidR="002C5C6A" w:rsidRPr="006D30FE" w:rsidRDefault="000E1F02" w:rsidP="002C5C6A">
            <w:pPr>
              <w:pStyle w:val="BodyText"/>
              <w:jc w:val="both"/>
              <w:rPr>
                <w:b/>
                <w:spacing w:val="-2"/>
                <w:sz w:val="20"/>
                <w:szCs w:val="20"/>
                <w:lang w:val="en-US"/>
              </w:rPr>
            </w:pPr>
            <w:r w:rsidRPr="000E1F02">
              <w:rPr>
                <w:b/>
                <w:spacing w:val="-2"/>
                <w:sz w:val="20"/>
                <w:szCs w:val="20"/>
                <w:lang w:val="en-US"/>
              </w:rPr>
              <w:t xml:space="preserve">Dissemination of Results </w:t>
            </w:r>
          </w:p>
        </w:tc>
        <w:tc>
          <w:tcPr>
            <w:tcW w:w="406" w:type="dxa"/>
            <w:shd w:val="clear" w:color="auto" w:fill="auto"/>
            <w:vAlign w:val="center"/>
          </w:tcPr>
          <w:p w14:paraId="4145A402" w14:textId="77777777" w:rsidR="002C5C6A" w:rsidRPr="006D30FE" w:rsidRDefault="002C5C6A" w:rsidP="002C5C6A">
            <w:pPr>
              <w:pStyle w:val="BodyText"/>
              <w:jc w:val="both"/>
              <w:rPr>
                <w:spacing w:val="-2"/>
                <w:sz w:val="20"/>
                <w:szCs w:val="20"/>
                <w:lang w:val="en-US"/>
              </w:rPr>
            </w:pPr>
          </w:p>
        </w:tc>
        <w:tc>
          <w:tcPr>
            <w:tcW w:w="407" w:type="dxa"/>
            <w:gridSpan w:val="2"/>
            <w:shd w:val="clear" w:color="auto" w:fill="404040" w:themeFill="text1" w:themeFillTint="BF"/>
            <w:vAlign w:val="center"/>
          </w:tcPr>
          <w:p w14:paraId="27B1AC68" w14:textId="77777777" w:rsidR="002C5C6A" w:rsidRPr="006D30FE" w:rsidRDefault="002C5C6A" w:rsidP="002C5C6A">
            <w:pPr>
              <w:pStyle w:val="BodyText"/>
              <w:jc w:val="both"/>
              <w:rPr>
                <w:spacing w:val="-2"/>
                <w:sz w:val="20"/>
                <w:szCs w:val="20"/>
                <w:lang w:val="en-US"/>
              </w:rPr>
            </w:pPr>
          </w:p>
        </w:tc>
        <w:tc>
          <w:tcPr>
            <w:tcW w:w="407" w:type="dxa"/>
            <w:gridSpan w:val="3"/>
            <w:shd w:val="clear" w:color="auto" w:fill="404040" w:themeFill="text1" w:themeFillTint="BF"/>
            <w:vAlign w:val="center"/>
          </w:tcPr>
          <w:p w14:paraId="662FD6CA" w14:textId="77777777" w:rsidR="002C5C6A" w:rsidRPr="006D30FE" w:rsidRDefault="002C5C6A" w:rsidP="002C5C6A">
            <w:pPr>
              <w:pStyle w:val="BodyText"/>
              <w:jc w:val="both"/>
              <w:rPr>
                <w:spacing w:val="-2"/>
                <w:sz w:val="20"/>
                <w:szCs w:val="20"/>
                <w:lang w:val="en-US"/>
              </w:rPr>
            </w:pPr>
          </w:p>
        </w:tc>
        <w:tc>
          <w:tcPr>
            <w:tcW w:w="407" w:type="dxa"/>
            <w:shd w:val="clear" w:color="auto" w:fill="404040" w:themeFill="text1" w:themeFillTint="BF"/>
            <w:vAlign w:val="center"/>
          </w:tcPr>
          <w:p w14:paraId="544FE863" w14:textId="77777777" w:rsidR="002C5C6A" w:rsidRPr="006D30FE" w:rsidRDefault="002C5C6A" w:rsidP="002C5C6A">
            <w:pPr>
              <w:pStyle w:val="BodyText"/>
              <w:jc w:val="both"/>
              <w:rPr>
                <w:spacing w:val="-2"/>
                <w:sz w:val="20"/>
                <w:szCs w:val="20"/>
                <w:lang w:val="en-US"/>
              </w:rPr>
            </w:pPr>
          </w:p>
        </w:tc>
        <w:tc>
          <w:tcPr>
            <w:tcW w:w="407" w:type="dxa"/>
            <w:gridSpan w:val="2"/>
            <w:shd w:val="clear" w:color="auto" w:fill="404040" w:themeFill="text1" w:themeFillTint="BF"/>
            <w:vAlign w:val="center"/>
          </w:tcPr>
          <w:p w14:paraId="1892F21D" w14:textId="77777777" w:rsidR="002C5C6A" w:rsidRPr="006D30FE" w:rsidRDefault="002C5C6A" w:rsidP="002C5C6A">
            <w:pPr>
              <w:pStyle w:val="BodyText"/>
              <w:jc w:val="both"/>
              <w:rPr>
                <w:spacing w:val="-2"/>
                <w:sz w:val="20"/>
                <w:szCs w:val="20"/>
                <w:lang w:val="en-US"/>
              </w:rPr>
            </w:pPr>
          </w:p>
        </w:tc>
      </w:tr>
    </w:tbl>
    <w:p w14:paraId="1BB7EFE7" w14:textId="4BE90AF0" w:rsidR="00955E92" w:rsidRPr="002C5C6A" w:rsidRDefault="00955E92" w:rsidP="003D2FAC">
      <w:pPr>
        <w:rPr>
          <w:rFonts w:ascii="Arial" w:hAnsi="Arial" w:cs="Arial"/>
          <w:b/>
        </w:rPr>
      </w:pPr>
    </w:p>
    <w:p w14:paraId="2DFB9EE8" w14:textId="77777777" w:rsidR="00BF0CE5" w:rsidRPr="00BF0CE5" w:rsidRDefault="00BF0CE5" w:rsidP="00420E18">
      <w:pPr>
        <w:spacing w:after="120"/>
        <w:rPr>
          <w:rFonts w:ascii="Arial" w:hAnsi="Arial" w:cs="Arial"/>
        </w:rPr>
      </w:pPr>
    </w:p>
    <w:p w14:paraId="537E1243" w14:textId="77777777" w:rsidR="00BF0CE5" w:rsidRPr="00BF0CE5" w:rsidRDefault="00BF0CE5" w:rsidP="00420E18">
      <w:pPr>
        <w:spacing w:after="120"/>
        <w:rPr>
          <w:rFonts w:ascii="Arial" w:hAnsi="Arial" w:cs="Arial"/>
          <w:b/>
        </w:rPr>
      </w:pPr>
    </w:p>
    <w:p w14:paraId="4BE9B4F3" w14:textId="77777777" w:rsidR="00420E18" w:rsidRDefault="00420E18" w:rsidP="00AD5DA6">
      <w:pPr>
        <w:rPr>
          <w:rFonts w:ascii="Arial" w:eastAsia="Times New Roman" w:hAnsi="Arial" w:cs="Arial"/>
          <w:b/>
        </w:rPr>
      </w:pPr>
    </w:p>
    <w:p w14:paraId="795841C9" w14:textId="5B6F72B8" w:rsidR="00D2649F" w:rsidRPr="00420E18" w:rsidRDefault="00D2649F" w:rsidP="00D2649F">
      <w:pPr>
        <w:rPr>
          <w:rFonts w:ascii="Arial" w:eastAsia="Times New Roman" w:hAnsi="Arial" w:cs="Arial"/>
          <w:b/>
        </w:rPr>
      </w:pPr>
    </w:p>
    <w:p w14:paraId="49E0AFB5" w14:textId="1E5B4106" w:rsidR="00482DD4" w:rsidRPr="00D2649F" w:rsidRDefault="00D2649F">
      <w:pPr>
        <w:rPr>
          <w:rFonts w:ascii="Arial" w:hAnsi="Arial" w:cs="Arial"/>
          <w:b/>
        </w:rPr>
      </w:pPr>
      <w:r>
        <w:rPr>
          <w:rFonts w:ascii="Arial" w:eastAsiaTheme="minorEastAsia" w:hAnsi="Arial" w:cs="Arial"/>
        </w:rPr>
        <w:t xml:space="preserve"> </w:t>
      </w:r>
    </w:p>
    <w:sectPr w:rsidR="00482DD4" w:rsidRPr="00D2649F" w:rsidSect="00482DD4">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Holguin, Fernando" w:date="2021-09-13T12:49:00Z" w:initials="HF">
    <w:p w14:paraId="79C1C19D" w14:textId="2D27C66D" w:rsidR="004B1350" w:rsidRPr="00B274C8" w:rsidRDefault="004B1350">
      <w:pPr>
        <w:pStyle w:val="CommentText"/>
        <w:rPr>
          <w:lang w:val="en-US"/>
        </w:rPr>
      </w:pPr>
      <w:r>
        <w:rPr>
          <w:rStyle w:val="CommentReference"/>
        </w:rPr>
        <w:annotationRef/>
      </w:r>
      <w:r>
        <w:rPr>
          <w:lang w:val="en-US"/>
        </w:rPr>
        <w:t>Pattie- can you explain the exclamation point</w:t>
      </w:r>
    </w:p>
  </w:comment>
  <w:comment w:id="5" w:author="Peterson, Ryan" w:date="2021-09-15T09:19:00Z" w:initials="PR">
    <w:p w14:paraId="6001B170" w14:textId="0DE1DCB9" w:rsidR="006221A8" w:rsidRPr="006221A8" w:rsidRDefault="006221A8">
      <w:pPr>
        <w:pStyle w:val="CommentText"/>
        <w:rPr>
          <w:lang w:val="en-US"/>
        </w:rPr>
      </w:pPr>
      <w:r>
        <w:rPr>
          <w:rStyle w:val="CommentReference"/>
        </w:rPr>
        <w:annotationRef/>
      </w:r>
      <w:r>
        <w:rPr>
          <w:lang w:val="en-US"/>
        </w:rPr>
        <w:t xml:space="preserve">The covariates for adjustment </w:t>
      </w:r>
      <w:r w:rsidR="00AD787E">
        <w:rPr>
          <w:lang w:val="en-US"/>
        </w:rPr>
        <w:t xml:space="preserve">in these models </w:t>
      </w:r>
      <w:r>
        <w:rPr>
          <w:lang w:val="en-US"/>
        </w:rPr>
        <w:t>should be listed or at the very least mentioned</w:t>
      </w:r>
      <w:r w:rsidR="00AD787E">
        <w:rPr>
          <w:lang w:val="en-US"/>
        </w:rPr>
        <w:t xml:space="preserve"> in this section</w:t>
      </w:r>
      <w:r>
        <w:rPr>
          <w:lang w:val="en-US"/>
        </w:rPr>
        <w:t xml:space="preserve">. </w:t>
      </w:r>
    </w:p>
  </w:comment>
  <w:comment w:id="6" w:author="Peterson, Ryan" w:date="2021-09-15T09:14:00Z" w:initials="PR">
    <w:p w14:paraId="4D23D12B" w14:textId="77777777" w:rsidR="0029498C" w:rsidRDefault="0029498C">
      <w:pPr>
        <w:pStyle w:val="CommentText"/>
        <w:rPr>
          <w:lang w:val="en-US"/>
        </w:rPr>
      </w:pPr>
      <w:r>
        <w:rPr>
          <w:rStyle w:val="CommentReference"/>
        </w:rPr>
        <w:annotationRef/>
      </w:r>
      <w:r>
        <w:rPr>
          <w:lang w:val="en-US"/>
        </w:rPr>
        <w:t>With 11 outcomes, this means you’ll need to have an unadjusted p-value &lt; 0.</w:t>
      </w:r>
      <w:r w:rsidR="00E03821">
        <w:rPr>
          <w:lang w:val="en-US"/>
        </w:rPr>
        <w:t xml:space="preserve">0045 </w:t>
      </w:r>
      <w:proofErr w:type="gramStart"/>
      <w:r w:rsidR="00E03821">
        <w:rPr>
          <w:lang w:val="en-US"/>
        </w:rPr>
        <w:t>in order to</w:t>
      </w:r>
      <w:proofErr w:type="gramEnd"/>
      <w:r w:rsidR="00E03821">
        <w:rPr>
          <w:lang w:val="en-US"/>
        </w:rPr>
        <w:t xml:space="preserve"> deem a result “significant” at the Bonfe</w:t>
      </w:r>
      <w:r w:rsidR="00693C05">
        <w:rPr>
          <w:lang w:val="en-US"/>
        </w:rPr>
        <w:t>rroni corrected 5% level</w:t>
      </w:r>
      <w:r w:rsidR="00E03821">
        <w:rPr>
          <w:lang w:val="en-US"/>
        </w:rPr>
        <w:t>. This is very conservative. I would suggest</w:t>
      </w:r>
      <w:r w:rsidR="00693C05">
        <w:rPr>
          <w:lang w:val="en-US"/>
        </w:rPr>
        <w:t xml:space="preserve"> either:</w:t>
      </w:r>
    </w:p>
    <w:p w14:paraId="4301C943" w14:textId="77777777" w:rsidR="00693C05" w:rsidRDefault="00693C05">
      <w:pPr>
        <w:pStyle w:val="CommentText"/>
        <w:rPr>
          <w:lang w:val="en-US"/>
        </w:rPr>
      </w:pPr>
    </w:p>
    <w:p w14:paraId="11BAA9B1" w14:textId="131DCDD6" w:rsidR="00693C05" w:rsidRDefault="00693C05">
      <w:pPr>
        <w:pStyle w:val="CommentText"/>
        <w:rPr>
          <w:lang w:val="en-US"/>
        </w:rPr>
      </w:pPr>
      <w:r>
        <w:rPr>
          <w:lang w:val="en-US"/>
        </w:rPr>
        <w:t xml:space="preserve">1) pick a primary outcome or 2, </w:t>
      </w:r>
      <w:r w:rsidR="0014068C">
        <w:rPr>
          <w:lang w:val="en-US"/>
        </w:rPr>
        <w:t xml:space="preserve">then </w:t>
      </w:r>
      <w:r>
        <w:rPr>
          <w:lang w:val="en-US"/>
        </w:rPr>
        <w:t>define the rest as secondary</w:t>
      </w:r>
      <w:r w:rsidR="0014068C">
        <w:rPr>
          <w:lang w:val="en-US"/>
        </w:rPr>
        <w:t xml:space="preserve">/exploratory. For secondary, you </w:t>
      </w:r>
      <w:proofErr w:type="spellStart"/>
      <w:r w:rsidR="0014068C">
        <w:rPr>
          <w:lang w:val="en-US"/>
        </w:rPr>
        <w:t xml:space="preserve">can </w:t>
      </w:r>
      <w:r>
        <w:rPr>
          <w:lang w:val="en-US"/>
        </w:rPr>
        <w:t>us</w:t>
      </w:r>
      <w:proofErr w:type="spellEnd"/>
      <w:r>
        <w:rPr>
          <w:lang w:val="en-US"/>
        </w:rPr>
        <w:t xml:space="preserve">e the </w:t>
      </w:r>
      <w:proofErr w:type="spellStart"/>
      <w:r>
        <w:rPr>
          <w:lang w:val="en-US"/>
        </w:rPr>
        <w:t>Benjamini</w:t>
      </w:r>
      <w:proofErr w:type="spellEnd"/>
      <w:r>
        <w:rPr>
          <w:lang w:val="en-US"/>
        </w:rPr>
        <w:t xml:space="preserve"> Hochberg false-discovery-rate adjustment</w:t>
      </w:r>
      <w:r w:rsidR="0014068C">
        <w:rPr>
          <w:lang w:val="en-US"/>
        </w:rPr>
        <w:t xml:space="preserve">. </w:t>
      </w:r>
    </w:p>
    <w:p w14:paraId="1CDAC277" w14:textId="77777777" w:rsidR="00693C05" w:rsidRDefault="00693C05">
      <w:pPr>
        <w:pStyle w:val="CommentText"/>
        <w:rPr>
          <w:lang w:val="en-US"/>
        </w:rPr>
      </w:pPr>
    </w:p>
    <w:p w14:paraId="11769231" w14:textId="792D4F88" w:rsidR="00693C05" w:rsidRPr="0029498C" w:rsidRDefault="00693C05">
      <w:pPr>
        <w:pStyle w:val="CommentText"/>
        <w:rPr>
          <w:lang w:val="en-US"/>
        </w:rPr>
      </w:pPr>
      <w:r>
        <w:rPr>
          <w:lang w:val="en-US"/>
        </w:rPr>
        <w:t xml:space="preserve">2) </w:t>
      </w:r>
      <w:r w:rsidR="00266E50">
        <w:rPr>
          <w:lang w:val="en-US"/>
        </w:rPr>
        <w:t xml:space="preserve">switch out Bonferroni correction for the </w:t>
      </w:r>
      <w:proofErr w:type="spellStart"/>
      <w:r w:rsidR="00266E50">
        <w:rPr>
          <w:lang w:val="en-US"/>
        </w:rPr>
        <w:t>Benjamini</w:t>
      </w:r>
      <w:proofErr w:type="spellEnd"/>
      <w:r w:rsidR="00266E50">
        <w:rPr>
          <w:lang w:val="en-US"/>
        </w:rPr>
        <w:t xml:space="preserve">-Hochberg FDR adjustment (which is less conservative). </w:t>
      </w:r>
    </w:p>
  </w:comment>
  <w:comment w:id="14" w:author="Peterson, Ryan" w:date="2021-09-15T09:18:00Z" w:initials="PR">
    <w:p w14:paraId="0B435FFA" w14:textId="72FCB130" w:rsidR="00411312" w:rsidRPr="00411312" w:rsidRDefault="00411312">
      <w:pPr>
        <w:pStyle w:val="CommentText"/>
        <w:rPr>
          <w:lang w:val="en-US"/>
        </w:rPr>
      </w:pPr>
      <w:r>
        <w:rPr>
          <w:rStyle w:val="CommentReference"/>
        </w:rPr>
        <w:annotationRef/>
      </w:r>
      <w:r>
        <w:rPr>
          <w:lang w:val="en-US"/>
        </w:rPr>
        <w:t>See above comment</w:t>
      </w:r>
    </w:p>
  </w:comment>
  <w:comment w:id="16" w:author="Sunita Sharma" w:date="2021-09-13T12:51:00Z" w:initials="SS">
    <w:p w14:paraId="66EA76EB" w14:textId="0FA1B827" w:rsidR="004B1350" w:rsidRDefault="004B1350">
      <w:pPr>
        <w:pStyle w:val="CommentText"/>
      </w:pPr>
      <w:r>
        <w:rPr>
          <w:rStyle w:val="CommentReference"/>
        </w:rPr>
        <w:annotationRef/>
      </w:r>
      <w:r>
        <w:t>Ryan- are you able to do a power calculation for this aim?</w:t>
      </w:r>
    </w:p>
  </w:comment>
  <w:comment w:id="17" w:author="Peterson, Ryan" w:date="2021-09-15T09:21:00Z" w:initials="PR">
    <w:p w14:paraId="6243B577" w14:textId="00975C6E" w:rsidR="00572AFD" w:rsidRPr="00572AFD" w:rsidRDefault="00572AFD">
      <w:pPr>
        <w:pStyle w:val="CommentText"/>
        <w:rPr>
          <w:lang w:val="en-US"/>
        </w:rPr>
      </w:pPr>
      <w:r>
        <w:rPr>
          <w:rStyle w:val="CommentReference"/>
        </w:rPr>
        <w:annotationRef/>
      </w:r>
      <w:r>
        <w:rPr>
          <w:lang w:val="en-US"/>
        </w:rPr>
        <w:t xml:space="preserve">Yes, but need to know </w:t>
      </w:r>
      <w:r w:rsidR="00DD52A1">
        <w:rPr>
          <w:lang w:val="en-US"/>
        </w:rPr>
        <w:t xml:space="preserve">more info. </w:t>
      </w:r>
      <w:r w:rsidR="00DD52A1">
        <w:rPr>
          <w:lang w:val="en-US"/>
        </w:rPr>
        <w:t xml:space="preserve">Will follow up in email. </w:t>
      </w:r>
    </w:p>
  </w:comment>
  <w:comment w:id="18" w:author="Sunita Sharma" w:date="2021-09-13T12:54:00Z" w:initials="SS">
    <w:p w14:paraId="69200EBF" w14:textId="4A6655AB" w:rsidR="004B1350" w:rsidRDefault="004B1350">
      <w:pPr>
        <w:pStyle w:val="CommentText"/>
      </w:pPr>
      <w:r>
        <w:rPr>
          <w:rStyle w:val="CommentReference"/>
        </w:rPr>
        <w:annotationRef/>
      </w:r>
      <w:r>
        <w:t>Ryan- can you add an approach to missing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C1C19D" w15:done="0"/>
  <w15:commentEx w15:paraId="6001B170" w15:done="0"/>
  <w15:commentEx w15:paraId="11769231" w15:done="0"/>
  <w15:commentEx w15:paraId="0B435FFA" w15:done="0"/>
  <w15:commentEx w15:paraId="66EA76EB" w15:done="0"/>
  <w15:commentEx w15:paraId="6243B577" w15:paraIdParent="66EA76EB" w15:done="0"/>
  <w15:commentEx w15:paraId="69200E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48B23" w16cex:dateUtc="2021-09-09T19:31:00Z"/>
  <w16cex:commentExtensible w16cex:durableId="24EC392E" w16cex:dateUtc="2021-09-15T15:19:00Z"/>
  <w16cex:commentExtensible w16cex:durableId="24EC37DB" w16cex:dateUtc="2021-09-15T15:14:00Z"/>
  <w16cex:commentExtensible w16cex:durableId="24EC38E5" w16cex:dateUtc="2021-09-15T15:18:00Z"/>
  <w16cex:commentExtensible w16cex:durableId="24EC39B2" w16cex:dateUtc="2021-09-15T15: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C1C19D" w16cid:durableId="24E48B23"/>
  <w16cid:commentId w16cid:paraId="6001B170" w16cid:durableId="24EC392E"/>
  <w16cid:commentId w16cid:paraId="11769231" w16cid:durableId="24EC37DB"/>
  <w16cid:commentId w16cid:paraId="0B435FFA" w16cid:durableId="24EC38E5"/>
  <w16cid:commentId w16cid:paraId="66EA76EB" w16cid:durableId="24EC36C7"/>
  <w16cid:commentId w16cid:paraId="6243B577" w16cid:durableId="24EC39B2"/>
  <w16cid:commentId w16cid:paraId="69200EBF" w16cid:durableId="24EC36C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w:altName w:val="Times New Roman Bold"/>
    <w:panose1 w:val="020B0604020202020204"/>
    <w:charset w:val="00"/>
    <w:family w:val="swiss"/>
    <w:pitch w:val="variable"/>
    <w:sig w:usb0="E4002EFF" w:usb1="C000E47F" w:usb2="00000009" w:usb3="00000000" w:csb0="000001FF" w:csb1="00000000"/>
  </w:font>
  <w:font w:name="Myriad Pro">
    <w:altName w:val="Segoe UI"/>
    <w:panose1 w:val="020B0604020202020204"/>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4E"/>
    <w:family w:val="auto"/>
    <w:pitch w:val="variable"/>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1B86"/>
    <w:multiLevelType w:val="hybridMultilevel"/>
    <w:tmpl w:val="2F74C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687D4F"/>
    <w:multiLevelType w:val="hybridMultilevel"/>
    <w:tmpl w:val="F013FAF4"/>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95F22C8"/>
    <w:multiLevelType w:val="hybridMultilevel"/>
    <w:tmpl w:val="833E69B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C6E7A22"/>
    <w:multiLevelType w:val="multilevel"/>
    <w:tmpl w:val="63669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7265FF"/>
    <w:multiLevelType w:val="multilevel"/>
    <w:tmpl w:val="43A8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F11C39"/>
    <w:multiLevelType w:val="hybridMultilevel"/>
    <w:tmpl w:val="D40E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C65E3B"/>
    <w:multiLevelType w:val="hybridMultilevel"/>
    <w:tmpl w:val="7238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5"/>
  </w:num>
  <w:num w:numId="5">
    <w:abstractNumId w:val="0"/>
  </w:num>
  <w:num w:numId="6">
    <w:abstractNumId w:val="2"/>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olguin, Fernando">
    <w15:presenceInfo w15:providerId="AD" w15:userId="S::fernando.holguin@cuanschutz.edu::6e4e30ba-5fd5-4979-bae6-80c1b71b7ecb"/>
  </w15:person>
  <w15:person w15:author="Peterson, Ryan">
    <w15:presenceInfo w15:providerId="AD" w15:userId="S::ryan.a.peterson@cuanschutz.edu::cfa0423d-7394-4b51-867b-6097501ff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482DD4"/>
    <w:rsid w:val="00011607"/>
    <w:rsid w:val="00013C6F"/>
    <w:rsid w:val="00017EC7"/>
    <w:rsid w:val="00030FB8"/>
    <w:rsid w:val="00035310"/>
    <w:rsid w:val="00046774"/>
    <w:rsid w:val="0006230E"/>
    <w:rsid w:val="0006460A"/>
    <w:rsid w:val="000678D4"/>
    <w:rsid w:val="00067A4A"/>
    <w:rsid w:val="00072858"/>
    <w:rsid w:val="000754C2"/>
    <w:rsid w:val="00075C6E"/>
    <w:rsid w:val="00082609"/>
    <w:rsid w:val="00082989"/>
    <w:rsid w:val="00083EEC"/>
    <w:rsid w:val="00092A3A"/>
    <w:rsid w:val="000A2096"/>
    <w:rsid w:val="000A308F"/>
    <w:rsid w:val="000A7CD2"/>
    <w:rsid w:val="000A7F18"/>
    <w:rsid w:val="000B7341"/>
    <w:rsid w:val="000D1CF8"/>
    <w:rsid w:val="000E1F02"/>
    <w:rsid w:val="000E50FB"/>
    <w:rsid w:val="000E64BA"/>
    <w:rsid w:val="000E6A0B"/>
    <w:rsid w:val="001024E5"/>
    <w:rsid w:val="00114D33"/>
    <w:rsid w:val="001158E4"/>
    <w:rsid w:val="0012365E"/>
    <w:rsid w:val="0014068C"/>
    <w:rsid w:val="0014325D"/>
    <w:rsid w:val="0016015A"/>
    <w:rsid w:val="001644B6"/>
    <w:rsid w:val="00167FD2"/>
    <w:rsid w:val="00173F55"/>
    <w:rsid w:val="00183688"/>
    <w:rsid w:val="00185948"/>
    <w:rsid w:val="001A413F"/>
    <w:rsid w:val="001C51B6"/>
    <w:rsid w:val="001D22A8"/>
    <w:rsid w:val="001E1CE1"/>
    <w:rsid w:val="001E3941"/>
    <w:rsid w:val="001E3AB0"/>
    <w:rsid w:val="001F2DE0"/>
    <w:rsid w:val="00203EA3"/>
    <w:rsid w:val="00213753"/>
    <w:rsid w:val="00214785"/>
    <w:rsid w:val="0021540D"/>
    <w:rsid w:val="002425FD"/>
    <w:rsid w:val="00246B0B"/>
    <w:rsid w:val="00266E50"/>
    <w:rsid w:val="00283528"/>
    <w:rsid w:val="00283FB4"/>
    <w:rsid w:val="002857C0"/>
    <w:rsid w:val="0029498C"/>
    <w:rsid w:val="002952D8"/>
    <w:rsid w:val="002A7CE2"/>
    <w:rsid w:val="002B708B"/>
    <w:rsid w:val="002C1E8C"/>
    <w:rsid w:val="002C5C6A"/>
    <w:rsid w:val="002C5FBA"/>
    <w:rsid w:val="002E3A8B"/>
    <w:rsid w:val="002F4EB4"/>
    <w:rsid w:val="0030118D"/>
    <w:rsid w:val="00321961"/>
    <w:rsid w:val="00325521"/>
    <w:rsid w:val="00354507"/>
    <w:rsid w:val="0037160A"/>
    <w:rsid w:val="00375E44"/>
    <w:rsid w:val="00385A7B"/>
    <w:rsid w:val="00393027"/>
    <w:rsid w:val="003A7C64"/>
    <w:rsid w:val="003B1D9C"/>
    <w:rsid w:val="003C0CE1"/>
    <w:rsid w:val="003C1C35"/>
    <w:rsid w:val="003D2FAC"/>
    <w:rsid w:val="003E0DF4"/>
    <w:rsid w:val="003E64E3"/>
    <w:rsid w:val="003F1F78"/>
    <w:rsid w:val="00411312"/>
    <w:rsid w:val="00417C1B"/>
    <w:rsid w:val="0042053E"/>
    <w:rsid w:val="00420E18"/>
    <w:rsid w:val="0043059A"/>
    <w:rsid w:val="00431ACC"/>
    <w:rsid w:val="00437432"/>
    <w:rsid w:val="004400E2"/>
    <w:rsid w:val="00457B7D"/>
    <w:rsid w:val="00466F9F"/>
    <w:rsid w:val="004675B8"/>
    <w:rsid w:val="004777C5"/>
    <w:rsid w:val="00482310"/>
    <w:rsid w:val="00482DD4"/>
    <w:rsid w:val="00485E9B"/>
    <w:rsid w:val="00493997"/>
    <w:rsid w:val="004974BB"/>
    <w:rsid w:val="0049778A"/>
    <w:rsid w:val="004A20E3"/>
    <w:rsid w:val="004B1350"/>
    <w:rsid w:val="004B2839"/>
    <w:rsid w:val="004B4090"/>
    <w:rsid w:val="004B40A1"/>
    <w:rsid w:val="004C276F"/>
    <w:rsid w:val="004C5A3E"/>
    <w:rsid w:val="004D3834"/>
    <w:rsid w:val="004D4F5A"/>
    <w:rsid w:val="004E1981"/>
    <w:rsid w:val="00501ED0"/>
    <w:rsid w:val="00511912"/>
    <w:rsid w:val="00540F23"/>
    <w:rsid w:val="0054101E"/>
    <w:rsid w:val="0055508E"/>
    <w:rsid w:val="005556F5"/>
    <w:rsid w:val="00557524"/>
    <w:rsid w:val="00572AFD"/>
    <w:rsid w:val="00574944"/>
    <w:rsid w:val="0058256F"/>
    <w:rsid w:val="005937B3"/>
    <w:rsid w:val="005A25DD"/>
    <w:rsid w:val="005A5BF6"/>
    <w:rsid w:val="005B1707"/>
    <w:rsid w:val="005D3B9F"/>
    <w:rsid w:val="005E05FD"/>
    <w:rsid w:val="005E2B3D"/>
    <w:rsid w:val="005F59E0"/>
    <w:rsid w:val="005F616D"/>
    <w:rsid w:val="005F6DA2"/>
    <w:rsid w:val="006221A8"/>
    <w:rsid w:val="0063451C"/>
    <w:rsid w:val="0063568C"/>
    <w:rsid w:val="00646774"/>
    <w:rsid w:val="006500C3"/>
    <w:rsid w:val="00656B75"/>
    <w:rsid w:val="006663A8"/>
    <w:rsid w:val="00677872"/>
    <w:rsid w:val="00682F5D"/>
    <w:rsid w:val="00683F1F"/>
    <w:rsid w:val="0068449F"/>
    <w:rsid w:val="0068551C"/>
    <w:rsid w:val="00690EDB"/>
    <w:rsid w:val="00693C05"/>
    <w:rsid w:val="006961FC"/>
    <w:rsid w:val="006B0004"/>
    <w:rsid w:val="006B3778"/>
    <w:rsid w:val="006D3717"/>
    <w:rsid w:val="006D445A"/>
    <w:rsid w:val="006D793C"/>
    <w:rsid w:val="006E277E"/>
    <w:rsid w:val="006E2C06"/>
    <w:rsid w:val="006F3B24"/>
    <w:rsid w:val="006F4E99"/>
    <w:rsid w:val="00707250"/>
    <w:rsid w:val="007134DE"/>
    <w:rsid w:val="00716164"/>
    <w:rsid w:val="00727172"/>
    <w:rsid w:val="0073079D"/>
    <w:rsid w:val="007329A7"/>
    <w:rsid w:val="00734808"/>
    <w:rsid w:val="00734888"/>
    <w:rsid w:val="00741FE2"/>
    <w:rsid w:val="0074653D"/>
    <w:rsid w:val="007622E9"/>
    <w:rsid w:val="007900D9"/>
    <w:rsid w:val="007B0B93"/>
    <w:rsid w:val="007B29CE"/>
    <w:rsid w:val="007B7778"/>
    <w:rsid w:val="007D3ED6"/>
    <w:rsid w:val="007D62E8"/>
    <w:rsid w:val="007E24FA"/>
    <w:rsid w:val="008106F2"/>
    <w:rsid w:val="008139CA"/>
    <w:rsid w:val="008140BC"/>
    <w:rsid w:val="008252EF"/>
    <w:rsid w:val="00825A58"/>
    <w:rsid w:val="00830896"/>
    <w:rsid w:val="008340EC"/>
    <w:rsid w:val="008463EA"/>
    <w:rsid w:val="00851CDE"/>
    <w:rsid w:val="0087051B"/>
    <w:rsid w:val="008720D9"/>
    <w:rsid w:val="00874EA3"/>
    <w:rsid w:val="00876BA2"/>
    <w:rsid w:val="00877799"/>
    <w:rsid w:val="0089096E"/>
    <w:rsid w:val="008A12F9"/>
    <w:rsid w:val="008A406D"/>
    <w:rsid w:val="008A5A72"/>
    <w:rsid w:val="008A7DBE"/>
    <w:rsid w:val="008B3870"/>
    <w:rsid w:val="008C471D"/>
    <w:rsid w:val="008D3BFF"/>
    <w:rsid w:val="008F3B3F"/>
    <w:rsid w:val="00907085"/>
    <w:rsid w:val="00922930"/>
    <w:rsid w:val="00936858"/>
    <w:rsid w:val="00937742"/>
    <w:rsid w:val="00955E92"/>
    <w:rsid w:val="00965170"/>
    <w:rsid w:val="009679FB"/>
    <w:rsid w:val="00971617"/>
    <w:rsid w:val="00981FE0"/>
    <w:rsid w:val="0098648F"/>
    <w:rsid w:val="00993171"/>
    <w:rsid w:val="009B155B"/>
    <w:rsid w:val="009B2D4E"/>
    <w:rsid w:val="009C59D1"/>
    <w:rsid w:val="009C65AA"/>
    <w:rsid w:val="009D24F1"/>
    <w:rsid w:val="009D29F8"/>
    <w:rsid w:val="00A13544"/>
    <w:rsid w:val="00A30AE7"/>
    <w:rsid w:val="00A35BC4"/>
    <w:rsid w:val="00A37B29"/>
    <w:rsid w:val="00A429C0"/>
    <w:rsid w:val="00A533B8"/>
    <w:rsid w:val="00A53C22"/>
    <w:rsid w:val="00A54D95"/>
    <w:rsid w:val="00A62556"/>
    <w:rsid w:val="00A65895"/>
    <w:rsid w:val="00A75055"/>
    <w:rsid w:val="00A76A11"/>
    <w:rsid w:val="00A770DB"/>
    <w:rsid w:val="00AA35B9"/>
    <w:rsid w:val="00AB66C6"/>
    <w:rsid w:val="00AD5DA6"/>
    <w:rsid w:val="00AD7515"/>
    <w:rsid w:val="00AD787E"/>
    <w:rsid w:val="00B04DF5"/>
    <w:rsid w:val="00B10E2B"/>
    <w:rsid w:val="00B225D0"/>
    <w:rsid w:val="00B25209"/>
    <w:rsid w:val="00B26B05"/>
    <w:rsid w:val="00B274C8"/>
    <w:rsid w:val="00B3442F"/>
    <w:rsid w:val="00B42CDA"/>
    <w:rsid w:val="00B47CE5"/>
    <w:rsid w:val="00B56688"/>
    <w:rsid w:val="00BA0096"/>
    <w:rsid w:val="00BB17DE"/>
    <w:rsid w:val="00BB5574"/>
    <w:rsid w:val="00BB561C"/>
    <w:rsid w:val="00BB7CD5"/>
    <w:rsid w:val="00BD1DC0"/>
    <w:rsid w:val="00BE7EBA"/>
    <w:rsid w:val="00BF0CE5"/>
    <w:rsid w:val="00C103C2"/>
    <w:rsid w:val="00C13B6C"/>
    <w:rsid w:val="00C13CB0"/>
    <w:rsid w:val="00C25AA7"/>
    <w:rsid w:val="00C33A5C"/>
    <w:rsid w:val="00C43737"/>
    <w:rsid w:val="00C556DD"/>
    <w:rsid w:val="00C60DF2"/>
    <w:rsid w:val="00C82739"/>
    <w:rsid w:val="00C87C4F"/>
    <w:rsid w:val="00CA3810"/>
    <w:rsid w:val="00CC78C0"/>
    <w:rsid w:val="00CD440E"/>
    <w:rsid w:val="00CD70A3"/>
    <w:rsid w:val="00CD7ECE"/>
    <w:rsid w:val="00CE347C"/>
    <w:rsid w:val="00CE35C8"/>
    <w:rsid w:val="00CE79A1"/>
    <w:rsid w:val="00CF28A1"/>
    <w:rsid w:val="00D05C8E"/>
    <w:rsid w:val="00D073F3"/>
    <w:rsid w:val="00D079C1"/>
    <w:rsid w:val="00D101E9"/>
    <w:rsid w:val="00D158C7"/>
    <w:rsid w:val="00D23638"/>
    <w:rsid w:val="00D2626C"/>
    <w:rsid w:val="00D2649F"/>
    <w:rsid w:val="00D27324"/>
    <w:rsid w:val="00D30086"/>
    <w:rsid w:val="00D3097B"/>
    <w:rsid w:val="00D30B5C"/>
    <w:rsid w:val="00D31860"/>
    <w:rsid w:val="00D47654"/>
    <w:rsid w:val="00D6466B"/>
    <w:rsid w:val="00D821EA"/>
    <w:rsid w:val="00DA296E"/>
    <w:rsid w:val="00DA3A37"/>
    <w:rsid w:val="00DB3EC5"/>
    <w:rsid w:val="00DB63B0"/>
    <w:rsid w:val="00DC1F2C"/>
    <w:rsid w:val="00DC2E03"/>
    <w:rsid w:val="00DC6C48"/>
    <w:rsid w:val="00DD52A1"/>
    <w:rsid w:val="00DD73ED"/>
    <w:rsid w:val="00DF09FE"/>
    <w:rsid w:val="00DF2D78"/>
    <w:rsid w:val="00DF34E6"/>
    <w:rsid w:val="00E03821"/>
    <w:rsid w:val="00E10DD3"/>
    <w:rsid w:val="00E16746"/>
    <w:rsid w:val="00E52284"/>
    <w:rsid w:val="00E57513"/>
    <w:rsid w:val="00E57E93"/>
    <w:rsid w:val="00E6392B"/>
    <w:rsid w:val="00E725B6"/>
    <w:rsid w:val="00E747E8"/>
    <w:rsid w:val="00E979DD"/>
    <w:rsid w:val="00EB5A08"/>
    <w:rsid w:val="00EB653E"/>
    <w:rsid w:val="00EC3458"/>
    <w:rsid w:val="00ED3D04"/>
    <w:rsid w:val="00ED7EF5"/>
    <w:rsid w:val="00EE174A"/>
    <w:rsid w:val="00EE2BD7"/>
    <w:rsid w:val="00EF016D"/>
    <w:rsid w:val="00F0064E"/>
    <w:rsid w:val="00F10373"/>
    <w:rsid w:val="00F107FB"/>
    <w:rsid w:val="00F140EE"/>
    <w:rsid w:val="00F31BB8"/>
    <w:rsid w:val="00F332B8"/>
    <w:rsid w:val="00F34D4A"/>
    <w:rsid w:val="00F5518E"/>
    <w:rsid w:val="00F60BD5"/>
    <w:rsid w:val="00F70CFB"/>
    <w:rsid w:val="00F77EEB"/>
    <w:rsid w:val="00F9638F"/>
    <w:rsid w:val="00FA46AF"/>
    <w:rsid w:val="00FA6C43"/>
    <w:rsid w:val="00FB1DE1"/>
    <w:rsid w:val="00FC7B6A"/>
    <w:rsid w:val="00FD36C7"/>
    <w:rsid w:val="00FE4F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D656E3"/>
  <w15:docId w15:val="{E13C2512-1E02-BD4A-8073-5F9017313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D5DA6"/>
    <w:rPr>
      <w:b/>
      <w:bCs/>
    </w:rPr>
  </w:style>
  <w:style w:type="character" w:customStyle="1" w:styleId="docsum-pmid">
    <w:name w:val="docsum-pmid"/>
    <w:basedOn w:val="DefaultParagraphFont"/>
    <w:rsid w:val="00AD5DA6"/>
  </w:style>
  <w:style w:type="paragraph" w:styleId="CommentText">
    <w:name w:val="annotation text"/>
    <w:basedOn w:val="Normal"/>
    <w:link w:val="CommentTextChar"/>
    <w:uiPriority w:val="99"/>
    <w:rsid w:val="00BF0CE5"/>
    <w:pPr>
      <w:autoSpaceDE w:val="0"/>
      <w:autoSpaceDN w:val="0"/>
      <w:spacing w:after="0" w:line="240" w:lineRule="auto"/>
    </w:pPr>
    <w:rPr>
      <w:rFonts w:ascii="Times" w:eastAsia="Times New Roman" w:hAnsi="Times" w:cs="Times New Roman"/>
      <w:sz w:val="20"/>
      <w:szCs w:val="20"/>
      <w:lang w:val="x-none" w:eastAsia="x-none"/>
    </w:rPr>
  </w:style>
  <w:style w:type="character" w:customStyle="1" w:styleId="CommentTextChar">
    <w:name w:val="Comment Text Char"/>
    <w:basedOn w:val="DefaultParagraphFont"/>
    <w:link w:val="CommentText"/>
    <w:uiPriority w:val="99"/>
    <w:rsid w:val="00BF0CE5"/>
    <w:rPr>
      <w:rFonts w:ascii="Times" w:eastAsia="Times New Roman" w:hAnsi="Times" w:cs="Times New Roman"/>
      <w:sz w:val="20"/>
      <w:szCs w:val="20"/>
      <w:lang w:val="x-none" w:eastAsia="x-none"/>
    </w:rPr>
  </w:style>
  <w:style w:type="character" w:styleId="CommentReference">
    <w:name w:val="annotation reference"/>
    <w:uiPriority w:val="99"/>
    <w:semiHidden/>
    <w:rsid w:val="00BF0CE5"/>
    <w:rPr>
      <w:sz w:val="16"/>
      <w:szCs w:val="16"/>
    </w:rPr>
  </w:style>
  <w:style w:type="paragraph" w:styleId="BalloonText">
    <w:name w:val="Balloon Text"/>
    <w:basedOn w:val="Normal"/>
    <w:link w:val="BalloonTextChar"/>
    <w:uiPriority w:val="99"/>
    <w:semiHidden/>
    <w:unhideWhenUsed/>
    <w:rsid w:val="00BF0C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0CE5"/>
    <w:rPr>
      <w:rFonts w:ascii="Segoe UI" w:hAnsi="Segoe UI" w:cs="Segoe UI"/>
      <w:sz w:val="18"/>
      <w:szCs w:val="18"/>
    </w:rPr>
  </w:style>
  <w:style w:type="character" w:styleId="Hyperlink">
    <w:name w:val="Hyperlink"/>
    <w:basedOn w:val="DefaultParagraphFont"/>
    <w:uiPriority w:val="99"/>
    <w:unhideWhenUsed/>
    <w:rsid w:val="00C556DD"/>
    <w:rPr>
      <w:color w:val="0000FF"/>
      <w:u w:val="single"/>
    </w:rPr>
  </w:style>
  <w:style w:type="character" w:customStyle="1" w:styleId="UnresolvedMention1">
    <w:name w:val="Unresolved Mention1"/>
    <w:basedOn w:val="DefaultParagraphFont"/>
    <w:uiPriority w:val="99"/>
    <w:semiHidden/>
    <w:unhideWhenUsed/>
    <w:rsid w:val="000B7341"/>
    <w:rPr>
      <w:color w:val="605E5C"/>
      <w:shd w:val="clear" w:color="auto" w:fill="E1DFDD"/>
    </w:rPr>
  </w:style>
  <w:style w:type="paragraph" w:customStyle="1" w:styleId="xdefault">
    <w:name w:val="x_default"/>
    <w:basedOn w:val="Normal"/>
    <w:rsid w:val="001644B6"/>
    <w:pPr>
      <w:spacing w:after="0" w:line="240" w:lineRule="auto"/>
    </w:pPr>
    <w:rPr>
      <w:rFonts w:ascii="Calibri" w:hAnsi="Calibri" w:cs="Calibri"/>
    </w:rPr>
  </w:style>
  <w:style w:type="paragraph" w:customStyle="1" w:styleId="xmsonormal">
    <w:name w:val="x_msonormal"/>
    <w:basedOn w:val="Normal"/>
    <w:rsid w:val="000A2096"/>
    <w:pPr>
      <w:spacing w:after="0" w:line="240" w:lineRule="auto"/>
    </w:pPr>
    <w:rPr>
      <w:rFonts w:ascii="Calibri" w:hAnsi="Calibri" w:cs="Calibri"/>
    </w:rPr>
  </w:style>
  <w:style w:type="paragraph" w:styleId="CommentSubject">
    <w:name w:val="annotation subject"/>
    <w:basedOn w:val="CommentText"/>
    <w:next w:val="CommentText"/>
    <w:link w:val="CommentSubjectChar"/>
    <w:uiPriority w:val="99"/>
    <w:semiHidden/>
    <w:unhideWhenUsed/>
    <w:rsid w:val="002857C0"/>
    <w:pPr>
      <w:autoSpaceDE/>
      <w:autoSpaceDN/>
      <w:spacing w:after="160"/>
    </w:pPr>
    <w:rPr>
      <w:rFonts w:asciiTheme="minorHAnsi" w:eastAsiaTheme="minorHAnsi" w:hAnsiTheme="minorHAnsi" w:cstheme="minorBidi"/>
      <w:b/>
      <w:bCs/>
      <w:lang w:val="en-US" w:eastAsia="en-US"/>
    </w:rPr>
  </w:style>
  <w:style w:type="character" w:customStyle="1" w:styleId="CommentSubjectChar">
    <w:name w:val="Comment Subject Char"/>
    <w:basedOn w:val="CommentTextChar"/>
    <w:link w:val="CommentSubject"/>
    <w:uiPriority w:val="99"/>
    <w:semiHidden/>
    <w:rsid w:val="002857C0"/>
    <w:rPr>
      <w:rFonts w:ascii="Times" w:eastAsia="Times New Roman" w:hAnsi="Times" w:cs="Times New Roman"/>
      <w:b/>
      <w:bCs/>
      <w:sz w:val="20"/>
      <w:szCs w:val="20"/>
      <w:lang w:val="x-none" w:eastAsia="x-none"/>
    </w:rPr>
  </w:style>
  <w:style w:type="paragraph" w:customStyle="1" w:styleId="BodyTextIn">
    <w:name w:val="Body Text In"/>
    <w:basedOn w:val="Normal"/>
    <w:rsid w:val="00203EA3"/>
    <w:pPr>
      <w:widowControl w:val="0"/>
      <w:spacing w:after="0" w:line="480" w:lineRule="auto"/>
      <w:ind w:firstLine="720"/>
    </w:pPr>
    <w:rPr>
      <w:rFonts w:ascii="Times New Roman" w:eastAsia="Times New Roman" w:hAnsi="Times New Roman" w:cs="Times New Roman"/>
      <w:snapToGrid w:val="0"/>
      <w:sz w:val="24"/>
      <w:szCs w:val="20"/>
    </w:rPr>
  </w:style>
  <w:style w:type="paragraph" w:customStyle="1" w:styleId="Default">
    <w:name w:val="Default"/>
    <w:rsid w:val="00F107FB"/>
    <w:pPr>
      <w:autoSpaceDE w:val="0"/>
      <w:autoSpaceDN w:val="0"/>
      <w:adjustRightInd w:val="0"/>
      <w:spacing w:after="0" w:line="240" w:lineRule="auto"/>
    </w:pPr>
    <w:rPr>
      <w:rFonts w:ascii="Myriad Pro" w:hAnsi="Myriad Pro" w:cs="Myriad Pro"/>
      <w:color w:val="000000"/>
      <w:sz w:val="24"/>
      <w:szCs w:val="24"/>
    </w:rPr>
  </w:style>
  <w:style w:type="table" w:styleId="TableGrid">
    <w:name w:val="Table Grid"/>
    <w:basedOn w:val="TableNormal"/>
    <w:uiPriority w:val="39"/>
    <w:rsid w:val="00354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354507"/>
    <w:pPr>
      <w:ind w:left="720"/>
      <w:contextualSpacing/>
    </w:pPr>
  </w:style>
  <w:style w:type="paragraph" w:styleId="Revision">
    <w:name w:val="Revision"/>
    <w:hidden/>
    <w:uiPriority w:val="99"/>
    <w:semiHidden/>
    <w:rsid w:val="00A13544"/>
    <w:pPr>
      <w:spacing w:after="0" w:line="240" w:lineRule="auto"/>
    </w:pPr>
  </w:style>
  <w:style w:type="paragraph" w:customStyle="1" w:styleId="EndNoteBibliography">
    <w:name w:val="EndNote Bibliography"/>
    <w:basedOn w:val="Normal"/>
    <w:link w:val="EndNoteBibliographyChar"/>
    <w:rsid w:val="008B3870"/>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8B3870"/>
    <w:rPr>
      <w:rFonts w:ascii="Calibri" w:hAnsi="Calibri" w:cs="Calibri"/>
      <w:noProof/>
    </w:rPr>
  </w:style>
  <w:style w:type="character" w:styleId="FollowedHyperlink">
    <w:name w:val="FollowedHyperlink"/>
    <w:basedOn w:val="DefaultParagraphFont"/>
    <w:uiPriority w:val="99"/>
    <w:semiHidden/>
    <w:unhideWhenUsed/>
    <w:rsid w:val="003D2FAC"/>
    <w:rPr>
      <w:color w:val="954F72" w:themeColor="followedHyperlink"/>
      <w:u w:val="single"/>
    </w:rPr>
  </w:style>
  <w:style w:type="paragraph" w:styleId="BodyText">
    <w:name w:val="Body Text"/>
    <w:basedOn w:val="Normal"/>
    <w:link w:val="BodyTextChar"/>
    <w:rsid w:val="002C5C6A"/>
    <w:pPr>
      <w:spacing w:after="0" w:line="240" w:lineRule="auto"/>
    </w:pPr>
    <w:rPr>
      <w:rFonts w:ascii="Arial" w:eastAsia="Times New Roman" w:hAnsi="Arial" w:cs="Times New Roman"/>
      <w:szCs w:val="24"/>
      <w:lang w:val="x-none" w:eastAsia="x-none"/>
    </w:rPr>
  </w:style>
  <w:style w:type="character" w:customStyle="1" w:styleId="BodyTextChar">
    <w:name w:val="Body Text Char"/>
    <w:basedOn w:val="DefaultParagraphFont"/>
    <w:link w:val="BodyText"/>
    <w:rsid w:val="002C5C6A"/>
    <w:rPr>
      <w:rFonts w:ascii="Arial" w:eastAsia="Times New Roman" w:hAnsi="Arial" w:cs="Times New Roman"/>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832996">
      <w:bodyDiv w:val="1"/>
      <w:marLeft w:val="0"/>
      <w:marRight w:val="0"/>
      <w:marTop w:val="0"/>
      <w:marBottom w:val="0"/>
      <w:divBdr>
        <w:top w:val="none" w:sz="0" w:space="0" w:color="auto"/>
        <w:left w:val="none" w:sz="0" w:space="0" w:color="auto"/>
        <w:bottom w:val="none" w:sz="0" w:space="0" w:color="auto"/>
        <w:right w:val="none" w:sz="0" w:space="0" w:color="auto"/>
      </w:divBdr>
    </w:div>
    <w:div w:id="665519761">
      <w:bodyDiv w:val="1"/>
      <w:marLeft w:val="0"/>
      <w:marRight w:val="0"/>
      <w:marTop w:val="0"/>
      <w:marBottom w:val="0"/>
      <w:divBdr>
        <w:top w:val="none" w:sz="0" w:space="0" w:color="auto"/>
        <w:left w:val="none" w:sz="0" w:space="0" w:color="auto"/>
        <w:bottom w:val="none" w:sz="0" w:space="0" w:color="auto"/>
        <w:right w:val="none" w:sz="0" w:space="0" w:color="auto"/>
      </w:divBdr>
    </w:div>
    <w:div w:id="891503727">
      <w:bodyDiv w:val="1"/>
      <w:marLeft w:val="0"/>
      <w:marRight w:val="0"/>
      <w:marTop w:val="0"/>
      <w:marBottom w:val="0"/>
      <w:divBdr>
        <w:top w:val="none" w:sz="0" w:space="0" w:color="auto"/>
        <w:left w:val="none" w:sz="0" w:space="0" w:color="auto"/>
        <w:bottom w:val="none" w:sz="0" w:space="0" w:color="auto"/>
        <w:right w:val="none" w:sz="0" w:space="0" w:color="auto"/>
      </w:divBdr>
    </w:div>
    <w:div w:id="939339554">
      <w:bodyDiv w:val="1"/>
      <w:marLeft w:val="0"/>
      <w:marRight w:val="0"/>
      <w:marTop w:val="0"/>
      <w:marBottom w:val="0"/>
      <w:divBdr>
        <w:top w:val="none" w:sz="0" w:space="0" w:color="auto"/>
        <w:left w:val="none" w:sz="0" w:space="0" w:color="auto"/>
        <w:bottom w:val="none" w:sz="0" w:space="0" w:color="auto"/>
        <w:right w:val="none" w:sz="0" w:space="0" w:color="auto"/>
      </w:divBdr>
    </w:div>
    <w:div w:id="1221477530">
      <w:bodyDiv w:val="1"/>
      <w:marLeft w:val="0"/>
      <w:marRight w:val="0"/>
      <w:marTop w:val="0"/>
      <w:marBottom w:val="0"/>
      <w:divBdr>
        <w:top w:val="none" w:sz="0" w:space="0" w:color="auto"/>
        <w:left w:val="none" w:sz="0" w:space="0" w:color="auto"/>
        <w:bottom w:val="none" w:sz="0" w:space="0" w:color="auto"/>
        <w:right w:val="none" w:sz="0" w:space="0" w:color="auto"/>
      </w:divBdr>
    </w:div>
    <w:div w:id="1710954705">
      <w:bodyDiv w:val="1"/>
      <w:marLeft w:val="0"/>
      <w:marRight w:val="0"/>
      <w:marTop w:val="0"/>
      <w:marBottom w:val="0"/>
      <w:divBdr>
        <w:top w:val="none" w:sz="0" w:space="0" w:color="auto"/>
        <w:left w:val="none" w:sz="0" w:space="0" w:color="auto"/>
        <w:bottom w:val="none" w:sz="0" w:space="0" w:color="auto"/>
        <w:right w:val="none" w:sz="0" w:space="0" w:color="auto"/>
      </w:divBdr>
    </w:div>
    <w:div w:id="1778134807">
      <w:bodyDiv w:val="1"/>
      <w:marLeft w:val="0"/>
      <w:marRight w:val="0"/>
      <w:marTop w:val="0"/>
      <w:marBottom w:val="0"/>
      <w:divBdr>
        <w:top w:val="none" w:sz="0" w:space="0" w:color="auto"/>
        <w:left w:val="none" w:sz="0" w:space="0" w:color="auto"/>
        <w:bottom w:val="none" w:sz="0" w:space="0" w:color="auto"/>
        <w:right w:val="none" w:sz="0" w:space="0" w:color="auto"/>
      </w:divBdr>
    </w:div>
    <w:div w:id="212549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microsoft.com/office/2011/relationships/commentsExtended" Target="commentsExtended.xml"/><Relationship Id="rId18" Type="http://schemas.openxmlformats.org/officeDocument/2006/relationships/image" Target="media/image4.png"/><Relationship Id="rId3" Type="http://schemas.openxmlformats.org/officeDocument/2006/relationships/styles" Target="styles.xml"/><Relationship Id="rId21" Type="http://schemas.microsoft.com/office/2011/relationships/people" Target="people.xml"/><Relationship Id="rId12" Type="http://schemas.openxmlformats.org/officeDocument/2006/relationships/comments" Target="comments.xml"/><Relationship Id="rId17" Type="http://schemas.openxmlformats.org/officeDocument/2006/relationships/image" Target="media/image30.tiff"/><Relationship Id="rId2" Type="http://schemas.openxmlformats.org/officeDocument/2006/relationships/numbering" Target="numbering.xml"/><Relationship Id="rId16" Type="http://schemas.openxmlformats.org/officeDocument/2006/relationships/image" Target="media/image3.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0.tif"/><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2.tif"/><Relationship Id="rId19"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s://cdphe.colorado.gov/center-for-health-and-environmental-data/survey-research/healthy-kids-colorado-survey-data" TargetMode="External"/><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Ham17</b:Tag>
    <b:SourceType>JournalArticle</b:SourceType>
    <b:Guid>{FA3DEDCB-E960-47CE-8D73-42A92516C0CE}</b:Guid>
    <b:Title>Electronic cigarette initiation among minority youth in the United States</b:Title>
    <b:Year>2017</b:Year>
    <b:Author>
      <b:Author>
        <b:NameList>
          <b:Person>
            <b:Last>Hammig B</b:Last>
            <b:First>Daniel-Dobbs</b:First>
            <b:Middle>P, Blunt-Vinti H</b:Middle>
          </b:Person>
        </b:NameList>
      </b:Author>
    </b:Author>
    <b:JournalName>THE AMERICAN JOURNAL OF DRUG AND ALCOHOL ABUSE</b:JournalName>
    <b:Pages>306-310</b:Pages>
    <b:RefOrder>3</b:RefOrder>
  </b:Source>
</b:Sources>
</file>

<file path=customXml/itemProps1.xml><?xml version="1.0" encoding="utf-8"?>
<ds:datastoreItem xmlns:ds="http://schemas.openxmlformats.org/officeDocument/2006/customXml" ds:itemID="{0E5AE4DF-6A79-2648-8A3F-B6946D13B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17</Pages>
  <Words>11311</Words>
  <Characters>64479</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Sunita</dc:creator>
  <cp:keywords/>
  <dc:description/>
  <cp:lastModifiedBy>Peterson, Ryan</cp:lastModifiedBy>
  <cp:revision>15</cp:revision>
  <dcterms:created xsi:type="dcterms:W3CDTF">2021-09-15T03:58:00Z</dcterms:created>
  <dcterms:modified xsi:type="dcterms:W3CDTF">2021-09-15T15:22:00Z</dcterms:modified>
</cp:coreProperties>
</file>